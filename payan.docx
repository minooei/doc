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025" w:rsidRPr="00F3227C" w:rsidRDefault="006C5410" w:rsidP="005B3B97">
      <w:pPr>
        <w:spacing w:line="16" w:lineRule="atLeast"/>
        <w:rPr>
          <w:rtl/>
        </w:rPr>
      </w:pPr>
      <w:r>
        <w:rPr>
          <w:noProof/>
          <w:rtl/>
          <w:lang w:bidi="fa-IR"/>
        </w:rPr>
        <w:drawing>
          <wp:anchor distT="0" distB="0" distL="114300" distR="114300" simplePos="0" relativeHeight="251653120" behindDoc="0" locked="0" layoutInCell="1" allowOverlap="1">
            <wp:simplePos x="0" y="0"/>
            <wp:positionH relativeFrom="column">
              <wp:posOffset>2498090</wp:posOffset>
            </wp:positionH>
            <wp:positionV relativeFrom="paragraph">
              <wp:posOffset>-272415</wp:posOffset>
            </wp:positionV>
            <wp:extent cx="1120140" cy="1385570"/>
            <wp:effectExtent l="19050" t="0" r="3810" b="0"/>
            <wp:wrapNone/>
            <wp:docPr id="62" name="Picture 6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an0002"/>
                    <pic:cNvPicPr>
                      <a:picLocks noChangeAspect="1" noChangeArrowheads="1"/>
                    </pic:cNvPicPr>
                  </pic:nvPicPr>
                  <pic:blipFill>
                    <a:blip r:embed="rId7"/>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066025" w:rsidRPr="00F3227C" w:rsidRDefault="00066025"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D65EC" w:rsidRDefault="00C265CC" w:rsidP="00C265CC">
      <w:pPr>
        <w:spacing w:line="16" w:lineRule="atLeast"/>
        <w:ind w:firstLine="0"/>
        <w:jc w:val="center"/>
        <w:rPr>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A24F66" w:rsidRDefault="00C265CC" w:rsidP="00C265CC">
      <w:pPr>
        <w:spacing w:line="16" w:lineRule="atLeast"/>
        <w:ind w:firstLine="0"/>
        <w:jc w:val="center"/>
        <w:rPr>
          <w:b/>
          <w:bCs/>
          <w:sz w:val="36"/>
          <w:szCs w:val="36"/>
          <w:rtl/>
        </w:rPr>
      </w:pPr>
      <w:r w:rsidRPr="00A24F66">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30"/>
          <w:szCs w:val="30"/>
          <w:rtl/>
        </w:rPr>
      </w:pPr>
      <w:r>
        <w:rPr>
          <w:rFonts w:hint="cs"/>
          <w:sz w:val="30"/>
          <w:szCs w:val="30"/>
          <w:rtl/>
        </w:rPr>
        <w:t>محمد مینوئی</w:t>
      </w:r>
    </w:p>
    <w:p w:rsidR="00C265CC" w:rsidRPr="006D65EC" w:rsidRDefault="00C265CC" w:rsidP="00C265CC">
      <w:pPr>
        <w:spacing w:line="16" w:lineRule="atLeast"/>
        <w:ind w:firstLine="0"/>
        <w:jc w:val="center"/>
        <w:rPr>
          <w:sz w:val="32"/>
          <w:szCs w:val="36"/>
          <w:rtl/>
        </w:rPr>
      </w:pPr>
      <w:r w:rsidRPr="006D65EC">
        <w:rPr>
          <w:rFonts w:hint="cs"/>
          <w:sz w:val="30"/>
          <w:szCs w:val="30"/>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951195" w:rsidRDefault="00D33715" w:rsidP="00C265CC">
      <w:pPr>
        <w:spacing w:line="16" w:lineRule="atLeast"/>
        <w:ind w:firstLine="0"/>
        <w:jc w:val="center"/>
        <w:rPr>
          <w:sz w:val="32"/>
          <w:szCs w:val="32"/>
          <w:rtl/>
        </w:rPr>
      </w:pPr>
      <w:r>
        <w:rPr>
          <w:sz w:val="32"/>
          <w:szCs w:val="32"/>
          <w:rtl/>
        </w:rPr>
        <w:t>شهر</w:t>
      </w:r>
      <w:r>
        <w:rPr>
          <w:rFonts w:hint="cs"/>
          <w:sz w:val="32"/>
          <w:szCs w:val="32"/>
          <w:rtl/>
        </w:rPr>
        <w:t>ی</w:t>
      </w:r>
      <w:r>
        <w:rPr>
          <w:rFonts w:hint="eastAsia"/>
          <w:sz w:val="32"/>
          <w:szCs w:val="32"/>
          <w:rtl/>
        </w:rPr>
        <w:t>ورماه</w:t>
      </w:r>
      <w:r w:rsidR="00C265CC" w:rsidRPr="00951195">
        <w:rPr>
          <w:rFonts w:hint="cs"/>
          <w:sz w:val="32"/>
          <w:szCs w:val="32"/>
          <w:rtl/>
        </w:rPr>
        <w:t xml:space="preserve"> </w:t>
      </w:r>
      <w:r w:rsidR="00C265CC">
        <w:rPr>
          <w:sz w:val="32"/>
          <w:szCs w:val="32"/>
        </w:rPr>
        <w:t>1394</w:t>
      </w:r>
    </w:p>
    <w:p w:rsidR="00C265CC" w:rsidRPr="00951195" w:rsidRDefault="00C265CC" w:rsidP="00C265CC">
      <w:pPr>
        <w:spacing w:line="16" w:lineRule="atLeast"/>
        <w:ind w:firstLine="0"/>
        <w:jc w:val="center"/>
        <w:rPr>
          <w:sz w:val="32"/>
          <w:szCs w:val="32"/>
        </w:rPr>
        <w:sectPr w:rsidR="00C265CC" w:rsidRPr="00951195" w:rsidSect="00E03C68">
          <w:footerReference w:type="even" r:id="rId8"/>
          <w:footerReference w:type="default" r:id="rId9"/>
          <w:footerReference w:type="first" r:id="rId10"/>
          <w:pgSz w:w="11906" w:h="16838" w:code="9"/>
          <w:pgMar w:top="1701" w:right="1134" w:bottom="1418" w:left="1134" w:header="720" w:footer="851" w:gutter="0"/>
          <w:pgNumType w:fmt="arabicAlpha" w:start="1"/>
          <w:cols w:space="720"/>
          <w:titlePg/>
          <w:bidi/>
          <w:rtlGutter/>
        </w:sectPr>
      </w:pPr>
    </w:p>
    <w:p w:rsidR="00F717FB" w:rsidRDefault="00F717FB" w:rsidP="005B3B97">
      <w:pPr>
        <w:spacing w:line="16" w:lineRule="atLeast"/>
        <w:rPr>
          <w:lang w:bidi="fa-IR"/>
        </w:rPr>
      </w:pPr>
    </w:p>
    <w:p w:rsidR="00F717FB" w:rsidRDefault="00F717FB" w:rsidP="005B3B97">
      <w:pPr>
        <w:spacing w:line="16" w:lineRule="atLeast"/>
      </w:pPr>
    </w:p>
    <w:p w:rsidR="00F3227C" w:rsidRDefault="00F3227C"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F717FB" w:rsidRDefault="00F717FB" w:rsidP="005B3B97">
      <w:pPr>
        <w:spacing w:line="16" w:lineRule="atLeast"/>
        <w:rPr>
          <w:rFonts w:ascii="Diwani 3" w:hAnsi="Diwani 3" w:cs="B Kamran Outline"/>
          <w:sz w:val="32"/>
          <w:szCs w:val="32"/>
          <w:rtl/>
        </w:rPr>
      </w:pPr>
    </w:p>
    <w:p w:rsidR="00F717FB" w:rsidRDefault="006C5410" w:rsidP="005B3B97">
      <w:pPr>
        <w:spacing w:line="16" w:lineRule="atLeast"/>
        <w:rPr>
          <w:rFonts w:ascii="Diwani 3" w:hAnsi="Diwani 3" w:cs="B Kamran Outline"/>
          <w:sz w:val="32"/>
          <w:szCs w:val="32"/>
          <w:rtl/>
        </w:rPr>
      </w:pPr>
      <w:r>
        <w:rPr>
          <w:noProof/>
          <w:lang w:bidi="fa-IR"/>
        </w:rPr>
        <w:drawing>
          <wp:anchor distT="0" distB="0" distL="114300" distR="114300" simplePos="0" relativeHeight="251656192" behindDoc="0" locked="0" layoutInCell="1" allowOverlap="1">
            <wp:simplePos x="0" y="0"/>
            <wp:positionH relativeFrom="column">
              <wp:posOffset>216535</wp:posOffset>
            </wp:positionH>
            <wp:positionV relativeFrom="paragraph">
              <wp:posOffset>8890</wp:posOffset>
            </wp:positionV>
            <wp:extent cx="5327015" cy="3009265"/>
            <wp:effectExtent l="0" t="0" r="0" b="0"/>
            <wp:wrapNone/>
            <wp:docPr id="71" name="Picture 71" descr="bismil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ismillah"/>
                    <pic:cNvPicPr>
                      <a:picLocks noChangeAspect="1" noChangeArrowheads="1"/>
                    </pic:cNvPicPr>
                  </pic:nvPicPr>
                  <pic:blipFill>
                    <a:blip r:embed="rId11"/>
                    <a:srcRect/>
                    <a:stretch>
                      <a:fillRect/>
                    </a:stretch>
                  </pic:blipFill>
                  <pic:spPr bwMode="auto">
                    <a:xfrm>
                      <a:off x="0" y="0"/>
                      <a:ext cx="5327015" cy="3009265"/>
                    </a:xfrm>
                    <a:prstGeom prst="rect">
                      <a:avLst/>
                    </a:prstGeom>
                    <a:noFill/>
                    <a:ln w="9525">
                      <a:noFill/>
                      <a:miter lim="800000"/>
                      <a:headEnd/>
                      <a:tailEnd/>
                    </a:ln>
                  </pic:spPr>
                </pic:pic>
              </a:graphicData>
            </a:graphic>
          </wp:anchor>
        </w:drawing>
      </w: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rPr>
      </w:pPr>
    </w:p>
    <w:p w:rsidR="00F717FB" w:rsidRDefault="00F717FB"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Default="00A142F3" w:rsidP="005B3B97">
      <w:pPr>
        <w:spacing w:line="16" w:lineRule="atLeast"/>
        <w:rPr>
          <w:rFonts w:ascii="Diwani 3" w:hAnsi="Diwani 3" w:cs="B Kamran Outline"/>
          <w:sz w:val="32"/>
          <w:szCs w:val="32"/>
          <w:rtl/>
          <w:lang w:bidi="fa-IR"/>
        </w:rPr>
      </w:pPr>
    </w:p>
    <w:p w:rsidR="00A142F3" w:rsidRPr="00F717FB" w:rsidRDefault="00A142F3" w:rsidP="005B3B97">
      <w:pPr>
        <w:spacing w:line="16" w:lineRule="atLeast"/>
        <w:jc w:val="center"/>
        <w:rPr>
          <w:rFonts w:ascii="Diwani 3" w:hAnsi="Diwani 3" w:cs="B Kamran Outline"/>
          <w:sz w:val="32"/>
          <w:szCs w:val="32"/>
          <w:rtl/>
          <w:lang w:bidi="fa-IR"/>
        </w:rPr>
        <w:sectPr w:rsidR="00A142F3" w:rsidRPr="00F717FB" w:rsidSect="00FA65E2">
          <w:footerReference w:type="default" r:id="rId12"/>
          <w:pgSz w:w="11906" w:h="16838" w:code="9"/>
          <w:pgMar w:top="1701" w:right="1701" w:bottom="1418" w:left="1134" w:header="720" w:footer="851" w:gutter="0"/>
          <w:pgNumType w:fmt="arabicAlpha" w:start="1"/>
          <w:cols w:space="720"/>
          <w:bidi/>
          <w:rtlGutter/>
        </w:sectPr>
      </w:pPr>
    </w:p>
    <w:p w:rsidR="00F3227C" w:rsidRDefault="006C5410" w:rsidP="005B3B97">
      <w:pPr>
        <w:spacing w:line="16" w:lineRule="atLeast"/>
        <w:jc w:val="center"/>
        <w:rPr>
          <w:rFonts w:cs="Zar"/>
          <w:b/>
          <w:bCs/>
          <w:szCs w:val="32"/>
          <w:rtl/>
        </w:rPr>
      </w:pPr>
      <w:r>
        <w:rPr>
          <w:noProof/>
          <w:rtl/>
          <w:lang w:bidi="fa-IR"/>
        </w:rPr>
        <w:lastRenderedPageBreak/>
        <w:drawing>
          <wp:anchor distT="0" distB="0" distL="114300" distR="114300" simplePos="0" relativeHeight="251654144" behindDoc="0" locked="0" layoutInCell="1" allowOverlap="1">
            <wp:simplePos x="0" y="0"/>
            <wp:positionH relativeFrom="column">
              <wp:align>center</wp:align>
            </wp:positionH>
            <wp:positionV relativeFrom="paragraph">
              <wp:posOffset>-272415</wp:posOffset>
            </wp:positionV>
            <wp:extent cx="1120140" cy="1385570"/>
            <wp:effectExtent l="19050" t="0" r="3810" b="0"/>
            <wp:wrapNone/>
            <wp:docPr id="63" name="Picture 63"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an0002"/>
                    <pic:cNvPicPr>
                      <a:picLocks noChangeAspect="1" noChangeArrowheads="1"/>
                    </pic:cNvPicPr>
                  </pic:nvPicPr>
                  <pic:blipFill>
                    <a:blip r:embed="rId7"/>
                    <a:srcRect/>
                    <a:stretch>
                      <a:fillRect/>
                    </a:stretch>
                  </pic:blipFill>
                  <pic:spPr bwMode="auto">
                    <a:xfrm>
                      <a:off x="0" y="0"/>
                      <a:ext cx="1120140" cy="1385570"/>
                    </a:xfrm>
                    <a:prstGeom prst="rect">
                      <a:avLst/>
                    </a:prstGeom>
                    <a:noFill/>
                    <a:ln w="9525">
                      <a:noFill/>
                      <a:miter lim="800000"/>
                      <a:headEnd/>
                      <a:tailEnd/>
                    </a:ln>
                  </pic:spPr>
                </pic:pic>
              </a:graphicData>
            </a:graphic>
          </wp:anchor>
        </w:drawing>
      </w: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F3227C" w:rsidRDefault="00F3227C" w:rsidP="005B3B97">
      <w:pPr>
        <w:spacing w:line="16" w:lineRule="atLeast"/>
        <w:rPr>
          <w:rtl/>
        </w:rPr>
      </w:pPr>
    </w:p>
    <w:p w:rsidR="00C265CC" w:rsidRDefault="00D33715" w:rsidP="00C265CC">
      <w:pPr>
        <w:spacing w:line="16" w:lineRule="atLeast"/>
        <w:ind w:firstLine="0"/>
        <w:jc w:val="center"/>
        <w:rPr>
          <w:b/>
          <w:bCs/>
          <w:sz w:val="32"/>
          <w:szCs w:val="32"/>
          <w:rtl/>
        </w:rPr>
      </w:pPr>
      <w:r>
        <w:rPr>
          <w:b/>
          <w:bCs/>
          <w:sz w:val="32"/>
          <w:szCs w:val="32"/>
          <w:rtl/>
        </w:rPr>
        <w:t>پا</w:t>
      </w:r>
      <w:r>
        <w:rPr>
          <w:rFonts w:hint="cs"/>
          <w:b/>
          <w:bCs/>
          <w:sz w:val="32"/>
          <w:szCs w:val="32"/>
          <w:rtl/>
        </w:rPr>
        <w:t>ی</w:t>
      </w:r>
      <w:r>
        <w:rPr>
          <w:rFonts w:hint="eastAsia"/>
          <w:b/>
          <w:bCs/>
          <w:sz w:val="32"/>
          <w:szCs w:val="32"/>
          <w:rtl/>
        </w:rPr>
        <w:t>ان‌نامه</w:t>
      </w:r>
      <w:r w:rsidR="00C265CC" w:rsidRPr="006B33F9">
        <w:rPr>
          <w:b/>
          <w:bCs/>
          <w:sz w:val="32"/>
          <w:szCs w:val="32"/>
          <w:rtl/>
        </w:rPr>
        <w:t xml:space="preserve"> دوره </w:t>
      </w:r>
      <w:r w:rsidR="00C265CC">
        <w:rPr>
          <w:rFonts w:hint="cs"/>
          <w:b/>
          <w:bCs/>
          <w:sz w:val="32"/>
          <w:szCs w:val="32"/>
          <w:rtl/>
        </w:rPr>
        <w:t>کارشناسی</w:t>
      </w:r>
      <w:r w:rsidR="00C265CC" w:rsidRPr="006B33F9">
        <w:rPr>
          <w:rFonts w:hint="cs"/>
          <w:b/>
          <w:bCs/>
          <w:sz w:val="32"/>
          <w:szCs w:val="32"/>
          <w:rtl/>
        </w:rPr>
        <w:t xml:space="preserve"> کا</w:t>
      </w:r>
      <w:r w:rsidR="00C265CC" w:rsidRPr="006B33F9">
        <w:rPr>
          <w:b/>
          <w:bCs/>
          <w:sz w:val="32"/>
          <w:szCs w:val="32"/>
          <w:rtl/>
        </w:rPr>
        <w:t>مپيوتر</w:t>
      </w:r>
    </w:p>
    <w:p w:rsidR="00C265CC" w:rsidRPr="006B33F9" w:rsidRDefault="00C265CC" w:rsidP="00C265CC">
      <w:pPr>
        <w:spacing w:line="16" w:lineRule="atLeast"/>
        <w:ind w:firstLine="0"/>
        <w:jc w:val="center"/>
        <w:rPr>
          <w:b/>
          <w:bCs/>
          <w:sz w:val="32"/>
          <w:szCs w:val="32"/>
          <w:rtl/>
        </w:rPr>
      </w:pPr>
      <w:r>
        <w:rPr>
          <w:rFonts w:hint="cs"/>
          <w:b/>
          <w:bCs/>
          <w:sz w:val="32"/>
          <w:szCs w:val="32"/>
          <w:rtl/>
        </w:rPr>
        <w:t xml:space="preserve">گرايش </w:t>
      </w:r>
      <w:r w:rsidR="00D33715">
        <w:rPr>
          <w:b/>
          <w:bCs/>
          <w:sz w:val="32"/>
          <w:szCs w:val="32"/>
          <w:rtl/>
        </w:rPr>
        <w:t>نرم‌افزار</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موضوع</w:t>
      </w:r>
      <w:r>
        <w:rPr>
          <w:rFonts w:hint="cs"/>
          <w:b/>
          <w:bCs/>
          <w:sz w:val="36"/>
          <w:szCs w:val="36"/>
          <w:rtl/>
        </w:rPr>
        <w:t>:</w:t>
      </w:r>
    </w:p>
    <w:p w:rsidR="00C265CC" w:rsidRPr="00F3227C" w:rsidRDefault="00C265CC" w:rsidP="00C265CC">
      <w:pPr>
        <w:spacing w:line="16" w:lineRule="atLeast"/>
        <w:ind w:firstLine="0"/>
        <w:jc w:val="center"/>
        <w:rPr>
          <w:b/>
          <w:bCs/>
          <w:szCs w:val="32"/>
          <w:rtl/>
        </w:rPr>
      </w:pPr>
    </w:p>
    <w:p w:rsidR="00C265CC" w:rsidRPr="00F3227C" w:rsidRDefault="00C265CC" w:rsidP="00C265CC">
      <w:pPr>
        <w:spacing w:line="16" w:lineRule="atLeast"/>
        <w:ind w:firstLine="0"/>
        <w:jc w:val="center"/>
        <w:rPr>
          <w:b/>
          <w:bCs/>
          <w:sz w:val="36"/>
          <w:szCs w:val="40"/>
          <w:rtl/>
        </w:rPr>
      </w:pPr>
      <w:r>
        <w:rPr>
          <w:rFonts w:hint="cs"/>
          <w:b/>
          <w:bCs/>
          <w:sz w:val="36"/>
          <w:szCs w:val="40"/>
          <w:rtl/>
        </w:rPr>
        <w:t>سیستم تلفن گویا</w:t>
      </w:r>
    </w:p>
    <w:p w:rsidR="00C265CC"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استاد راهنما</w:t>
      </w:r>
      <w:r>
        <w:rPr>
          <w:rFonts w:hint="cs"/>
          <w:b/>
          <w:bCs/>
          <w:sz w:val="36"/>
          <w:szCs w:val="36"/>
          <w:rtl/>
        </w:rPr>
        <w:t>:</w:t>
      </w:r>
    </w:p>
    <w:p w:rsidR="00C265CC" w:rsidRPr="006B33F9" w:rsidRDefault="00C265CC" w:rsidP="00C265CC">
      <w:pPr>
        <w:spacing w:line="16" w:lineRule="atLeast"/>
        <w:ind w:firstLine="0"/>
        <w:jc w:val="center"/>
        <w:rPr>
          <w:b/>
          <w:bCs/>
          <w:sz w:val="32"/>
          <w:szCs w:val="32"/>
          <w:rtl/>
        </w:rPr>
      </w:pPr>
      <w:r w:rsidRPr="006B33F9">
        <w:rPr>
          <w:b/>
          <w:bCs/>
          <w:sz w:val="32"/>
          <w:szCs w:val="32"/>
          <w:rtl/>
        </w:rPr>
        <w:t>مهندس</w:t>
      </w:r>
      <w:r w:rsidRPr="006B33F9">
        <w:rPr>
          <w:rFonts w:hint="cs"/>
          <w:b/>
          <w:bCs/>
          <w:sz w:val="32"/>
          <w:szCs w:val="32"/>
          <w:rtl/>
        </w:rPr>
        <w:t xml:space="preserve"> </w:t>
      </w:r>
      <w:r>
        <w:rPr>
          <w:rFonts w:hint="cs"/>
          <w:b/>
          <w:bCs/>
          <w:sz w:val="32"/>
          <w:szCs w:val="32"/>
          <w:rtl/>
        </w:rPr>
        <w:t>امیر باوفا طوسی</w:t>
      </w:r>
    </w:p>
    <w:p w:rsidR="00C265CC" w:rsidRPr="00F3227C" w:rsidRDefault="00C265CC" w:rsidP="00C265CC">
      <w:pPr>
        <w:spacing w:line="16" w:lineRule="atLeast"/>
        <w:ind w:firstLine="0"/>
        <w:jc w:val="center"/>
        <w:rPr>
          <w:b/>
          <w:bCs/>
          <w:szCs w:val="32"/>
          <w:rtl/>
        </w:rPr>
      </w:pPr>
    </w:p>
    <w:p w:rsidR="00C265CC" w:rsidRPr="00BF6EAB" w:rsidRDefault="00C265CC" w:rsidP="00C265CC">
      <w:pPr>
        <w:spacing w:line="16" w:lineRule="atLeast"/>
        <w:ind w:firstLine="0"/>
        <w:jc w:val="center"/>
        <w:rPr>
          <w:b/>
          <w:bCs/>
          <w:sz w:val="36"/>
          <w:szCs w:val="36"/>
          <w:rtl/>
        </w:rPr>
      </w:pPr>
      <w:r>
        <w:rPr>
          <w:b/>
          <w:bCs/>
          <w:sz w:val="36"/>
          <w:szCs w:val="36"/>
          <w:rtl/>
        </w:rPr>
        <w:t xml:space="preserve">استاد </w:t>
      </w:r>
      <w:r>
        <w:rPr>
          <w:rFonts w:hint="cs"/>
          <w:b/>
          <w:bCs/>
          <w:sz w:val="36"/>
          <w:szCs w:val="36"/>
          <w:rtl/>
        </w:rPr>
        <w:t>داور:</w:t>
      </w:r>
    </w:p>
    <w:p w:rsidR="00C265CC" w:rsidRPr="006B33F9" w:rsidRDefault="00C265CC" w:rsidP="00C265CC">
      <w:pPr>
        <w:spacing w:line="16" w:lineRule="atLeast"/>
        <w:ind w:firstLine="0"/>
        <w:jc w:val="center"/>
        <w:rPr>
          <w:b/>
          <w:bCs/>
          <w:sz w:val="32"/>
          <w:szCs w:val="32"/>
          <w:rtl/>
        </w:rPr>
      </w:pPr>
      <w:r>
        <w:rPr>
          <w:rFonts w:hint="cs"/>
          <w:b/>
          <w:bCs/>
          <w:sz w:val="32"/>
          <w:szCs w:val="32"/>
          <w:rtl/>
        </w:rPr>
        <w:t>دکتر</w:t>
      </w:r>
      <w:r w:rsidRPr="006B33F9">
        <w:rPr>
          <w:rFonts w:hint="cs"/>
          <w:b/>
          <w:bCs/>
          <w:sz w:val="32"/>
          <w:szCs w:val="32"/>
          <w:rtl/>
        </w:rPr>
        <w:t xml:space="preserve"> </w:t>
      </w:r>
      <w:r w:rsidR="00D33715">
        <w:rPr>
          <w:b/>
          <w:bCs/>
          <w:sz w:val="32"/>
          <w:szCs w:val="32"/>
          <w:rtl/>
        </w:rPr>
        <w:t>محمدمهد</w:t>
      </w:r>
      <w:r w:rsidR="00D33715">
        <w:rPr>
          <w:rFonts w:hint="cs"/>
          <w:b/>
          <w:bCs/>
          <w:sz w:val="32"/>
          <w:szCs w:val="32"/>
          <w:rtl/>
        </w:rPr>
        <w:t>ی</w:t>
      </w:r>
      <w:r>
        <w:rPr>
          <w:rFonts w:hint="cs"/>
          <w:b/>
          <w:bCs/>
          <w:sz w:val="32"/>
          <w:szCs w:val="32"/>
          <w:rtl/>
        </w:rPr>
        <w:t xml:space="preserve"> سالخورده حقیقی</w:t>
      </w:r>
    </w:p>
    <w:p w:rsidR="00C265CC" w:rsidRPr="00BF6EAB" w:rsidRDefault="00C265CC" w:rsidP="00C265CC">
      <w:pPr>
        <w:spacing w:line="16" w:lineRule="atLeast"/>
        <w:ind w:firstLine="0"/>
        <w:jc w:val="center"/>
        <w:rPr>
          <w:b/>
          <w:bCs/>
          <w:sz w:val="36"/>
          <w:szCs w:val="36"/>
          <w:rtl/>
        </w:rPr>
      </w:pPr>
    </w:p>
    <w:p w:rsidR="00C265CC" w:rsidRPr="00574B44" w:rsidRDefault="00C265CC" w:rsidP="00C265CC">
      <w:pPr>
        <w:spacing w:line="16" w:lineRule="atLeast"/>
        <w:ind w:firstLine="0"/>
        <w:rPr>
          <w:rtl/>
        </w:rPr>
      </w:pPr>
    </w:p>
    <w:p w:rsidR="00C265CC" w:rsidRPr="00BF6EAB" w:rsidRDefault="00C265CC" w:rsidP="00C265CC">
      <w:pPr>
        <w:spacing w:line="16" w:lineRule="atLeast"/>
        <w:ind w:firstLine="0"/>
        <w:jc w:val="center"/>
        <w:rPr>
          <w:b/>
          <w:bCs/>
          <w:sz w:val="36"/>
          <w:szCs w:val="36"/>
          <w:rtl/>
        </w:rPr>
      </w:pPr>
      <w:r w:rsidRPr="00BF6EAB">
        <w:rPr>
          <w:b/>
          <w:bCs/>
          <w:sz w:val="36"/>
          <w:szCs w:val="36"/>
          <w:rtl/>
        </w:rPr>
        <w:t>نام دانشجويان</w:t>
      </w:r>
      <w:r>
        <w:rPr>
          <w:rFonts w:hint="cs"/>
          <w:b/>
          <w:bCs/>
          <w:sz w:val="36"/>
          <w:szCs w:val="36"/>
          <w:rtl/>
        </w:rPr>
        <w:t>:</w:t>
      </w:r>
    </w:p>
    <w:p w:rsidR="00C265CC" w:rsidRPr="006D65EC" w:rsidRDefault="00C265CC" w:rsidP="00C265CC">
      <w:pPr>
        <w:spacing w:line="16" w:lineRule="atLeast"/>
        <w:ind w:firstLine="0"/>
        <w:jc w:val="center"/>
        <w:rPr>
          <w:sz w:val="28"/>
          <w:rtl/>
          <w:lang w:bidi="fa-IR"/>
        </w:rPr>
      </w:pPr>
      <w:r>
        <w:rPr>
          <w:rFonts w:hint="cs"/>
          <w:sz w:val="28"/>
          <w:rtl/>
        </w:rPr>
        <w:t>محمد مینوئی</w:t>
      </w:r>
    </w:p>
    <w:p w:rsidR="00C265CC" w:rsidRPr="006D65EC" w:rsidRDefault="00C265CC" w:rsidP="00C265CC">
      <w:pPr>
        <w:spacing w:line="16" w:lineRule="atLeast"/>
        <w:ind w:firstLine="0"/>
        <w:jc w:val="center"/>
        <w:rPr>
          <w:sz w:val="30"/>
          <w:szCs w:val="34"/>
          <w:rtl/>
        </w:rPr>
      </w:pPr>
      <w:r w:rsidRPr="006D65EC">
        <w:rPr>
          <w:rFonts w:hint="cs"/>
          <w:sz w:val="28"/>
          <w:rtl/>
        </w:rPr>
        <w:t>امیررضا بهرامی</w:t>
      </w:r>
    </w:p>
    <w:p w:rsidR="00C265CC" w:rsidRDefault="00C265CC" w:rsidP="00C265CC">
      <w:pPr>
        <w:spacing w:line="16" w:lineRule="atLeast"/>
        <w:ind w:firstLine="0"/>
        <w:jc w:val="center"/>
        <w:rPr>
          <w:b/>
          <w:bCs/>
          <w:szCs w:val="32"/>
          <w:rtl/>
        </w:rPr>
      </w:pPr>
    </w:p>
    <w:p w:rsidR="00C265CC" w:rsidRDefault="00C265CC" w:rsidP="00C265CC">
      <w:pPr>
        <w:spacing w:line="16" w:lineRule="atLeast"/>
        <w:ind w:firstLine="0"/>
        <w:jc w:val="center"/>
        <w:rPr>
          <w:b/>
          <w:bCs/>
          <w:szCs w:val="32"/>
          <w:rtl/>
        </w:rPr>
      </w:pPr>
    </w:p>
    <w:p w:rsidR="00C265CC" w:rsidRPr="006972E7" w:rsidRDefault="002C4766" w:rsidP="00C265CC">
      <w:pPr>
        <w:spacing w:line="16" w:lineRule="atLeast"/>
        <w:ind w:firstLine="0"/>
        <w:jc w:val="center"/>
        <w:rPr>
          <w:rFonts w:ascii="Diwani 3" w:hAnsi="Diwani 3" w:cs="B Mitra"/>
          <w:sz w:val="32"/>
          <w:szCs w:val="32"/>
          <w:rtl/>
        </w:rPr>
      </w:pPr>
      <w:r>
        <w:rPr>
          <w:b/>
          <w:bCs/>
          <w:noProof/>
          <w:szCs w:val="32"/>
          <w:rtl/>
        </w:rPr>
        <w:pict>
          <v:shapetype id="_x0000_t202" coordsize="21600,21600" o:spt="202" path="m,l,21600r21600,l21600,xe">
            <v:stroke joinstyle="miter"/>
            <v:path gradientshapeok="t" o:connecttype="rect"/>
          </v:shapetype>
          <v:shape id="_x0000_s1112" type="#_x0000_t202" style="position:absolute;left:0;text-align:left;margin-left:189.5pt;margin-top:40.3pt;width:54pt;height:18pt;z-index:251669504" stroked="f">
            <v:textbox style="mso-next-textbox:#_x0000_s1112" inset="0,0,0,0">
              <w:txbxContent>
                <w:p w:rsidR="002C4766" w:rsidRPr="00F6511B" w:rsidRDefault="002C4766" w:rsidP="00C265CC">
                  <w:pPr>
                    <w:jc w:val="left"/>
                    <w:rPr>
                      <w:szCs w:val="24"/>
                      <w:rtl/>
                      <w:lang w:bidi="fa-IR"/>
                    </w:rPr>
                  </w:pPr>
                  <w:r w:rsidRPr="00F6511B">
                    <w:rPr>
                      <w:rFonts w:hint="cs"/>
                      <w:szCs w:val="24"/>
                      <w:rtl/>
                      <w:lang w:bidi="fa-IR"/>
                    </w:rPr>
                    <w:t>ب</w:t>
                  </w:r>
                </w:p>
              </w:txbxContent>
            </v:textbox>
            <w10:wrap anchorx="page"/>
          </v:shape>
        </w:pict>
      </w:r>
      <w:r w:rsidR="00C265CC">
        <w:rPr>
          <w:rFonts w:hint="cs"/>
          <w:sz w:val="32"/>
          <w:szCs w:val="32"/>
          <w:rtl/>
        </w:rPr>
        <w:t>شهریور</w:t>
      </w:r>
      <w:r w:rsidR="00C265CC" w:rsidRPr="00951195">
        <w:rPr>
          <w:rFonts w:hint="cs"/>
          <w:sz w:val="32"/>
          <w:szCs w:val="32"/>
          <w:rtl/>
        </w:rPr>
        <w:t xml:space="preserve"> ماه </w:t>
      </w:r>
      <w:r w:rsidR="00C265CC">
        <w:rPr>
          <w:sz w:val="32"/>
          <w:szCs w:val="32"/>
        </w:rPr>
        <w:t>1394</w:t>
      </w:r>
    </w:p>
    <w:p w:rsidR="000E6A81" w:rsidRDefault="000E6A81" w:rsidP="005B3B97">
      <w:pPr>
        <w:spacing w:line="16" w:lineRule="atLeast"/>
        <w:jc w:val="center"/>
        <w:rPr>
          <w:rFonts w:ascii="Diwani 3" w:hAnsi="Diwani 3" w:cs="B Mitra"/>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8804E7" w:rsidRPr="009B0089" w:rsidRDefault="008804E7"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jc w:val="center"/>
        <w:rPr>
          <w:sz w:val="32"/>
          <w:szCs w:val="32"/>
          <w:rtl/>
        </w:rPr>
      </w:pPr>
    </w:p>
    <w:p w:rsidR="000E6A81" w:rsidRPr="009B0089" w:rsidRDefault="000E6A81" w:rsidP="005B3B97">
      <w:pPr>
        <w:spacing w:line="16" w:lineRule="atLeast"/>
        <w:ind w:firstLine="0"/>
        <w:jc w:val="center"/>
        <w:rPr>
          <w:sz w:val="32"/>
          <w:szCs w:val="32"/>
          <w:rtl/>
        </w:rPr>
      </w:pPr>
      <w:r w:rsidRPr="009B0089">
        <w:rPr>
          <w:rFonts w:hint="cs"/>
          <w:sz w:val="32"/>
          <w:szCs w:val="32"/>
          <w:rtl/>
        </w:rPr>
        <w:t>سپاسگزاري</w:t>
      </w:r>
    </w:p>
    <w:p w:rsidR="000E6A81" w:rsidRPr="009B0089" w:rsidRDefault="000E6A81" w:rsidP="005B3B97">
      <w:pPr>
        <w:spacing w:line="16" w:lineRule="atLeast"/>
        <w:ind w:firstLine="0"/>
        <w:jc w:val="center"/>
        <w:rPr>
          <w:sz w:val="32"/>
          <w:szCs w:val="32"/>
          <w:rtl/>
        </w:rPr>
      </w:pPr>
    </w:p>
    <w:p w:rsidR="00F717FB" w:rsidRDefault="00F21B89" w:rsidP="005B3B97">
      <w:pPr>
        <w:spacing w:line="16" w:lineRule="atLeast"/>
        <w:ind w:firstLine="0"/>
        <w:jc w:val="center"/>
        <w:rPr>
          <w:rtl/>
        </w:rPr>
      </w:pPr>
      <w:r>
        <w:rPr>
          <w:rFonts w:hint="cs"/>
          <w:rtl/>
        </w:rPr>
        <w:t>حضرت علي(ع)</w:t>
      </w:r>
      <w:r w:rsidR="00F717FB">
        <w:rPr>
          <w:rFonts w:hint="cs"/>
          <w:rtl/>
        </w:rPr>
        <w:t xml:space="preserve"> فرمودند:</w:t>
      </w:r>
    </w:p>
    <w:p w:rsidR="00F717FB" w:rsidRDefault="00F717FB" w:rsidP="005B3B97">
      <w:pPr>
        <w:spacing w:line="16" w:lineRule="atLeast"/>
        <w:ind w:firstLine="0"/>
        <w:jc w:val="center"/>
        <w:rPr>
          <w:rtl/>
        </w:rPr>
      </w:pPr>
      <w:r>
        <w:rPr>
          <w:rFonts w:hint="cs"/>
          <w:rtl/>
        </w:rPr>
        <w:t>« مَن عَلَّمَني حَرفاً فَقَد سَيَرني عَبداً »</w:t>
      </w:r>
    </w:p>
    <w:p w:rsidR="00F717FB" w:rsidRDefault="00F717FB" w:rsidP="005B3B97">
      <w:pPr>
        <w:spacing w:line="16" w:lineRule="atLeast"/>
        <w:ind w:firstLine="0"/>
        <w:jc w:val="center"/>
        <w:rPr>
          <w:rtl/>
        </w:rPr>
      </w:pPr>
    </w:p>
    <w:p w:rsidR="00E65BE0" w:rsidRPr="00B6268B" w:rsidRDefault="00B6268B" w:rsidP="005B3B97">
      <w:pPr>
        <w:spacing w:line="16" w:lineRule="atLeast"/>
        <w:ind w:firstLine="0"/>
        <w:jc w:val="center"/>
        <w:rPr>
          <w:rtl/>
        </w:rPr>
      </w:pPr>
      <w:r>
        <w:rPr>
          <w:rFonts w:hint="cs"/>
          <w:rtl/>
        </w:rPr>
        <w:t xml:space="preserve">از تمامي </w:t>
      </w:r>
      <w:r w:rsidR="00F717FB">
        <w:rPr>
          <w:rFonts w:hint="cs"/>
          <w:rtl/>
        </w:rPr>
        <w:t xml:space="preserve">معلمين، </w:t>
      </w:r>
      <w:r>
        <w:rPr>
          <w:rFonts w:hint="cs"/>
          <w:rtl/>
        </w:rPr>
        <w:t>اسات</w:t>
      </w:r>
      <w:r w:rsidR="00F717FB">
        <w:rPr>
          <w:rFonts w:hint="cs"/>
          <w:rtl/>
        </w:rPr>
        <w:t>يد،</w:t>
      </w:r>
      <w:r>
        <w:rPr>
          <w:rFonts w:hint="cs"/>
          <w:rtl/>
        </w:rPr>
        <w:t xml:space="preserve"> د</w:t>
      </w:r>
      <w:r w:rsidR="00F717FB">
        <w:rPr>
          <w:rFonts w:hint="cs"/>
          <w:rtl/>
        </w:rPr>
        <w:t>وستا</w:t>
      </w:r>
      <w:r>
        <w:rPr>
          <w:rFonts w:hint="cs"/>
          <w:rtl/>
        </w:rPr>
        <w:t xml:space="preserve">ن </w:t>
      </w:r>
      <w:r w:rsidR="00F717FB">
        <w:rPr>
          <w:rFonts w:hint="cs"/>
          <w:rtl/>
        </w:rPr>
        <w:t>و خانواده</w:t>
      </w:r>
      <w:r w:rsidR="00F717FB">
        <w:rPr>
          <w:rFonts w:hint="eastAsia"/>
          <w:rtl/>
        </w:rPr>
        <w:t>‌</w:t>
      </w:r>
      <w:r w:rsidR="00F717FB">
        <w:rPr>
          <w:rFonts w:hint="cs"/>
          <w:rtl/>
        </w:rPr>
        <w:t xml:space="preserve">ام </w:t>
      </w:r>
      <w:r>
        <w:rPr>
          <w:rFonts w:hint="cs"/>
          <w:rtl/>
        </w:rPr>
        <w:t>در کل دوران تحصيل سپاسگ</w:t>
      </w:r>
      <w:r w:rsidR="000E6A81">
        <w:rPr>
          <w:rFonts w:hint="cs"/>
          <w:rtl/>
        </w:rPr>
        <w:t>زار</w:t>
      </w:r>
      <w:r>
        <w:rPr>
          <w:rFonts w:hint="cs"/>
          <w:rtl/>
        </w:rPr>
        <w:t>م</w:t>
      </w:r>
      <w:r w:rsidR="000E6A81">
        <w:rPr>
          <w:rFonts w:hint="cs"/>
          <w:rtl/>
        </w:rPr>
        <w:t>.</w:t>
      </w:r>
    </w:p>
    <w:p w:rsidR="00E65BE0" w:rsidRDefault="00E65BE0"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2C4766" w:rsidP="005B3B97">
      <w:pPr>
        <w:spacing w:line="16" w:lineRule="atLeast"/>
        <w:rPr>
          <w:rFonts w:ascii="Diwani 3" w:hAnsi="Diwani 3" w:cs="B Kamran Outline"/>
          <w:sz w:val="28"/>
          <w:rtl/>
        </w:rPr>
      </w:pPr>
      <w:r>
        <w:rPr>
          <w:rFonts w:ascii="Diwani 3" w:hAnsi="Diwani 3" w:cs="B Kamran Outline"/>
          <w:noProof/>
          <w:sz w:val="28"/>
          <w:rtl/>
        </w:rPr>
        <w:pict>
          <v:shape id="_x0000_s1100" type="#_x0000_t202" style="position:absolute;left:0;text-align:left;margin-left:189pt;margin-top:55.15pt;width:54pt;height:18pt;z-index:251658240" stroked="f">
            <v:textbox style="mso-next-textbox:#_x0000_s1100" inset="0,0,0,0">
              <w:txbxContent>
                <w:p w:rsidR="002C4766" w:rsidRPr="00F6511B" w:rsidRDefault="002C4766" w:rsidP="003F09FC">
                  <w:pPr>
                    <w:jc w:val="left"/>
                    <w:rPr>
                      <w:szCs w:val="24"/>
                      <w:rtl/>
                      <w:lang w:bidi="fa-IR"/>
                    </w:rPr>
                  </w:pPr>
                  <w:r>
                    <w:rPr>
                      <w:rFonts w:hint="cs"/>
                      <w:szCs w:val="24"/>
                      <w:rtl/>
                      <w:lang w:bidi="fa-IR"/>
                    </w:rPr>
                    <w:t>پ</w:t>
                  </w:r>
                </w:p>
              </w:txbxContent>
            </v:textbox>
            <w10:wrap anchorx="page"/>
          </v:shape>
        </w:pict>
      </w: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Default="00E44C38" w:rsidP="005B3B97">
      <w:pPr>
        <w:spacing w:line="16" w:lineRule="atLeast"/>
        <w:rPr>
          <w:rFonts w:ascii="Diwani 3" w:hAnsi="Diwani 3" w:cs="B Kamran Outline"/>
          <w:sz w:val="28"/>
          <w:rtl/>
        </w:rPr>
      </w:pPr>
    </w:p>
    <w:p w:rsidR="00E44C38" w:rsidRPr="00087B97" w:rsidRDefault="00E44C38" w:rsidP="005B3B97">
      <w:pPr>
        <w:spacing w:line="16" w:lineRule="atLeast"/>
        <w:ind w:firstLine="5651"/>
        <w:rPr>
          <w:rFonts w:ascii="Diwani 3" w:hAnsi="Diwani 3"/>
          <w:b/>
          <w:bCs/>
          <w:sz w:val="28"/>
          <w:szCs w:val="24"/>
          <w:rtl/>
        </w:rPr>
      </w:pPr>
      <w:r w:rsidRPr="00087B97">
        <w:rPr>
          <w:rFonts w:ascii="Diwani 3" w:hAnsi="Diwani 3" w:hint="cs"/>
          <w:b/>
          <w:bCs/>
          <w:sz w:val="28"/>
          <w:szCs w:val="24"/>
          <w:rtl/>
        </w:rPr>
        <w:t>تقديم به:</w:t>
      </w:r>
    </w:p>
    <w:p w:rsidR="001A4F09" w:rsidRPr="001C40CD" w:rsidRDefault="001A4F09" w:rsidP="005B3B97">
      <w:pPr>
        <w:spacing w:line="16" w:lineRule="atLeast"/>
        <w:ind w:firstLine="5670"/>
        <w:rPr>
          <w:rFonts w:ascii="Diwani 3" w:hAnsi="Diwani 3"/>
          <w:sz w:val="28"/>
          <w:szCs w:val="24"/>
          <w:rtl/>
        </w:rPr>
      </w:pPr>
    </w:p>
    <w:p w:rsidR="00E44C38" w:rsidRPr="00087B97" w:rsidRDefault="00E44C38" w:rsidP="005B3B97">
      <w:pPr>
        <w:spacing w:line="16" w:lineRule="atLeast"/>
        <w:ind w:firstLine="5651"/>
        <w:rPr>
          <w:rFonts w:ascii="Diwani 3" w:hAnsi="Diwani 3" w:cs="B Lotus"/>
          <w:b/>
          <w:bCs/>
          <w:i/>
          <w:iCs/>
          <w:szCs w:val="24"/>
          <w:rtl/>
        </w:rPr>
      </w:pPr>
      <w:r w:rsidRPr="00087B97">
        <w:rPr>
          <w:rFonts w:ascii="Diwani 3" w:hAnsi="Diwani 3" w:cs="B Lotus" w:hint="cs"/>
          <w:b/>
          <w:bCs/>
          <w:i/>
          <w:iCs/>
          <w:szCs w:val="24"/>
          <w:rtl/>
        </w:rPr>
        <w:t>تمامي رهپويان راه علم و معرفت</w:t>
      </w: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Pr="001C40CD" w:rsidRDefault="003F5D86" w:rsidP="005B3B97">
      <w:pPr>
        <w:spacing w:line="16" w:lineRule="atLeast"/>
        <w:ind w:firstLine="5670"/>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3F5D86" w:rsidP="005B3B97">
      <w:pPr>
        <w:spacing w:line="16" w:lineRule="atLeast"/>
        <w:rPr>
          <w:rFonts w:ascii="Diwani 3" w:hAnsi="Diwani 3"/>
          <w:szCs w:val="24"/>
          <w:rtl/>
        </w:rPr>
      </w:pPr>
    </w:p>
    <w:p w:rsidR="003F5D86" w:rsidRDefault="002C4766" w:rsidP="005B3B97">
      <w:pPr>
        <w:spacing w:line="16" w:lineRule="atLeast"/>
        <w:rPr>
          <w:rFonts w:ascii="Diwani 3" w:hAnsi="Diwani 3"/>
          <w:szCs w:val="24"/>
          <w:rtl/>
        </w:rPr>
      </w:pPr>
      <w:r>
        <w:rPr>
          <w:rFonts w:ascii="Diwani 3" w:hAnsi="Diwani 3"/>
          <w:noProof/>
          <w:szCs w:val="24"/>
          <w:rtl/>
        </w:rPr>
        <w:pict>
          <v:shape id="_x0000_s1101" type="#_x0000_t202" style="position:absolute;left:0;text-align:left;margin-left:189pt;margin-top:39.6pt;width:54pt;height:18pt;z-index:251659264" stroked="f">
            <v:textbox style="mso-next-textbox:#_x0000_s1101" inset="0,0,0,0">
              <w:txbxContent>
                <w:p w:rsidR="002C4766" w:rsidRPr="00F6511B" w:rsidRDefault="002C4766" w:rsidP="003F09FC">
                  <w:pPr>
                    <w:jc w:val="left"/>
                    <w:rPr>
                      <w:szCs w:val="24"/>
                      <w:rtl/>
                      <w:lang w:bidi="fa-IR"/>
                    </w:rPr>
                  </w:pPr>
                  <w:r>
                    <w:rPr>
                      <w:rFonts w:hint="cs"/>
                      <w:szCs w:val="24"/>
                      <w:rtl/>
                      <w:lang w:bidi="fa-IR"/>
                    </w:rPr>
                    <w:t>ت</w:t>
                  </w:r>
                  <w:r w:rsidRPr="00F6511B">
                    <w:rPr>
                      <w:rFonts w:hint="cs"/>
                      <w:szCs w:val="24"/>
                      <w:rtl/>
                      <w:lang w:bidi="fa-IR"/>
                    </w:rPr>
                    <w:t xml:space="preserve"> </w:t>
                  </w:r>
                </w:p>
              </w:txbxContent>
            </v:textbox>
            <w10:wrap anchorx="page"/>
          </v:shape>
        </w:pict>
      </w:r>
    </w:p>
    <w:p w:rsidR="003F5D86" w:rsidRDefault="003F5D86" w:rsidP="005B3B97">
      <w:pPr>
        <w:spacing w:line="16" w:lineRule="atLeast"/>
        <w:rPr>
          <w:rFonts w:ascii="Diwani 3" w:hAnsi="Diwani 3"/>
          <w:szCs w:val="24"/>
          <w:rtl/>
        </w:rPr>
      </w:pPr>
    </w:p>
    <w:p w:rsidR="003E5B25" w:rsidRDefault="003E5B25" w:rsidP="005B3B97">
      <w:pPr>
        <w:spacing w:line="16" w:lineRule="atLeast"/>
        <w:rPr>
          <w:rFonts w:ascii="Diwani 3" w:hAnsi="Diwani 3"/>
          <w:szCs w:val="24"/>
          <w:rtl/>
        </w:rPr>
      </w:pPr>
    </w:p>
    <w:p w:rsidR="006F5A8C" w:rsidRPr="003E5B25" w:rsidRDefault="006F5A8C" w:rsidP="006F5A8C">
      <w:pPr>
        <w:spacing w:line="16" w:lineRule="atLeast"/>
        <w:ind w:firstLine="0"/>
        <w:jc w:val="center"/>
        <w:rPr>
          <w:rFonts w:cs="B Lotus"/>
          <w:b/>
          <w:bCs/>
          <w:rtl/>
        </w:rPr>
      </w:pPr>
      <w:r w:rsidRPr="003E5B25">
        <w:rPr>
          <w:rFonts w:cs="B Lotus" w:hint="cs"/>
          <w:b/>
          <w:bCs/>
          <w:rtl/>
        </w:rPr>
        <w:t>چکيده</w:t>
      </w:r>
    </w:p>
    <w:p w:rsidR="006F5A8C" w:rsidRPr="003E5B25" w:rsidRDefault="006F5A8C" w:rsidP="006F5A8C">
      <w:pPr>
        <w:spacing w:line="16" w:lineRule="atLeast"/>
        <w:ind w:firstLine="0"/>
        <w:jc w:val="center"/>
        <w:rPr>
          <w:rFonts w:cs="B Lotus"/>
          <w:b/>
          <w:bCs/>
          <w:rtl/>
        </w:rPr>
      </w:pPr>
      <w:r>
        <w:rPr>
          <w:rFonts w:cs="B Lotus" w:hint="cs"/>
          <w:b/>
          <w:bCs/>
          <w:rtl/>
        </w:rPr>
        <w:t>سیستم تلفنی گویا</w:t>
      </w:r>
    </w:p>
    <w:p w:rsidR="006F5A8C" w:rsidRDefault="006F5A8C" w:rsidP="006F5A8C">
      <w:pPr>
        <w:spacing w:line="16" w:lineRule="atLeast"/>
        <w:ind w:left="567" w:right="567"/>
        <w:rPr>
          <w:rFonts w:ascii="Diwani 3" w:hAnsi="Diwani 3"/>
          <w:szCs w:val="24"/>
          <w:rtl/>
        </w:rPr>
      </w:pPr>
    </w:p>
    <w:p w:rsidR="006F5A8C" w:rsidRDefault="006F5A8C" w:rsidP="006F5A8C">
      <w:pPr>
        <w:spacing w:line="16" w:lineRule="atLeast"/>
        <w:ind w:left="567" w:right="567"/>
        <w:rPr>
          <w:rFonts w:ascii="Diwani 3" w:hAnsi="Diwani 3"/>
          <w:szCs w:val="24"/>
          <w:rtl/>
          <w:lang w:bidi="fa-IR"/>
        </w:rPr>
      </w:pPr>
      <w:r>
        <w:rPr>
          <w:rFonts w:ascii="Diwani 3" w:hAnsi="Diwani 3" w:hint="cs"/>
          <w:szCs w:val="24"/>
          <w:rtl/>
        </w:rPr>
        <w:t xml:space="preserve">شاید بتوان گفت شبکه ارتباطات تلفنی از گذشته تا به امروز </w:t>
      </w:r>
      <w:r w:rsidR="00D33715">
        <w:rPr>
          <w:rFonts w:ascii="Diwani 3" w:hAnsi="Diwani 3" w:hint="eastAsia"/>
          <w:szCs w:val="24"/>
          <w:rtl/>
        </w:rPr>
        <w:t>گسترده‌تر</w:t>
      </w:r>
      <w:r w:rsidR="00D33715">
        <w:rPr>
          <w:rFonts w:ascii="Diwani 3" w:hAnsi="Diwani 3" w:hint="cs"/>
          <w:szCs w:val="24"/>
          <w:rtl/>
        </w:rPr>
        <w:t>ی</w:t>
      </w:r>
      <w:r w:rsidR="00D33715">
        <w:rPr>
          <w:rFonts w:ascii="Diwani 3" w:hAnsi="Diwani 3" w:hint="eastAsia"/>
          <w:szCs w:val="24"/>
          <w:rtl/>
        </w:rPr>
        <w:t>ن</w:t>
      </w:r>
      <w:r>
        <w:rPr>
          <w:rFonts w:ascii="Diwani 3" w:hAnsi="Diwani 3" w:hint="cs"/>
          <w:szCs w:val="24"/>
          <w:rtl/>
        </w:rPr>
        <w:t xml:space="preserve"> و در دسترس ترین شبکه ارتباطی بین </w:t>
      </w:r>
      <w:r w:rsidR="00D33715">
        <w:rPr>
          <w:rFonts w:ascii="Diwani 3" w:hAnsi="Diwani 3" w:hint="eastAsia"/>
          <w:szCs w:val="24"/>
          <w:rtl/>
        </w:rPr>
        <w:t>انسان‌هاست</w:t>
      </w:r>
      <w:r>
        <w:rPr>
          <w:rFonts w:ascii="Diwani 3" w:hAnsi="Diwani 3" w:hint="cs"/>
          <w:szCs w:val="24"/>
          <w:rtl/>
        </w:rPr>
        <w:t xml:space="preserve">. خدمات متنوعی بر روی این بستر قابل ارائه هستند که در زندگی روزمره از </w:t>
      </w:r>
      <w:r w:rsidR="00D33715">
        <w:rPr>
          <w:rFonts w:ascii="Diwani 3" w:hAnsi="Diwani 3" w:hint="eastAsia"/>
          <w:szCs w:val="24"/>
          <w:rtl/>
        </w:rPr>
        <w:t>آن‌ها</w:t>
      </w:r>
      <w:r>
        <w:rPr>
          <w:rFonts w:ascii="Diwani 3" w:hAnsi="Diwani 3" w:hint="cs"/>
          <w:szCs w:val="24"/>
          <w:rtl/>
        </w:rPr>
        <w:t xml:space="preserve"> استفاده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شود</w:t>
      </w:r>
      <w:r>
        <w:rPr>
          <w:rFonts w:ascii="Diwani 3" w:hAnsi="Diwani 3" w:hint="cs"/>
          <w:szCs w:val="24"/>
          <w:rtl/>
        </w:rPr>
        <w:t xml:space="preserve">. خدماتی مانند: خدمات بانکی، خدمات </w:t>
      </w:r>
      <w:r w:rsidR="00D33715">
        <w:rPr>
          <w:rFonts w:ascii="Diwani 3" w:hAnsi="Diwani 3" w:hint="eastAsia"/>
          <w:szCs w:val="24"/>
          <w:rtl/>
        </w:rPr>
        <w:t>نوبت‌ده</w:t>
      </w:r>
      <w:r w:rsidR="00D33715">
        <w:rPr>
          <w:rFonts w:ascii="Diwani 3" w:hAnsi="Diwani 3" w:hint="cs"/>
          <w:szCs w:val="24"/>
          <w:rtl/>
        </w:rPr>
        <w:t>ی</w:t>
      </w:r>
      <w:r>
        <w:rPr>
          <w:rFonts w:ascii="Diwani 3" w:hAnsi="Diwani 3" w:hint="cs"/>
          <w:szCs w:val="24"/>
          <w:rtl/>
        </w:rPr>
        <w:t xml:space="preserve">، خدمات سرگرمی، خدمات خرید، خدمات ارتباط با مشتریان و غیره. </w:t>
      </w:r>
    </w:p>
    <w:p w:rsidR="009C4510" w:rsidRDefault="009C4510" w:rsidP="00135C1E">
      <w:pPr>
        <w:spacing w:line="16" w:lineRule="atLeast"/>
        <w:ind w:left="567" w:right="567"/>
        <w:rPr>
          <w:rFonts w:ascii="Diwani 3" w:hAnsi="Diwani 3"/>
          <w:szCs w:val="24"/>
          <w:rtl/>
          <w:lang w:bidi="fa-IR"/>
        </w:rPr>
      </w:pPr>
      <w:r>
        <w:rPr>
          <w:rFonts w:ascii="Diwani 3" w:hAnsi="Diwani 3" w:hint="cs"/>
          <w:szCs w:val="24"/>
          <w:rtl/>
          <w:lang w:bidi="fa-IR"/>
        </w:rPr>
        <w:t xml:space="preserve">تمرکز ما در این </w:t>
      </w:r>
      <w:proofErr w:type="spellStart"/>
      <w:r w:rsidR="00D33715">
        <w:rPr>
          <w:rFonts w:ascii="Diwani 3" w:hAnsi="Diwani 3" w:hint="eastAsia"/>
          <w:szCs w:val="24"/>
          <w:rtl/>
          <w:lang w:bidi="fa-IR"/>
        </w:rPr>
        <w:t>پا</w:t>
      </w:r>
      <w:r w:rsidR="00D33715">
        <w:rPr>
          <w:rFonts w:ascii="Diwani 3" w:hAnsi="Diwani 3" w:hint="cs"/>
          <w:szCs w:val="24"/>
          <w:rtl/>
          <w:lang w:bidi="fa-IR"/>
        </w:rPr>
        <w:t>ی</w:t>
      </w:r>
      <w:r w:rsidR="00D33715">
        <w:rPr>
          <w:rFonts w:ascii="Diwani 3" w:hAnsi="Diwani 3" w:hint="eastAsia"/>
          <w:szCs w:val="24"/>
          <w:rtl/>
          <w:lang w:bidi="fa-IR"/>
        </w:rPr>
        <w:t>ان‌نامه</w:t>
      </w:r>
      <w:proofErr w:type="spellEnd"/>
      <w:r>
        <w:rPr>
          <w:rFonts w:ascii="Diwani 3" w:hAnsi="Diwani 3" w:hint="cs"/>
          <w:szCs w:val="24"/>
          <w:rtl/>
          <w:lang w:bidi="fa-IR"/>
        </w:rPr>
        <w:t xml:space="preserve"> </w:t>
      </w:r>
      <w:r w:rsidR="00D33715">
        <w:rPr>
          <w:rFonts w:ascii="Diwani 3" w:hAnsi="Diwani 3" w:hint="eastAsia"/>
          <w:szCs w:val="24"/>
          <w:rtl/>
          <w:lang w:bidi="fa-IR"/>
        </w:rPr>
        <w:t>صرفاً</w:t>
      </w:r>
      <w:r>
        <w:rPr>
          <w:rFonts w:ascii="Diwani 3" w:hAnsi="Diwani 3" w:hint="cs"/>
          <w:szCs w:val="24"/>
          <w:rtl/>
          <w:lang w:bidi="fa-IR"/>
        </w:rPr>
        <w:t xml:space="preserve"> </w:t>
      </w:r>
      <w:r w:rsidR="00135C1E">
        <w:rPr>
          <w:rFonts w:ascii="Diwani 3" w:hAnsi="Diwani 3" w:hint="cs"/>
          <w:szCs w:val="24"/>
          <w:rtl/>
          <w:lang w:bidi="fa-IR"/>
        </w:rPr>
        <w:t>سرویس های</w:t>
      </w:r>
      <w:r>
        <w:rPr>
          <w:rFonts w:ascii="Diwani 3" w:hAnsi="Diwani 3" w:hint="cs"/>
          <w:szCs w:val="24"/>
          <w:rtl/>
          <w:lang w:bidi="fa-IR"/>
        </w:rPr>
        <w:t xml:space="preserve"> پاسخگوی تعاملی هستند و به سایر </w:t>
      </w:r>
      <w:r w:rsidR="00D33715">
        <w:rPr>
          <w:rFonts w:ascii="Diwani 3" w:hAnsi="Diwani 3" w:hint="eastAsia"/>
          <w:szCs w:val="24"/>
          <w:rtl/>
          <w:lang w:bidi="fa-IR"/>
        </w:rPr>
        <w:t>کاربردها</w:t>
      </w:r>
      <w:r w:rsidR="00D33715">
        <w:rPr>
          <w:rFonts w:ascii="Diwani 3" w:hAnsi="Diwani 3" w:hint="cs"/>
          <w:szCs w:val="24"/>
          <w:rtl/>
          <w:lang w:bidi="fa-IR"/>
        </w:rPr>
        <w:t>ی</w:t>
      </w:r>
      <w:r>
        <w:rPr>
          <w:rFonts w:ascii="Diwani 3" w:hAnsi="Diwani 3" w:hint="cs"/>
          <w:szCs w:val="24"/>
          <w:rtl/>
          <w:lang w:bidi="fa-IR"/>
        </w:rPr>
        <w:t xml:space="preserve"> انتقال صوت بر شبکه نخواهیم پرداخت.</w:t>
      </w:r>
    </w:p>
    <w:p w:rsidR="006F5A8C" w:rsidRPr="00B36FF0" w:rsidRDefault="006F5A8C" w:rsidP="00172122">
      <w:pPr>
        <w:spacing w:line="16" w:lineRule="atLeast"/>
        <w:ind w:left="567" w:right="567"/>
        <w:rPr>
          <w:rtl/>
        </w:rPr>
      </w:pPr>
      <w:r>
        <w:rPr>
          <w:rFonts w:ascii="Diwani 3" w:hAnsi="Diwani 3" w:hint="cs"/>
          <w:szCs w:val="24"/>
          <w:rtl/>
        </w:rPr>
        <w:t xml:space="preserve">هدف این </w:t>
      </w:r>
      <w:r w:rsidR="00D33715">
        <w:rPr>
          <w:rFonts w:ascii="Diwani 3" w:hAnsi="Diwani 3" w:hint="eastAsia"/>
          <w:szCs w:val="24"/>
          <w:rtl/>
        </w:rPr>
        <w:t>پا</w:t>
      </w:r>
      <w:r w:rsidR="00D33715">
        <w:rPr>
          <w:rFonts w:ascii="Diwani 3" w:hAnsi="Diwani 3" w:hint="cs"/>
          <w:szCs w:val="24"/>
          <w:rtl/>
        </w:rPr>
        <w:t>ی</w:t>
      </w:r>
      <w:r w:rsidR="00D33715">
        <w:rPr>
          <w:rFonts w:ascii="Diwani 3" w:hAnsi="Diwani 3" w:hint="eastAsia"/>
          <w:szCs w:val="24"/>
          <w:rtl/>
        </w:rPr>
        <w:t>ان‌نامه</w:t>
      </w:r>
      <w:r>
        <w:rPr>
          <w:rFonts w:ascii="Diwani 3" w:hAnsi="Diwani 3" w:hint="cs"/>
          <w:szCs w:val="24"/>
          <w:rtl/>
        </w:rPr>
        <w:t xml:space="preserve"> فراهم کردن یک چارچوب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ارائه خدمات تلفنی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مختلف </w:t>
      </w:r>
      <w:r w:rsidR="00D33715">
        <w:rPr>
          <w:rFonts w:ascii="Diwani 3" w:hAnsi="Diwani 3" w:hint="eastAsia"/>
          <w:szCs w:val="24"/>
          <w:rtl/>
        </w:rPr>
        <w:t>ازجمله</w:t>
      </w:r>
      <w:r>
        <w:rPr>
          <w:rFonts w:ascii="Diwani 3" w:hAnsi="Diwani 3" w:hint="cs"/>
          <w:szCs w:val="24"/>
          <w:rtl/>
        </w:rPr>
        <w:t xml:space="preserve"> یک </w:t>
      </w:r>
      <w:r w:rsidR="00172122">
        <w:rPr>
          <w:rFonts w:ascii="Diwani 3" w:hAnsi="Diwani 3" w:hint="cs"/>
          <w:szCs w:val="24"/>
          <w:rtl/>
        </w:rPr>
        <w:t>سرویس</w:t>
      </w:r>
      <w:r>
        <w:rPr>
          <w:rFonts w:ascii="Diwani 3" w:hAnsi="Diwani 3" w:hint="cs"/>
          <w:szCs w:val="24"/>
          <w:rtl/>
        </w:rPr>
        <w:t xml:space="preserve"> ارتباط بین دانشجویان و اساتید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باشد</w:t>
      </w:r>
      <w:r>
        <w:rPr>
          <w:rFonts w:hint="cs"/>
          <w:rtl/>
        </w:rPr>
        <w:t>.</w:t>
      </w:r>
    </w:p>
    <w:p w:rsidR="006F5A8C" w:rsidRDefault="006F5A8C" w:rsidP="006F5A8C">
      <w:pPr>
        <w:spacing w:line="16" w:lineRule="atLeast"/>
        <w:ind w:left="567" w:right="567"/>
        <w:rPr>
          <w:rFonts w:ascii="Diwani 3" w:hAnsi="Diwani 3"/>
          <w:szCs w:val="24"/>
          <w:rtl/>
        </w:rPr>
      </w:pPr>
      <w:r>
        <w:rPr>
          <w:rFonts w:ascii="Diwani 3" w:hAnsi="Diwani 3" w:hint="cs"/>
          <w:szCs w:val="24"/>
          <w:rtl/>
        </w:rPr>
        <w:t xml:space="preserve">شایان ذکر است که از این بستر </w:t>
      </w:r>
      <w:r w:rsidR="00D33715">
        <w:rPr>
          <w:rFonts w:ascii="Diwani 3" w:hAnsi="Diwani 3" w:hint="eastAsia"/>
          <w:szCs w:val="24"/>
          <w:rtl/>
        </w:rPr>
        <w:t>نرم‌افزار</w:t>
      </w:r>
      <w:r w:rsidR="00D33715">
        <w:rPr>
          <w:rFonts w:ascii="Diwani 3" w:hAnsi="Diwani 3" w:hint="cs"/>
          <w:szCs w:val="24"/>
          <w:rtl/>
        </w:rPr>
        <w:t>ی</w:t>
      </w:r>
      <w:r>
        <w:rPr>
          <w:rFonts w:ascii="Diwani 3" w:hAnsi="Diwani 3" w:hint="cs"/>
          <w:szCs w:val="24"/>
          <w:rtl/>
        </w:rPr>
        <w:t xml:space="preserve"> برای </w:t>
      </w:r>
      <w:r w:rsidR="00D33715">
        <w:rPr>
          <w:rFonts w:ascii="Diwani 3" w:hAnsi="Diwani 3" w:hint="eastAsia"/>
          <w:szCs w:val="24"/>
          <w:rtl/>
        </w:rPr>
        <w:t>کاربردها</w:t>
      </w:r>
      <w:r w:rsidR="00D33715">
        <w:rPr>
          <w:rFonts w:ascii="Diwani 3" w:hAnsi="Diwani 3" w:hint="cs"/>
          <w:szCs w:val="24"/>
          <w:rtl/>
        </w:rPr>
        <w:t>ی</w:t>
      </w:r>
      <w:r>
        <w:rPr>
          <w:rFonts w:ascii="Diwani 3" w:hAnsi="Diwani 3" w:hint="cs"/>
          <w:szCs w:val="24"/>
          <w:rtl/>
        </w:rPr>
        <w:t xml:space="preserve"> دیگر نیز </w:t>
      </w:r>
      <w:r w:rsidR="00D33715">
        <w:rPr>
          <w:rFonts w:ascii="Diwani 3" w:hAnsi="Diwani 3" w:hint="eastAsia"/>
          <w:szCs w:val="24"/>
          <w:rtl/>
        </w:rPr>
        <w:t>م</w:t>
      </w:r>
      <w:r w:rsidR="00D33715">
        <w:rPr>
          <w:rFonts w:ascii="Diwani 3" w:hAnsi="Diwani 3" w:hint="cs"/>
          <w:szCs w:val="24"/>
          <w:rtl/>
        </w:rPr>
        <w:t>ی‌</w:t>
      </w:r>
      <w:r w:rsidR="00D33715">
        <w:rPr>
          <w:rFonts w:ascii="Diwani 3" w:hAnsi="Diwani 3" w:hint="eastAsia"/>
          <w:szCs w:val="24"/>
          <w:rtl/>
        </w:rPr>
        <w:t>توان</w:t>
      </w:r>
      <w:r>
        <w:rPr>
          <w:rFonts w:ascii="Diwani 3" w:hAnsi="Diwani 3" w:hint="cs"/>
          <w:szCs w:val="24"/>
          <w:rtl/>
        </w:rPr>
        <w:t xml:space="preserve"> استفاده کرد.</w:t>
      </w:r>
    </w:p>
    <w:p w:rsidR="006F5A8C" w:rsidRDefault="006F5A8C" w:rsidP="006F5A8C">
      <w:pPr>
        <w:spacing w:line="16" w:lineRule="atLeast"/>
        <w:jc w:val="center"/>
        <w:rPr>
          <w:rFonts w:ascii="Diwani 3" w:hAnsi="Diwani 3"/>
          <w:szCs w:val="24"/>
          <w:rtl/>
        </w:rPr>
      </w:pPr>
    </w:p>
    <w:p w:rsidR="006F5A8C" w:rsidRPr="001E7CB2" w:rsidRDefault="006F5A8C" w:rsidP="006F5A8C">
      <w:pPr>
        <w:spacing w:line="16" w:lineRule="atLeast"/>
        <w:jc w:val="left"/>
        <w:rPr>
          <w:rFonts w:cs="B Lotus"/>
          <w:b/>
          <w:bCs/>
          <w:rtl/>
        </w:rPr>
      </w:pPr>
      <w:r w:rsidRPr="001E7CB2">
        <w:rPr>
          <w:rFonts w:cs="B Lotus" w:hint="cs"/>
          <w:b/>
          <w:bCs/>
          <w:rtl/>
        </w:rPr>
        <w:t>واژه‌هاي کليدي</w:t>
      </w:r>
    </w:p>
    <w:p w:rsidR="006F5A8C" w:rsidRPr="00B36FF0" w:rsidRDefault="006F5A8C" w:rsidP="006F5A8C">
      <w:pPr>
        <w:spacing w:line="16" w:lineRule="atLeast"/>
        <w:ind w:left="567" w:right="567"/>
        <w:rPr>
          <w:rFonts w:ascii="Diwani 3" w:hAnsi="Diwani 3" w:cs="B Nazanin"/>
          <w:szCs w:val="24"/>
          <w:rtl/>
          <w:lang w:bidi="fa-IR"/>
        </w:rPr>
      </w:pPr>
      <w:r>
        <w:rPr>
          <w:rFonts w:ascii="Diwani 3" w:hAnsi="Diwani 3" w:hint="cs"/>
          <w:szCs w:val="24"/>
          <w:rtl/>
        </w:rPr>
        <w:t>سیستم تلفنی گویا</w:t>
      </w:r>
      <w:r>
        <w:rPr>
          <w:rFonts w:ascii="Diwani 3" w:hAnsi="Diwani 3" w:cs="B Nazanin" w:hint="cs"/>
          <w:szCs w:val="24"/>
          <w:rtl/>
          <w:lang w:bidi="fa-IR"/>
        </w:rPr>
        <w:t>،</w:t>
      </w:r>
      <w:r w:rsidRPr="004F0C33">
        <w:rPr>
          <w:rFonts w:ascii="Diwani 3" w:hAnsi="Diwani 3" w:hint="cs"/>
          <w:szCs w:val="24"/>
          <w:rtl/>
          <w:rPrChange w:id="0" w:author="mohammad minoei" w:date="2015-09-06T22:13:00Z">
            <w:rPr>
              <w:rFonts w:ascii="Diwani 3" w:hAnsi="Diwani 3" w:cs="B Nazanin" w:hint="cs"/>
              <w:szCs w:val="24"/>
              <w:rtl/>
              <w:lang w:bidi="fa-IR"/>
            </w:rPr>
          </w:rPrChange>
        </w:rPr>
        <w:t xml:space="preserve"> </w:t>
      </w:r>
      <w:proofErr w:type="spellStart"/>
      <w:r w:rsidRPr="004F0C33">
        <w:rPr>
          <w:rFonts w:ascii="Diwani 3" w:hAnsi="Diwani 3" w:hint="cs"/>
          <w:szCs w:val="24"/>
          <w:rtl/>
          <w:rPrChange w:id="1" w:author="mohammad minoei" w:date="2015-09-06T22:13:00Z">
            <w:rPr>
              <w:rFonts w:ascii="Diwani 3" w:hAnsi="Diwani 3" w:cs="B Nazanin" w:hint="cs"/>
              <w:szCs w:val="24"/>
              <w:rtl/>
              <w:lang w:bidi="fa-IR"/>
            </w:rPr>
          </w:rPrChange>
        </w:rPr>
        <w:t>استریسک</w:t>
      </w:r>
      <w:proofErr w:type="spellEnd"/>
      <w:r>
        <w:rPr>
          <w:rFonts w:ascii="Diwani 3" w:hAnsi="Diwani 3" w:cs="B Nazanin" w:hint="cs"/>
          <w:szCs w:val="24"/>
          <w:rtl/>
          <w:lang w:bidi="fa-IR"/>
        </w:rPr>
        <w:t>.</w:t>
      </w:r>
    </w:p>
    <w:p w:rsidR="00E87AF0" w:rsidRDefault="002C4766" w:rsidP="005B3B97">
      <w:pPr>
        <w:spacing w:line="16" w:lineRule="atLeast"/>
        <w:rPr>
          <w:rFonts w:ascii="Diwani 3" w:hAnsi="Diwani 3"/>
          <w:szCs w:val="24"/>
          <w:rtl/>
        </w:rPr>
      </w:pPr>
      <w:r>
        <w:rPr>
          <w:rFonts w:ascii="Diwani 3" w:hAnsi="Diwani 3"/>
          <w:noProof/>
          <w:szCs w:val="24"/>
          <w:rtl/>
        </w:rPr>
        <w:pict>
          <v:shape id="_x0000_s1102" type="#_x0000_t202" style="position:absolute;left:0;text-align:left;margin-left:189pt;margin-top:302.75pt;width:54pt;height:18pt;z-index:251660288" stroked="f">
            <v:textbox style="mso-next-textbox:#_x0000_s1102" inset="0,0,0,0">
              <w:txbxContent>
                <w:p w:rsidR="002C4766" w:rsidRPr="00F6511B" w:rsidRDefault="002C4766" w:rsidP="003F09FC">
                  <w:pPr>
                    <w:jc w:val="left"/>
                    <w:rPr>
                      <w:szCs w:val="24"/>
                      <w:rtl/>
                      <w:lang w:bidi="fa-IR"/>
                    </w:rPr>
                  </w:pPr>
                  <w:r>
                    <w:rPr>
                      <w:rFonts w:hint="cs"/>
                      <w:szCs w:val="24"/>
                      <w:rtl/>
                      <w:lang w:bidi="fa-IR"/>
                    </w:rPr>
                    <w:t>ث</w:t>
                  </w:r>
                </w:p>
              </w:txbxContent>
            </v:textbox>
            <w10:wrap anchorx="page"/>
          </v:shape>
        </w:pict>
      </w:r>
      <w:r w:rsidR="00FE1FBD">
        <w:rPr>
          <w:rFonts w:ascii="Diwani 3" w:hAnsi="Diwani 3"/>
          <w:szCs w:val="24"/>
          <w:rtl/>
        </w:rPr>
        <w:br w:type="page"/>
      </w: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FE1FBD" w:rsidRDefault="00FE1FBD" w:rsidP="005B3B97">
      <w:pPr>
        <w:spacing w:line="16" w:lineRule="atLeast"/>
        <w:rPr>
          <w:rFonts w:ascii="Diwani 3" w:hAnsi="Diwani 3"/>
          <w:szCs w:val="24"/>
          <w:rtl/>
        </w:rPr>
      </w:pPr>
    </w:p>
    <w:p w:rsidR="00E87AF0" w:rsidRPr="00C05FC2" w:rsidRDefault="00E87AF0" w:rsidP="005B3B97">
      <w:pPr>
        <w:spacing w:line="16" w:lineRule="atLeast"/>
        <w:ind w:firstLine="0"/>
        <w:jc w:val="center"/>
        <w:rPr>
          <w:rFonts w:ascii="Diwani 3" w:hAnsi="Diwani 3" w:cs="B Lotus"/>
          <w:b/>
          <w:bCs/>
          <w:sz w:val="28"/>
          <w:rtl/>
        </w:rPr>
      </w:pPr>
      <w:r w:rsidRPr="00C05FC2">
        <w:rPr>
          <w:rFonts w:ascii="Diwani 3" w:hAnsi="Diwani 3" w:cs="B Lotus" w:hint="cs"/>
          <w:b/>
          <w:bCs/>
          <w:sz w:val="28"/>
          <w:rtl/>
        </w:rPr>
        <w:t>فهرست مطالب</w:t>
      </w:r>
    </w:p>
    <w:tbl>
      <w:tblPr>
        <w:bidiVisual/>
        <w:tblW w:w="0" w:type="auto"/>
        <w:tblInd w:w="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20"/>
        <w:gridCol w:w="900"/>
      </w:tblGrid>
      <w:tr w:rsidR="00EC4BBC">
        <w:trPr>
          <w:trHeight w:val="367"/>
        </w:trPr>
        <w:tc>
          <w:tcPr>
            <w:tcW w:w="7920" w:type="dxa"/>
            <w:tcBorders>
              <w:top w:val="nil"/>
              <w:left w:val="nil"/>
              <w:bottom w:val="double" w:sz="4" w:space="0" w:color="auto"/>
              <w:right w:val="nil"/>
            </w:tcBorders>
          </w:tcPr>
          <w:p w:rsidR="00EC4BBC" w:rsidRPr="00C05FC2" w:rsidRDefault="00EC4BBC" w:rsidP="005B3B97">
            <w:pPr>
              <w:spacing w:line="16" w:lineRule="atLeast"/>
              <w:ind w:firstLine="0"/>
              <w:jc w:val="left"/>
              <w:rPr>
                <w:rFonts w:cs="B Lotus"/>
                <w:b/>
                <w:bCs/>
                <w:sz w:val="28"/>
                <w:rtl/>
              </w:rPr>
            </w:pPr>
            <w:r w:rsidRPr="00C05FC2">
              <w:rPr>
                <w:rFonts w:cs="B Lotus" w:hint="cs"/>
                <w:b/>
                <w:bCs/>
                <w:sz w:val="28"/>
                <w:rtl/>
              </w:rPr>
              <w:t>عنوان</w:t>
            </w:r>
          </w:p>
        </w:tc>
        <w:tc>
          <w:tcPr>
            <w:tcW w:w="900" w:type="dxa"/>
            <w:tcBorders>
              <w:top w:val="nil"/>
              <w:left w:val="nil"/>
              <w:bottom w:val="double" w:sz="4" w:space="0" w:color="auto"/>
              <w:right w:val="nil"/>
            </w:tcBorders>
            <w:tcMar>
              <w:left w:w="0" w:type="dxa"/>
              <w:right w:w="0" w:type="dxa"/>
            </w:tcMar>
          </w:tcPr>
          <w:p w:rsidR="00EC4BBC" w:rsidRPr="00C05FC2" w:rsidRDefault="00EC4BBC" w:rsidP="005B3B97">
            <w:pPr>
              <w:spacing w:line="16" w:lineRule="atLeast"/>
              <w:ind w:firstLine="0"/>
              <w:jc w:val="center"/>
              <w:rPr>
                <w:rFonts w:cs="B Lotus"/>
                <w:b/>
                <w:bCs/>
                <w:sz w:val="28"/>
                <w:rtl/>
              </w:rPr>
            </w:pPr>
            <w:r w:rsidRPr="00C05FC2">
              <w:rPr>
                <w:rFonts w:cs="B Lotus" w:hint="cs"/>
                <w:b/>
                <w:bCs/>
                <w:sz w:val="28"/>
                <w:rtl/>
              </w:rPr>
              <w:t>صفحه</w:t>
            </w:r>
          </w:p>
        </w:tc>
      </w:tr>
      <w:tr w:rsidR="00EC4BBC">
        <w:trPr>
          <w:trHeight w:val="367"/>
        </w:trPr>
        <w:tc>
          <w:tcPr>
            <w:tcW w:w="7920" w:type="dxa"/>
            <w:tcBorders>
              <w:top w:val="double" w:sz="4" w:space="0" w:color="auto"/>
              <w:left w:val="nil"/>
              <w:bottom w:val="nil"/>
              <w:right w:val="nil"/>
            </w:tcBorders>
          </w:tcPr>
          <w:p w:rsidR="00EC4BBC" w:rsidRPr="00EC4BBC" w:rsidRDefault="00EC4BBC" w:rsidP="005B3B97">
            <w:pPr>
              <w:spacing w:line="16" w:lineRule="atLeast"/>
              <w:ind w:firstLine="0"/>
              <w:rPr>
                <w:rFonts w:ascii="Diwani 3" w:hAnsi="Diwani 3"/>
                <w:szCs w:val="24"/>
                <w:rtl/>
              </w:rPr>
            </w:pPr>
            <w:r w:rsidRPr="00EA5648">
              <w:rPr>
                <w:rFonts w:ascii="Diwani 3" w:hAnsi="Diwani 3" w:hint="cs"/>
                <w:sz w:val="26"/>
                <w:szCs w:val="26"/>
                <w:rtl/>
              </w:rPr>
              <w:t>مقدمه</w:t>
            </w:r>
            <w:r w:rsidR="002300A1">
              <w:rPr>
                <w:rFonts w:ascii="Diwani 3" w:hAnsi="Diwani 3" w:hint="cs"/>
                <w:szCs w:val="24"/>
                <w:rtl/>
              </w:rPr>
              <w:t xml:space="preserve"> ..................................................................................</w:t>
            </w:r>
            <w:r w:rsidR="00EA5648">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double" w:sz="4" w:space="0" w:color="auto"/>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w:t>
            </w:r>
          </w:p>
        </w:tc>
      </w:tr>
      <w:tr w:rsidR="00EC4BBC">
        <w:trPr>
          <w:trHeight w:val="367"/>
        </w:trPr>
        <w:tc>
          <w:tcPr>
            <w:tcW w:w="7920" w:type="dxa"/>
            <w:tcBorders>
              <w:top w:val="nil"/>
              <w:left w:val="nil"/>
              <w:bottom w:val="nil"/>
              <w:right w:val="nil"/>
            </w:tcBorders>
          </w:tcPr>
          <w:p w:rsidR="00EC4BBC" w:rsidRPr="00EC4BBC" w:rsidRDefault="00EC4BBC" w:rsidP="008D06DE">
            <w:pPr>
              <w:spacing w:line="16" w:lineRule="atLeast"/>
              <w:ind w:firstLine="0"/>
              <w:rPr>
                <w:rFonts w:ascii="Diwani 3" w:hAnsi="Diwani 3"/>
                <w:szCs w:val="24"/>
                <w:rtl/>
              </w:rPr>
            </w:pPr>
            <w:r w:rsidRPr="00EA5648">
              <w:rPr>
                <w:rFonts w:ascii="Diwani 3" w:hAnsi="Diwani 3" w:hint="cs"/>
                <w:sz w:val="26"/>
                <w:szCs w:val="26"/>
                <w:rtl/>
              </w:rPr>
              <w:t xml:space="preserve">فصل </w:t>
            </w:r>
            <w:r w:rsidR="00433998" w:rsidRPr="00EA5648">
              <w:rPr>
                <w:rFonts w:ascii="Diwani 3" w:hAnsi="Diwani 3" w:hint="cs"/>
                <w:sz w:val="26"/>
                <w:szCs w:val="26"/>
                <w:rtl/>
              </w:rPr>
              <w:t>يکم</w:t>
            </w:r>
            <w:r w:rsidR="00BF6EAB" w:rsidRPr="00EA5648">
              <w:rPr>
                <w:rFonts w:ascii="Diwani 3" w:hAnsi="Diwani 3" w:hint="cs"/>
                <w:sz w:val="26"/>
                <w:szCs w:val="26"/>
                <w:rtl/>
              </w:rPr>
              <w:t xml:space="preserve"> - </w:t>
            </w:r>
            <w:r w:rsidRPr="00EA5648">
              <w:rPr>
                <w:rFonts w:ascii="Diwani 3" w:hAnsi="Diwani 3" w:hint="cs"/>
                <w:sz w:val="26"/>
                <w:szCs w:val="26"/>
                <w:rtl/>
              </w:rPr>
              <w:t xml:space="preserve"> </w:t>
            </w:r>
            <w:r w:rsidR="008D06DE">
              <w:rPr>
                <w:rFonts w:hint="cs"/>
                <w:sz w:val="26"/>
                <w:szCs w:val="26"/>
                <w:rtl/>
              </w:rPr>
              <w:t>مرور کلی سیستم های تلفنی</w:t>
            </w:r>
            <w:r w:rsidR="002300A1">
              <w:rPr>
                <w:rFonts w:hint="cs"/>
                <w:szCs w:val="24"/>
                <w:rtl/>
              </w:rPr>
              <w:t>............................</w:t>
            </w:r>
            <w:r w:rsidR="00EA5648">
              <w:rPr>
                <w:rFonts w:hint="cs"/>
                <w:szCs w:val="24"/>
                <w:rtl/>
              </w:rPr>
              <w:t>...</w:t>
            </w:r>
            <w:r w:rsidR="002300A1">
              <w:rPr>
                <w:rFonts w:hint="cs"/>
                <w:szCs w:val="24"/>
                <w:rtl/>
              </w:rPr>
              <w:t>...........</w:t>
            </w:r>
            <w:r w:rsidR="00E10DA8">
              <w:rPr>
                <w:rFonts w:hint="cs"/>
                <w:szCs w:val="24"/>
                <w:rtl/>
              </w:rPr>
              <w:t>.......</w:t>
            </w:r>
            <w:r w:rsidR="002300A1">
              <w:rPr>
                <w:rFonts w:hint="cs"/>
                <w:szCs w:val="24"/>
                <w:rtl/>
              </w:rPr>
              <w:t>.................</w:t>
            </w:r>
            <w:r w:rsidR="009A347C">
              <w:rPr>
                <w:rFonts w:hint="cs"/>
                <w:szCs w:val="24"/>
                <w:rtl/>
              </w:rPr>
              <w:t xml:space="preserve"> </w:t>
            </w:r>
            <w:r w:rsidR="002300A1">
              <w:rPr>
                <w:rFonts w:hint="cs"/>
                <w:szCs w:val="24"/>
                <w:rtl/>
              </w:rPr>
              <w:t>..........................</w:t>
            </w:r>
          </w:p>
        </w:tc>
        <w:tc>
          <w:tcPr>
            <w:tcW w:w="900" w:type="dxa"/>
            <w:tcBorders>
              <w:top w:val="nil"/>
              <w:left w:val="nil"/>
              <w:bottom w:val="nil"/>
              <w:right w:val="nil"/>
            </w:tcBorders>
          </w:tcPr>
          <w:p w:rsidR="00EC4BBC" w:rsidRPr="00A64121" w:rsidRDefault="00EC4BBC"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330962" w:rsidRDefault="00D30742" w:rsidP="001F754E">
            <w:pPr>
              <w:spacing w:line="16" w:lineRule="atLeast"/>
              <w:ind w:firstLine="0"/>
              <w:rPr>
                <w:rFonts w:ascii="Diwani 3" w:hAnsi="Diwani 3"/>
                <w:szCs w:val="24"/>
                <w:rtl/>
              </w:rPr>
            </w:pPr>
            <w:r>
              <w:rPr>
                <w:rFonts w:ascii="Diwani 3" w:hAnsi="Diwani 3" w:hint="cs"/>
                <w:szCs w:val="24"/>
                <w:rtl/>
              </w:rPr>
              <w:t xml:space="preserve">1-1- </w:t>
            </w:r>
            <w:r w:rsidR="008D06DE" w:rsidRPr="008D06DE">
              <w:rPr>
                <w:rFonts w:ascii="Diwani 3" w:hAnsi="Diwani 3"/>
                <w:szCs w:val="24"/>
                <w:rtl/>
              </w:rPr>
              <w:t xml:space="preserve">مرکز تلفن </w:t>
            </w:r>
            <w:r w:rsidR="00330962" w:rsidRPr="00330962">
              <w:rPr>
                <w:rFonts w:ascii="Diwani 3" w:hAnsi="Diwani 3"/>
                <w:szCs w:val="24"/>
                <w:rtl/>
              </w:rPr>
              <w:t>‏</w:t>
            </w:r>
            <w:r w:rsidR="002300A1">
              <w:rPr>
                <w:rFonts w:ascii="Diwani 3" w:hAnsi="Diwani 3" w:hint="cs"/>
                <w:szCs w:val="24"/>
                <w:rtl/>
              </w:rPr>
              <w:t xml:space="preserve"> .....................................</w:t>
            </w:r>
            <w:r w:rsidR="001F754E">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1F754E">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330962" w:rsidRPr="00A64121" w:rsidRDefault="00330962" w:rsidP="005B3B97">
            <w:pPr>
              <w:spacing w:line="16" w:lineRule="atLeast"/>
              <w:ind w:firstLine="0"/>
              <w:jc w:val="right"/>
              <w:rPr>
                <w:rFonts w:ascii="Diwani 3" w:hAnsi="Diwani 3" w:cs="B Nazanin"/>
                <w:szCs w:val="24"/>
                <w:rtl/>
              </w:rPr>
            </w:pPr>
            <w:r w:rsidRPr="00A64121">
              <w:rPr>
                <w:rFonts w:ascii="Diwani 3" w:hAnsi="Diwani 3" w:cs="B Nazanin" w:hint="cs"/>
                <w:szCs w:val="24"/>
                <w:rtl/>
              </w:rPr>
              <w:t>2</w:t>
            </w:r>
          </w:p>
        </w:tc>
      </w:tr>
      <w:tr w:rsidR="00330962">
        <w:trPr>
          <w:trHeight w:val="367"/>
        </w:trPr>
        <w:tc>
          <w:tcPr>
            <w:tcW w:w="7920" w:type="dxa"/>
            <w:tcBorders>
              <w:top w:val="nil"/>
              <w:left w:val="nil"/>
              <w:bottom w:val="nil"/>
              <w:right w:val="nil"/>
            </w:tcBorders>
          </w:tcPr>
          <w:p w:rsidR="00330962" w:rsidRPr="00027F6F" w:rsidRDefault="00D30742" w:rsidP="001F754E">
            <w:pPr>
              <w:pStyle w:val="Heading2"/>
              <w:spacing w:line="16" w:lineRule="atLeast"/>
              <w:ind w:firstLine="0"/>
              <w:rPr>
                <w:b w:val="0"/>
                <w:bCs w:val="0"/>
                <w:sz w:val="20"/>
                <w:szCs w:val="24"/>
                <w:rtl/>
              </w:rPr>
            </w:pPr>
            <w:r w:rsidRPr="00027F6F">
              <w:rPr>
                <w:rFonts w:hint="cs"/>
                <w:b w:val="0"/>
                <w:bCs w:val="0"/>
                <w:sz w:val="20"/>
                <w:szCs w:val="24"/>
                <w:rtl/>
              </w:rPr>
              <w:t xml:space="preserve">1-2- </w:t>
            </w:r>
            <w:r w:rsidR="008D06DE" w:rsidRPr="008D06DE">
              <w:rPr>
                <w:rFonts w:hint="cs"/>
                <w:b w:val="0"/>
                <w:bCs w:val="0"/>
                <w:sz w:val="20"/>
                <w:szCs w:val="24"/>
                <w:rtl/>
              </w:rPr>
              <w:t>مرکز تلفن نرم افزاری</w:t>
            </w:r>
            <w:r w:rsidR="002300A1">
              <w:rPr>
                <w:rFonts w:hint="cs"/>
                <w:b w:val="0"/>
                <w:bCs w:val="0"/>
                <w:sz w:val="20"/>
                <w:szCs w:val="24"/>
                <w:rtl/>
              </w:rPr>
              <w:t>............</w:t>
            </w:r>
            <w:r w:rsidR="008D06DE">
              <w:rPr>
                <w:rFonts w:hint="cs"/>
                <w:b w:val="0"/>
                <w:bCs w:val="0"/>
                <w:sz w:val="20"/>
                <w:szCs w:val="24"/>
                <w:rtl/>
              </w:rPr>
              <w:t xml:space="preserve"> </w:t>
            </w:r>
            <w:r w:rsidR="001F754E">
              <w:rPr>
                <w:rFonts w:hint="cs"/>
                <w:b w:val="0"/>
                <w:bCs w:val="0"/>
                <w:sz w:val="20"/>
                <w:szCs w:val="24"/>
                <w:rtl/>
              </w:rPr>
              <w:t>...........................................</w:t>
            </w:r>
            <w:r w:rsidR="008D06DE">
              <w:rPr>
                <w:rFonts w:hint="cs"/>
                <w:b w:val="0"/>
                <w:bCs w:val="0"/>
                <w:sz w:val="20"/>
                <w:szCs w:val="24"/>
                <w:rtl/>
              </w:rPr>
              <w:t>..............</w:t>
            </w:r>
            <w:r w:rsidR="002300A1">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330962">
        <w:trPr>
          <w:trHeight w:val="367"/>
        </w:trPr>
        <w:tc>
          <w:tcPr>
            <w:tcW w:w="7920" w:type="dxa"/>
            <w:tcBorders>
              <w:top w:val="nil"/>
              <w:left w:val="nil"/>
              <w:bottom w:val="nil"/>
              <w:right w:val="nil"/>
            </w:tcBorders>
          </w:tcPr>
          <w:p w:rsidR="00330962" w:rsidRPr="00D30742" w:rsidRDefault="00D30742" w:rsidP="001F754E">
            <w:pPr>
              <w:pStyle w:val="Heading3"/>
              <w:spacing w:before="0" w:after="0" w:line="16" w:lineRule="atLeast"/>
              <w:ind w:firstLine="0"/>
              <w:rPr>
                <w:b w:val="0"/>
                <w:bCs w:val="0"/>
                <w:sz w:val="20"/>
                <w:szCs w:val="24"/>
                <w:rtl/>
              </w:rPr>
            </w:pPr>
            <w:r w:rsidRPr="00D30742">
              <w:rPr>
                <w:rFonts w:hint="cs"/>
                <w:b w:val="0"/>
                <w:bCs w:val="0"/>
                <w:sz w:val="20"/>
                <w:szCs w:val="24"/>
                <w:rtl/>
              </w:rPr>
              <w:t xml:space="preserve">1-2-1- </w:t>
            </w:r>
            <w:r w:rsidR="008D06DE" w:rsidRPr="008D06DE">
              <w:rPr>
                <w:b w:val="0"/>
                <w:bCs w:val="0"/>
                <w:sz w:val="20"/>
                <w:szCs w:val="24"/>
                <w:rtl/>
              </w:rPr>
              <w:t>استر</w:t>
            </w:r>
            <w:r w:rsidR="008D06DE" w:rsidRPr="008D06DE">
              <w:rPr>
                <w:rFonts w:hint="cs"/>
                <w:b w:val="0"/>
                <w:bCs w:val="0"/>
                <w:sz w:val="20"/>
                <w:szCs w:val="24"/>
                <w:rtl/>
              </w:rPr>
              <w:t>ی</w:t>
            </w:r>
            <w:r w:rsidR="008D06DE" w:rsidRPr="008D06DE">
              <w:rPr>
                <w:rFonts w:hint="eastAsia"/>
                <w:b w:val="0"/>
                <w:bCs w:val="0"/>
                <w:sz w:val="20"/>
                <w:szCs w:val="24"/>
                <w:rtl/>
              </w:rPr>
              <w:t>سک</w:t>
            </w:r>
            <w:r w:rsidR="001F754E">
              <w:rPr>
                <w:rFonts w:hint="cs"/>
                <w:b w:val="0"/>
                <w:bCs w:val="0"/>
                <w:sz w:val="20"/>
                <w:szCs w:val="24"/>
                <w:rtl/>
              </w:rPr>
              <w:t xml:space="preserve"> .....................................................................................................................................</w:t>
            </w:r>
          </w:p>
        </w:tc>
        <w:tc>
          <w:tcPr>
            <w:tcW w:w="900" w:type="dxa"/>
            <w:tcBorders>
              <w:top w:val="nil"/>
              <w:left w:val="nil"/>
              <w:bottom w:val="nil"/>
              <w:right w:val="nil"/>
            </w:tcBorders>
          </w:tcPr>
          <w:p w:rsidR="00330962"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4</w:t>
            </w:r>
          </w:p>
        </w:tc>
      </w:tr>
      <w:tr w:rsidR="004522D6">
        <w:trPr>
          <w:trHeight w:val="367"/>
        </w:trPr>
        <w:tc>
          <w:tcPr>
            <w:tcW w:w="7920" w:type="dxa"/>
            <w:tcBorders>
              <w:top w:val="nil"/>
              <w:left w:val="nil"/>
              <w:bottom w:val="nil"/>
              <w:right w:val="nil"/>
            </w:tcBorders>
          </w:tcPr>
          <w:p w:rsidR="004522D6" w:rsidRPr="00D30742" w:rsidRDefault="004522D6" w:rsidP="001F754E">
            <w:pPr>
              <w:pStyle w:val="Heading3"/>
              <w:spacing w:before="0" w:after="0" w:line="16" w:lineRule="atLeast"/>
              <w:ind w:firstLine="0"/>
              <w:rPr>
                <w:b w:val="0"/>
                <w:bCs w:val="0"/>
                <w:sz w:val="20"/>
                <w:szCs w:val="24"/>
                <w:rtl/>
              </w:rPr>
            </w:pPr>
            <w:r w:rsidRPr="00D30742">
              <w:rPr>
                <w:rFonts w:hint="cs"/>
                <w:b w:val="0"/>
                <w:bCs w:val="0"/>
                <w:sz w:val="20"/>
                <w:szCs w:val="24"/>
                <w:rtl/>
              </w:rPr>
              <w:t>1-2-</w:t>
            </w:r>
            <w:r w:rsidR="001F754E" w:rsidRPr="001F754E">
              <w:rPr>
                <w:b w:val="0"/>
                <w:bCs w:val="0"/>
                <w:sz w:val="20"/>
                <w:szCs w:val="24"/>
                <w:rtl/>
              </w:rPr>
              <w:t>1-1- سرو</w:t>
            </w:r>
            <w:r w:rsidR="001F754E" w:rsidRPr="001F754E">
              <w:rPr>
                <w:rFonts w:hint="cs"/>
                <w:b w:val="0"/>
                <w:bCs w:val="0"/>
                <w:sz w:val="20"/>
                <w:szCs w:val="24"/>
                <w:rtl/>
              </w:rPr>
              <w:t>ی</w:t>
            </w:r>
            <w:r w:rsidR="001F754E" w:rsidRPr="001F754E">
              <w:rPr>
                <w:rFonts w:hint="eastAsia"/>
                <w:b w:val="0"/>
                <w:bCs w:val="0"/>
                <w:sz w:val="20"/>
                <w:szCs w:val="24"/>
                <w:rtl/>
              </w:rPr>
              <w:t>س</w:t>
            </w:r>
            <w:r w:rsidR="001F754E" w:rsidRPr="001F754E">
              <w:rPr>
                <w:b w:val="0"/>
                <w:bCs w:val="0"/>
                <w:sz w:val="20"/>
                <w:szCs w:val="24"/>
                <w:rtl/>
              </w:rPr>
              <w:t xml:space="preserve"> ها</w:t>
            </w:r>
            <w:r w:rsidR="001F754E" w:rsidRPr="001F754E">
              <w:rPr>
                <w:rFonts w:hint="cs"/>
                <w:b w:val="0"/>
                <w:bCs w:val="0"/>
                <w:sz w:val="20"/>
                <w:szCs w:val="24"/>
                <w:rtl/>
              </w:rPr>
              <w:t>ی</w:t>
            </w:r>
            <w:r w:rsidR="001F754E" w:rsidRPr="001F754E">
              <w:rPr>
                <w:b w:val="0"/>
                <w:bCs w:val="0"/>
                <w:sz w:val="20"/>
                <w:szCs w:val="24"/>
                <w:rtl/>
              </w:rPr>
              <w:t xml:space="preserve"> پاسخگو</w:t>
            </w:r>
            <w:r w:rsidR="001F754E" w:rsidRPr="001F754E">
              <w:rPr>
                <w:rFonts w:hint="cs"/>
                <w:b w:val="0"/>
                <w:bCs w:val="0"/>
                <w:sz w:val="20"/>
                <w:szCs w:val="24"/>
                <w:rtl/>
              </w:rPr>
              <w:t>ی</w:t>
            </w:r>
            <w:r w:rsidR="001F754E" w:rsidRPr="001F754E">
              <w:rPr>
                <w:b w:val="0"/>
                <w:bCs w:val="0"/>
                <w:sz w:val="20"/>
                <w:szCs w:val="24"/>
                <w:rtl/>
              </w:rPr>
              <w:t xml:space="preserve"> تعامل</w:t>
            </w:r>
            <w:r w:rsidR="001F754E" w:rsidRPr="001F754E">
              <w:rPr>
                <w:rFonts w:hint="cs"/>
                <w:b w:val="0"/>
                <w:bCs w:val="0"/>
                <w:sz w:val="20"/>
                <w:szCs w:val="24"/>
                <w:rtl/>
              </w:rPr>
              <w:t>ی</w:t>
            </w:r>
            <w:r w:rsidR="002300A1">
              <w:rPr>
                <w:rFonts w:hint="cs"/>
                <w:b w:val="0"/>
                <w:bCs w:val="0"/>
                <w:sz w:val="20"/>
                <w:szCs w:val="24"/>
                <w:rtl/>
              </w:rPr>
              <w:t>.......</w:t>
            </w:r>
            <w:r w:rsidR="001F754E">
              <w:rPr>
                <w:rFonts w:hint="cs"/>
                <w:b w:val="0"/>
                <w:bCs w:val="0"/>
                <w:sz w:val="20"/>
                <w:szCs w:val="24"/>
                <w:rtl/>
              </w:rPr>
              <w:t xml:space="preserve"> </w:t>
            </w:r>
            <w:r w:rsidR="002300A1">
              <w:rPr>
                <w:rFonts w:hint="cs"/>
                <w:b w:val="0"/>
                <w:bCs w:val="0"/>
                <w:sz w:val="20"/>
                <w:szCs w:val="24"/>
                <w:rtl/>
              </w:rPr>
              <w:t>........................................</w:t>
            </w:r>
            <w:r w:rsidR="00E10DA8">
              <w:rPr>
                <w:rFonts w:hint="cs"/>
                <w:b w:val="0"/>
                <w:bCs w:val="0"/>
                <w:sz w:val="20"/>
                <w:szCs w:val="24"/>
                <w:rtl/>
              </w:rPr>
              <w:t>...</w:t>
            </w:r>
            <w:r w:rsidR="001F754E">
              <w:rPr>
                <w:rFonts w:hint="cs"/>
                <w:b w:val="0"/>
                <w:bCs w:val="0"/>
                <w:sz w:val="20"/>
                <w:szCs w:val="24"/>
                <w:rtl/>
              </w:rPr>
              <w:t>....</w:t>
            </w:r>
            <w:r w:rsidR="00E10DA8">
              <w:rPr>
                <w:rFonts w:hint="cs"/>
                <w:b w:val="0"/>
                <w:bCs w:val="0"/>
                <w:sz w:val="20"/>
                <w:szCs w:val="24"/>
                <w:rtl/>
              </w:rPr>
              <w:t>.</w:t>
            </w:r>
            <w:r w:rsidR="002300A1">
              <w:rPr>
                <w:rFonts w:hint="cs"/>
                <w:b w:val="0"/>
                <w:bCs w:val="0"/>
                <w:sz w:val="20"/>
                <w:szCs w:val="24"/>
                <w:rtl/>
              </w:rPr>
              <w:t>.......</w:t>
            </w:r>
            <w:r w:rsidR="009A347C">
              <w:rPr>
                <w:rFonts w:hint="cs"/>
                <w:b w:val="0"/>
                <w:bCs w:val="0"/>
                <w:sz w:val="20"/>
                <w:szCs w:val="24"/>
                <w:rtl/>
              </w:rPr>
              <w:t xml:space="preserve">  </w:t>
            </w:r>
            <w:r w:rsidR="002300A1">
              <w:rPr>
                <w:rFonts w:hint="cs"/>
                <w:b w:val="0"/>
                <w:bCs w:val="0"/>
                <w:sz w:val="20"/>
                <w:szCs w:val="24"/>
                <w:rtl/>
              </w:rPr>
              <w:t>.................................</w:t>
            </w:r>
          </w:p>
        </w:tc>
        <w:tc>
          <w:tcPr>
            <w:tcW w:w="900" w:type="dxa"/>
            <w:tcBorders>
              <w:top w:val="nil"/>
              <w:left w:val="nil"/>
              <w:bottom w:val="nil"/>
              <w:right w:val="nil"/>
            </w:tcBorders>
          </w:tcPr>
          <w:p w:rsidR="004522D6"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6</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rPr>
              <w:t xml:space="preserve">1-3- </w:t>
            </w:r>
            <w:r w:rsidRPr="00027F6F">
              <w:rPr>
                <w:rFonts w:ascii="Diwani 3" w:hAnsi="Diwani 3" w:hint="cs"/>
                <w:szCs w:val="24"/>
                <w:rtl/>
              </w:rPr>
              <w:t>توالي مطالب در يک پايان نامه</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4A12E4" w:rsidP="005B3B97">
            <w:pPr>
              <w:spacing w:line="16" w:lineRule="atLeast"/>
              <w:ind w:firstLine="0"/>
              <w:jc w:val="right"/>
              <w:rPr>
                <w:rFonts w:ascii="Diwani 3" w:hAnsi="Diwani 3" w:cs="B Nazanin"/>
                <w:szCs w:val="24"/>
                <w:rtl/>
              </w:rPr>
            </w:pPr>
            <w:r w:rsidRPr="00A64121">
              <w:rPr>
                <w:rFonts w:ascii="Diwani 3" w:hAnsi="Diwani 3" w:cs="B Nazanin" w:hint="cs"/>
                <w:szCs w:val="24"/>
                <w:rtl/>
              </w:rPr>
              <w:t>7</w:t>
            </w:r>
          </w:p>
        </w:tc>
      </w:tr>
      <w:tr w:rsidR="004522D6">
        <w:trPr>
          <w:trHeight w:val="367"/>
        </w:trPr>
        <w:tc>
          <w:tcPr>
            <w:tcW w:w="7920" w:type="dxa"/>
            <w:tcBorders>
              <w:top w:val="nil"/>
              <w:left w:val="nil"/>
              <w:bottom w:val="nil"/>
              <w:right w:val="nil"/>
            </w:tcBorders>
          </w:tcPr>
          <w:p w:rsidR="004522D6" w:rsidRDefault="00027F6F" w:rsidP="005B3B97">
            <w:pPr>
              <w:spacing w:line="16" w:lineRule="atLeast"/>
              <w:ind w:firstLine="0"/>
              <w:rPr>
                <w:rFonts w:ascii="Diwani 3" w:hAnsi="Diwani 3"/>
                <w:szCs w:val="24"/>
                <w:rtl/>
              </w:rPr>
            </w:pPr>
            <w:r>
              <w:rPr>
                <w:rFonts w:ascii="Diwani 3" w:hAnsi="Diwani 3" w:hint="cs"/>
                <w:szCs w:val="24"/>
                <w:rtl/>
              </w:rPr>
              <w:t xml:space="preserve">1-4- </w:t>
            </w:r>
            <w:r w:rsidRPr="00027F6F">
              <w:rPr>
                <w:rFonts w:ascii="Diwani 3" w:hAnsi="Diwani 3" w:hint="cs"/>
                <w:szCs w:val="24"/>
                <w:rtl/>
              </w:rPr>
              <w:t>نکات تکميلي در نگارش پايان نامه</w:t>
            </w:r>
            <w:r w:rsidR="002300A1">
              <w:rPr>
                <w:rFonts w:ascii="Diwani 3" w:hAnsi="Diwani 3" w:hint="cs"/>
                <w:szCs w:val="24"/>
                <w:rtl/>
              </w:rPr>
              <w:t xml:space="preserve"> ............................................................</w:t>
            </w:r>
            <w:r w:rsidR="00E10DA8">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8</w:t>
            </w:r>
          </w:p>
        </w:tc>
      </w:tr>
      <w:tr w:rsidR="004522D6">
        <w:trPr>
          <w:trHeight w:val="367"/>
        </w:trPr>
        <w:tc>
          <w:tcPr>
            <w:tcW w:w="7920" w:type="dxa"/>
            <w:tcBorders>
              <w:top w:val="nil"/>
              <w:left w:val="nil"/>
              <w:bottom w:val="nil"/>
              <w:right w:val="nil"/>
            </w:tcBorders>
          </w:tcPr>
          <w:p w:rsidR="004522D6" w:rsidRPr="00EC4BBC" w:rsidRDefault="004522D6" w:rsidP="005B3B97">
            <w:pPr>
              <w:spacing w:line="16" w:lineRule="atLeast"/>
              <w:ind w:firstLine="0"/>
              <w:rPr>
                <w:rFonts w:ascii="Diwani 3" w:hAnsi="Diwani 3"/>
                <w:szCs w:val="24"/>
                <w:rtl/>
                <w:lang w:bidi="fa-IR"/>
              </w:rPr>
            </w:pPr>
            <w:r w:rsidRPr="00EA5648">
              <w:rPr>
                <w:rFonts w:ascii="Diwani 3" w:hAnsi="Diwani 3" w:hint="cs"/>
                <w:sz w:val="26"/>
                <w:szCs w:val="26"/>
                <w:rtl/>
              </w:rPr>
              <w:t xml:space="preserve">فصل دوم- </w:t>
            </w:r>
            <w:proofErr w:type="spellStart"/>
            <w:r w:rsidR="00027F6F" w:rsidRPr="00EA5648">
              <w:rPr>
                <w:rFonts w:ascii="Diwani 3" w:hAnsi="Diwani 3" w:hint="cs"/>
                <w:sz w:val="26"/>
                <w:szCs w:val="26"/>
                <w:rtl/>
                <w:lang w:bidi="fa-IR"/>
              </w:rPr>
              <w:t>شيوه</w:t>
            </w:r>
            <w:proofErr w:type="spellEnd"/>
            <w:r w:rsidR="00027F6F" w:rsidRPr="00EA5648">
              <w:rPr>
                <w:rFonts w:ascii="Diwani 3" w:hAnsi="Diwani 3" w:hint="cs"/>
                <w:sz w:val="26"/>
                <w:szCs w:val="26"/>
                <w:rtl/>
                <w:lang w:bidi="fa-IR"/>
              </w:rPr>
              <w:t xml:space="preserve"> انتخاب و دفاع از پروژه</w:t>
            </w:r>
            <w:r w:rsidR="002300A1">
              <w:rPr>
                <w:rFonts w:ascii="Diwani 3" w:hAnsi="Diwani 3" w:hint="cs"/>
                <w:szCs w:val="24"/>
                <w:rtl/>
                <w:lang w:bidi="fa-IR"/>
              </w:rPr>
              <w:t xml:space="preserve"> ..........................</w:t>
            </w:r>
            <w:r w:rsidR="00EA5648">
              <w:rPr>
                <w:rFonts w:ascii="Diwani 3" w:hAnsi="Diwani 3" w:hint="cs"/>
                <w:szCs w:val="24"/>
                <w:rtl/>
                <w:lang w:bidi="fa-IR"/>
              </w:rPr>
              <w:t>..</w:t>
            </w:r>
            <w:r w:rsidR="002300A1">
              <w:rPr>
                <w:rFonts w:ascii="Diwani 3" w:hAnsi="Diwani 3" w:hint="cs"/>
                <w:szCs w:val="24"/>
                <w:rtl/>
                <w:lang w:bidi="fa-IR"/>
              </w:rPr>
              <w:t>.............................</w:t>
            </w:r>
            <w:r w:rsidR="00E10DA8">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4522D6"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10</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lang w:bidi="fa-IR"/>
              </w:rPr>
            </w:pPr>
            <w:r>
              <w:rPr>
                <w:rFonts w:ascii="Diwani 3" w:hAnsi="Diwani 3" w:hint="cs"/>
                <w:szCs w:val="24"/>
                <w:rtl/>
                <w:lang w:bidi="fa-IR"/>
              </w:rPr>
              <w:t xml:space="preserve">2-1- </w:t>
            </w:r>
            <w:r w:rsidRPr="00027F6F">
              <w:rPr>
                <w:rFonts w:ascii="Diwani 3" w:hAnsi="Diwani 3" w:hint="cs"/>
                <w:szCs w:val="24"/>
                <w:rtl/>
                <w:lang w:bidi="fa-IR"/>
              </w:rPr>
              <w:t xml:space="preserve">زمان انتخاب، </w:t>
            </w:r>
            <w:proofErr w:type="spellStart"/>
            <w:r w:rsidRPr="00027F6F">
              <w:rPr>
                <w:rFonts w:ascii="Diwani 3" w:hAnsi="Diwani 3" w:hint="cs"/>
                <w:szCs w:val="24"/>
                <w:rtl/>
                <w:lang w:bidi="fa-IR"/>
              </w:rPr>
              <w:t>تمديد</w:t>
            </w:r>
            <w:proofErr w:type="spellEnd"/>
            <w:r w:rsidRPr="00027F6F">
              <w:rPr>
                <w:rFonts w:ascii="Diwani 3" w:hAnsi="Diwani 3" w:hint="cs"/>
                <w:szCs w:val="24"/>
                <w:rtl/>
                <w:lang w:bidi="fa-IR"/>
              </w:rPr>
              <w:t xml:space="preserve"> و دفاع پروژه</w:t>
            </w:r>
            <w:r w:rsidR="002300A1">
              <w:rPr>
                <w:rFonts w:ascii="Diwani 3" w:hAnsi="Diwani 3" w:hint="cs"/>
                <w:szCs w:val="24"/>
                <w:rtl/>
                <w:lang w:bidi="fa-IR"/>
              </w:rPr>
              <w:t xml:space="preserve"> ......................................</w:t>
            </w:r>
            <w:r w:rsidR="009A347C">
              <w:rPr>
                <w:rFonts w:ascii="Diwani 3" w:hAnsi="Diwani 3" w:hint="cs"/>
                <w:szCs w:val="24"/>
                <w:rtl/>
                <w:lang w:bidi="fa-IR"/>
              </w:rPr>
              <w:t xml:space="preserve"> </w:t>
            </w:r>
            <w:r w:rsidR="002300A1">
              <w:rPr>
                <w:rFonts w:ascii="Diwani 3" w:hAnsi="Diwani 3" w:hint="cs"/>
                <w:szCs w:val="24"/>
                <w:rtl/>
                <w:lang w:bidi="fa-IR"/>
              </w:rPr>
              <w:t>.....................</w:t>
            </w:r>
            <w:r w:rsidR="00E10DA8">
              <w:rPr>
                <w:rFonts w:ascii="Diwani 3" w:hAnsi="Diwani 3" w:hint="cs"/>
                <w:szCs w:val="24"/>
                <w:rtl/>
                <w:lang w:bidi="fa-IR"/>
              </w:rPr>
              <w:t>...</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10</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Pr>
                <w:rFonts w:ascii="Diwani 3" w:hAnsi="Diwani 3" w:hint="cs"/>
                <w:szCs w:val="24"/>
                <w:rtl/>
                <w:lang w:bidi="fa-IR"/>
              </w:rPr>
              <w:t xml:space="preserve">2-2- </w:t>
            </w:r>
            <w:r w:rsidRPr="00027F6F">
              <w:rPr>
                <w:rFonts w:ascii="Diwani 3" w:hAnsi="Diwani 3" w:hint="cs"/>
                <w:szCs w:val="24"/>
                <w:rtl/>
                <w:lang w:bidi="fa-IR"/>
              </w:rPr>
              <w:t>مراحل دفاع از پروژه</w:t>
            </w:r>
            <w:r w:rsidR="002300A1">
              <w:rPr>
                <w:rFonts w:ascii="Diwani 3" w:hAnsi="Diwani 3" w:hint="cs"/>
                <w:szCs w:val="24"/>
                <w:rtl/>
                <w:lang w:bidi="fa-IR"/>
              </w:rPr>
              <w:t xml:space="preserve"> ................................</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2300A1">
              <w:rPr>
                <w:rFonts w:ascii="Diwani 3" w:hAnsi="Diwani 3" w:hint="cs"/>
                <w:szCs w:val="24"/>
                <w:rtl/>
                <w:lang w:bidi="fa-IR"/>
              </w:rPr>
              <w:t>.........................</w:t>
            </w:r>
            <w:r w:rsidR="009A347C">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900" w:type="dxa"/>
            <w:tcBorders>
              <w:top w:val="nil"/>
              <w:left w:val="nil"/>
              <w:bottom w:val="nil"/>
              <w:right w:val="nil"/>
            </w:tcBorders>
          </w:tcPr>
          <w:p w:rsidR="00027F6F" w:rsidRPr="00A64121" w:rsidRDefault="00027F6F" w:rsidP="005B3B97">
            <w:pPr>
              <w:spacing w:line="16" w:lineRule="atLeast"/>
              <w:ind w:firstLine="0"/>
              <w:jc w:val="right"/>
              <w:rPr>
                <w:rFonts w:ascii="Diwani 3" w:hAnsi="Diwani 3" w:cs="B Nazanin"/>
                <w:szCs w:val="24"/>
                <w:rtl/>
              </w:rPr>
            </w:pPr>
            <w:r w:rsidRPr="00A64121">
              <w:rPr>
                <w:rFonts w:ascii="Diwani 3" w:hAnsi="Diwani 3" w:cs="B Nazanin" w:hint="cs"/>
                <w:szCs w:val="24"/>
                <w:rtl/>
              </w:rPr>
              <w:t>12</w:t>
            </w:r>
          </w:p>
        </w:tc>
      </w:tr>
      <w:tr w:rsidR="00E52C8B">
        <w:trPr>
          <w:trHeight w:val="367"/>
        </w:trPr>
        <w:tc>
          <w:tcPr>
            <w:tcW w:w="7920" w:type="dxa"/>
            <w:tcBorders>
              <w:top w:val="nil"/>
              <w:left w:val="nil"/>
              <w:bottom w:val="nil"/>
              <w:right w:val="nil"/>
            </w:tcBorders>
          </w:tcPr>
          <w:p w:rsidR="00E52C8B" w:rsidRPr="00E52C8B" w:rsidRDefault="00E52C8B" w:rsidP="005B3B97">
            <w:pPr>
              <w:spacing w:line="16" w:lineRule="atLeast"/>
              <w:ind w:firstLine="0"/>
              <w:rPr>
                <w:rFonts w:ascii="Diwani 3" w:hAnsi="Diwani 3"/>
                <w:szCs w:val="24"/>
                <w:rtl/>
              </w:rPr>
            </w:pPr>
            <w:r>
              <w:rPr>
                <w:rFonts w:ascii="Diwani 3" w:hAnsi="Diwani 3" w:hint="cs"/>
                <w:szCs w:val="24"/>
                <w:rtl/>
              </w:rPr>
              <w:t xml:space="preserve">2-3- </w:t>
            </w:r>
            <w:r w:rsidRPr="00E52C8B">
              <w:rPr>
                <w:rFonts w:ascii="Diwani 3" w:hAnsi="Diwani 3"/>
                <w:szCs w:val="24"/>
                <w:rtl/>
              </w:rPr>
              <w:t>چند توصيه کاربردي براي انجام صحيح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9A347C">
              <w:rPr>
                <w:rFonts w:ascii="Diwani 3" w:hAnsi="Diwani 3" w:hint="cs"/>
                <w:szCs w:val="24"/>
                <w:rtl/>
              </w:rPr>
              <w:t xml:space="preserve"> </w:t>
            </w:r>
            <w:r>
              <w:rPr>
                <w:rFonts w:ascii="Diwani 3" w:hAnsi="Diwani 3" w:hint="cs"/>
                <w:szCs w:val="24"/>
                <w:rtl/>
              </w:rPr>
              <w:t>..........</w:t>
            </w:r>
          </w:p>
        </w:tc>
        <w:tc>
          <w:tcPr>
            <w:tcW w:w="900" w:type="dxa"/>
            <w:tcBorders>
              <w:top w:val="nil"/>
              <w:left w:val="nil"/>
              <w:bottom w:val="nil"/>
              <w:right w:val="nil"/>
            </w:tcBorders>
          </w:tcPr>
          <w:p w:rsidR="00E52C8B" w:rsidRPr="00A64121" w:rsidRDefault="00E52C8B" w:rsidP="005B3B97">
            <w:pPr>
              <w:tabs>
                <w:tab w:val="right" w:pos="684"/>
              </w:tabs>
              <w:spacing w:line="16" w:lineRule="atLeast"/>
              <w:ind w:firstLine="0"/>
              <w:rPr>
                <w:rFonts w:ascii="Diwani 3" w:hAnsi="Diwani 3" w:cs="B Nazanin"/>
                <w:szCs w:val="24"/>
                <w:rtl/>
                <w:lang w:bidi="fa-IR"/>
              </w:rPr>
            </w:pPr>
            <w:r>
              <w:rPr>
                <w:rFonts w:ascii="Diwani 3" w:hAnsi="Diwani 3" w:cs="B Nazanin"/>
                <w:szCs w:val="24"/>
                <w:rtl/>
              </w:rPr>
              <w:tab/>
            </w:r>
            <w:r>
              <w:rPr>
                <w:rFonts w:ascii="Diwani 3" w:hAnsi="Diwani 3" w:cs="B Nazanin" w:hint="cs"/>
                <w:szCs w:val="24"/>
                <w:rtl/>
              </w:rPr>
              <w:t>14</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 xml:space="preserve">فصل سوم- </w:t>
            </w:r>
            <w:r w:rsidR="00027F6F" w:rsidRPr="00EA5648">
              <w:rPr>
                <w:rFonts w:ascii="Diwani 3" w:hAnsi="Diwani 3" w:hint="cs"/>
                <w:sz w:val="26"/>
                <w:szCs w:val="26"/>
                <w:rtl/>
              </w:rPr>
              <w:t>شيوه ارزشيابي و مصوبات کميته پروژه</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7E0286" w:rsidP="005B3B97">
            <w:pPr>
              <w:spacing w:line="16" w:lineRule="atLeast"/>
              <w:ind w:firstLine="0"/>
              <w:jc w:val="right"/>
              <w:rPr>
                <w:rFonts w:ascii="Diwani 3" w:hAnsi="Diwani 3" w:cs="B Nazanin"/>
                <w:szCs w:val="24"/>
                <w:rtl/>
              </w:rPr>
            </w:pPr>
            <w:r>
              <w:rPr>
                <w:rFonts w:ascii="Diwani 3" w:hAnsi="Diwani 3" w:cs="B Nazanin" w:hint="cs"/>
                <w:szCs w:val="24"/>
                <w:rtl/>
              </w:rPr>
              <w:t>15</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sidRPr="00027F6F">
              <w:rPr>
                <w:rFonts w:ascii="Diwani 3" w:hAnsi="Diwani 3" w:hint="cs"/>
                <w:szCs w:val="24"/>
                <w:rtl/>
              </w:rPr>
              <w:t>3-1- ارزشيابي پايان نامه</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027F6F" w:rsidRPr="00A64121" w:rsidRDefault="007E0286" w:rsidP="005B3B97">
            <w:pPr>
              <w:spacing w:line="16" w:lineRule="atLeast"/>
              <w:ind w:firstLine="0"/>
              <w:jc w:val="right"/>
              <w:rPr>
                <w:rFonts w:ascii="Diwani 3" w:hAnsi="Diwani 3" w:cs="B Nazanin"/>
                <w:szCs w:val="24"/>
                <w:rtl/>
                <w:lang w:bidi="fa-IR"/>
              </w:rPr>
            </w:pPr>
            <w:r>
              <w:rPr>
                <w:rFonts w:ascii="Diwani 3" w:hAnsi="Diwani 3" w:cs="B Nazanin" w:hint="cs"/>
                <w:szCs w:val="24"/>
                <w:rtl/>
              </w:rPr>
              <w:t>15</w:t>
            </w:r>
          </w:p>
        </w:tc>
      </w:tr>
      <w:tr w:rsidR="00027F6F">
        <w:trPr>
          <w:trHeight w:val="367"/>
        </w:trPr>
        <w:tc>
          <w:tcPr>
            <w:tcW w:w="7920" w:type="dxa"/>
            <w:tcBorders>
              <w:top w:val="nil"/>
              <w:left w:val="nil"/>
              <w:bottom w:val="nil"/>
              <w:right w:val="nil"/>
            </w:tcBorders>
          </w:tcPr>
          <w:p w:rsidR="00027F6F" w:rsidRDefault="00027F6F" w:rsidP="005B3B97">
            <w:pPr>
              <w:spacing w:line="16" w:lineRule="atLeast"/>
              <w:ind w:firstLine="0"/>
              <w:rPr>
                <w:rFonts w:ascii="Diwani 3" w:hAnsi="Diwani 3"/>
                <w:szCs w:val="24"/>
                <w:rtl/>
              </w:rPr>
            </w:pPr>
            <w:r w:rsidRPr="00027F6F">
              <w:rPr>
                <w:rFonts w:ascii="Diwani 3" w:hAnsi="Diwani 3" w:hint="cs"/>
                <w:szCs w:val="24"/>
                <w:rtl/>
              </w:rPr>
              <w:t>3-2- جريمه‌ها</w:t>
            </w:r>
            <w:r w:rsidR="006E5FC6">
              <w:rPr>
                <w:rFonts w:ascii="Diwani 3" w:hAnsi="Diwani 3" w:hint="cs"/>
                <w:szCs w:val="24"/>
                <w:rtl/>
              </w:rPr>
              <w:t>ي</w:t>
            </w:r>
            <w:r w:rsidRPr="00027F6F">
              <w:rPr>
                <w:rFonts w:ascii="Diwani 3" w:hAnsi="Diwani 3" w:hint="cs"/>
                <w:szCs w:val="24"/>
                <w:rtl/>
              </w:rPr>
              <w:t>ي</w:t>
            </w:r>
            <w:r w:rsidR="006E5FC6">
              <w:rPr>
                <w:rFonts w:ascii="Diwani 3" w:hAnsi="Diwani 3" w:hint="cs"/>
                <w:szCs w:val="24"/>
                <w:rtl/>
              </w:rPr>
              <w:t xml:space="preserve"> که به </w:t>
            </w:r>
            <w:r w:rsidRPr="00027F6F">
              <w:rPr>
                <w:rFonts w:ascii="Diwani 3" w:hAnsi="Diwani 3" w:hint="cs"/>
                <w:szCs w:val="24"/>
                <w:rtl/>
              </w:rPr>
              <w:t xml:space="preserve"> پروژه</w:t>
            </w:r>
            <w:r w:rsidR="006E5FC6">
              <w:rPr>
                <w:rFonts w:ascii="Diwani 3" w:hAnsi="Diwani 3" w:hint="cs"/>
                <w:szCs w:val="24"/>
                <w:rtl/>
              </w:rPr>
              <w:t xml:space="preserve"> تعلق مي‌گيرد..</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027F6F" w:rsidRPr="00A64121" w:rsidRDefault="000E544A"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فصل چهارم- جمع بندي و نتيجه گيري</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9A347C">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r w:rsidR="009A347C">
              <w:rPr>
                <w:rFonts w:ascii="Diwani 3" w:hAnsi="Diwani 3" w:hint="cs"/>
                <w:szCs w:val="24"/>
                <w:rtl/>
              </w:rPr>
              <w:t xml:space="preserve"> </w:t>
            </w:r>
            <w:r w:rsidR="002300A1">
              <w:rPr>
                <w:rFonts w:ascii="Diwani 3" w:hAnsi="Diwani 3" w:hint="cs"/>
                <w:szCs w:val="24"/>
                <w:rtl/>
              </w:rPr>
              <w:t>........</w:t>
            </w:r>
          </w:p>
        </w:tc>
        <w:tc>
          <w:tcPr>
            <w:tcW w:w="900" w:type="dxa"/>
            <w:tcBorders>
              <w:top w:val="nil"/>
              <w:left w:val="nil"/>
              <w:bottom w:val="nil"/>
              <w:right w:val="nil"/>
            </w:tcBorders>
          </w:tcPr>
          <w:p w:rsidR="004522D6" w:rsidRPr="00A64121" w:rsidRDefault="000224D3" w:rsidP="005B3B97">
            <w:pPr>
              <w:spacing w:line="16" w:lineRule="atLeast"/>
              <w:ind w:firstLine="0"/>
              <w:jc w:val="right"/>
              <w:rPr>
                <w:rFonts w:ascii="Diwani 3" w:hAnsi="Diwani 3" w:cs="B Nazanin"/>
                <w:szCs w:val="24"/>
                <w:rtl/>
              </w:rPr>
            </w:pPr>
            <w:r>
              <w:rPr>
                <w:rFonts w:ascii="Diwani 3" w:hAnsi="Diwani 3" w:cs="B Nazanin" w:hint="cs"/>
                <w:szCs w:val="24"/>
                <w:rtl/>
              </w:rPr>
              <w:t>18</w:t>
            </w:r>
          </w:p>
        </w:tc>
      </w:tr>
      <w:tr w:rsidR="001F44A3">
        <w:trPr>
          <w:trHeight w:val="367"/>
        </w:trPr>
        <w:tc>
          <w:tcPr>
            <w:tcW w:w="7920" w:type="dxa"/>
            <w:tcBorders>
              <w:top w:val="nil"/>
              <w:left w:val="nil"/>
              <w:bottom w:val="nil"/>
              <w:right w:val="nil"/>
            </w:tcBorders>
          </w:tcPr>
          <w:p w:rsidR="001F44A3" w:rsidRDefault="001F44A3" w:rsidP="005B3B97">
            <w:pPr>
              <w:spacing w:line="16" w:lineRule="atLeast"/>
              <w:ind w:firstLine="0"/>
              <w:rPr>
                <w:rFonts w:ascii="Diwani 3" w:hAnsi="Diwani 3"/>
                <w:szCs w:val="24"/>
                <w:rtl/>
              </w:rPr>
            </w:pPr>
            <w:r w:rsidRPr="00EA5648">
              <w:rPr>
                <w:rFonts w:ascii="Diwani 3" w:hAnsi="Diwani 3" w:hint="cs"/>
                <w:sz w:val="26"/>
                <w:szCs w:val="26"/>
                <w:rtl/>
              </w:rPr>
              <w:t>پيوست يک-  فرمهاي مربوط به انتخاب، تمديد و دفاع پروژه</w:t>
            </w:r>
            <w:r>
              <w:rPr>
                <w:rFonts w:ascii="Diwani 3" w:hAnsi="Diwani 3" w:hint="cs"/>
                <w:szCs w:val="24"/>
                <w:rtl/>
              </w:rPr>
              <w:t xml:space="preserve"> .....................................</w:t>
            </w:r>
            <w:r w:rsidR="009A347C">
              <w:rPr>
                <w:rFonts w:ascii="Diwani 3" w:hAnsi="Diwani 3" w:hint="cs"/>
                <w:szCs w:val="24"/>
                <w:rtl/>
              </w:rPr>
              <w:t xml:space="preserve"> </w:t>
            </w:r>
            <w:r>
              <w:rPr>
                <w:rFonts w:ascii="Diwani 3" w:hAnsi="Diwani 3" w:hint="cs"/>
                <w:szCs w:val="24"/>
                <w:rtl/>
              </w:rPr>
              <w:t>........</w:t>
            </w:r>
            <w:r w:rsidR="00E10DA8">
              <w:rPr>
                <w:rFonts w:ascii="Diwani 3" w:hAnsi="Diwani 3" w:hint="cs"/>
                <w:szCs w:val="24"/>
                <w:rtl/>
              </w:rPr>
              <w:t>.........</w:t>
            </w:r>
            <w:r w:rsidR="00EA5648">
              <w:rPr>
                <w:rFonts w:ascii="Diwani 3" w:hAnsi="Diwani 3" w:hint="cs"/>
                <w:szCs w:val="24"/>
                <w:rtl/>
              </w:rPr>
              <w:t>..</w:t>
            </w:r>
            <w:r>
              <w:rPr>
                <w:rFonts w:ascii="Diwani 3" w:hAnsi="Diwani 3" w:hint="cs"/>
                <w:szCs w:val="24"/>
                <w:rtl/>
              </w:rPr>
              <w:t>.....</w:t>
            </w:r>
          </w:p>
        </w:tc>
        <w:tc>
          <w:tcPr>
            <w:tcW w:w="900" w:type="dxa"/>
            <w:tcBorders>
              <w:top w:val="nil"/>
              <w:left w:val="nil"/>
              <w:bottom w:val="nil"/>
              <w:right w:val="nil"/>
            </w:tcBorders>
          </w:tcPr>
          <w:p w:rsidR="001F44A3" w:rsidRDefault="00C047E8" w:rsidP="005B3B97">
            <w:pPr>
              <w:spacing w:line="16" w:lineRule="atLeast"/>
              <w:ind w:firstLine="0"/>
              <w:jc w:val="right"/>
              <w:rPr>
                <w:rFonts w:ascii="Diwani 3" w:hAnsi="Diwani 3" w:cs="B Nazanin"/>
                <w:szCs w:val="24"/>
                <w:rtl/>
              </w:rPr>
            </w:pPr>
            <w:r>
              <w:rPr>
                <w:rFonts w:ascii="Diwani 3" w:hAnsi="Diwani 3" w:cs="B Nazanin" w:hint="cs"/>
                <w:szCs w:val="24"/>
                <w:rtl/>
              </w:rPr>
              <w:t>19</w:t>
            </w:r>
          </w:p>
        </w:tc>
      </w:tr>
      <w:tr w:rsidR="004522D6">
        <w:trPr>
          <w:trHeight w:val="367"/>
        </w:trPr>
        <w:tc>
          <w:tcPr>
            <w:tcW w:w="7920" w:type="dxa"/>
            <w:tcBorders>
              <w:top w:val="nil"/>
              <w:left w:val="nil"/>
              <w:bottom w:val="nil"/>
              <w:right w:val="nil"/>
            </w:tcBorders>
          </w:tcPr>
          <w:p w:rsidR="004522D6" w:rsidRDefault="004522D6" w:rsidP="005B3B97">
            <w:pPr>
              <w:spacing w:line="16" w:lineRule="atLeast"/>
              <w:ind w:firstLine="0"/>
              <w:rPr>
                <w:rFonts w:ascii="Diwani 3" w:hAnsi="Diwani 3"/>
                <w:szCs w:val="24"/>
                <w:rtl/>
              </w:rPr>
            </w:pPr>
            <w:r w:rsidRPr="00EA5648">
              <w:rPr>
                <w:rFonts w:ascii="Diwani 3" w:hAnsi="Diwani 3" w:hint="cs"/>
                <w:sz w:val="26"/>
                <w:szCs w:val="26"/>
                <w:rtl/>
              </w:rPr>
              <w:t>منابع و مراجع</w:t>
            </w:r>
            <w:r w:rsidR="002300A1">
              <w:rPr>
                <w:rFonts w:ascii="Diwani 3" w:hAnsi="Diwani 3" w:hint="cs"/>
                <w:szCs w:val="24"/>
                <w:rtl/>
              </w:rPr>
              <w:t xml:space="preserve"> ......</w:t>
            </w:r>
            <w:r w:rsidR="00EA5648">
              <w:rPr>
                <w:rFonts w:ascii="Diwani 3" w:hAnsi="Diwani 3" w:hint="cs"/>
                <w:szCs w:val="24"/>
                <w:rtl/>
              </w:rPr>
              <w:t>...</w:t>
            </w:r>
            <w:r w:rsidR="002300A1">
              <w:rPr>
                <w:rFonts w:ascii="Diwani 3" w:hAnsi="Diwani 3" w:hint="cs"/>
                <w:szCs w:val="24"/>
                <w:rtl/>
              </w:rPr>
              <w:t>..............................................................................................</w:t>
            </w:r>
            <w:r w:rsidR="00E10DA8">
              <w:rPr>
                <w:rFonts w:ascii="Diwani 3" w:hAnsi="Diwani 3" w:hint="cs"/>
                <w:szCs w:val="24"/>
                <w:rtl/>
              </w:rPr>
              <w:t>........</w:t>
            </w:r>
            <w:r w:rsidR="002300A1">
              <w:rPr>
                <w:rFonts w:ascii="Diwani 3" w:hAnsi="Diwani 3" w:hint="cs"/>
                <w:szCs w:val="24"/>
                <w:rtl/>
              </w:rPr>
              <w:t>......................</w:t>
            </w:r>
          </w:p>
        </w:tc>
        <w:tc>
          <w:tcPr>
            <w:tcW w:w="900" w:type="dxa"/>
            <w:tcBorders>
              <w:top w:val="nil"/>
              <w:left w:val="nil"/>
              <w:bottom w:val="nil"/>
              <w:right w:val="nil"/>
            </w:tcBorders>
          </w:tcPr>
          <w:p w:rsidR="004522D6" w:rsidRPr="00A64121" w:rsidRDefault="00591711" w:rsidP="005B3B97">
            <w:pPr>
              <w:spacing w:line="16" w:lineRule="atLeast"/>
              <w:ind w:firstLine="0"/>
              <w:jc w:val="right"/>
              <w:rPr>
                <w:rFonts w:ascii="Diwani 3" w:hAnsi="Diwani 3" w:cs="B Nazanin"/>
                <w:szCs w:val="24"/>
                <w:rtl/>
              </w:rPr>
            </w:pPr>
            <w:r>
              <w:rPr>
                <w:rFonts w:ascii="Diwani 3" w:hAnsi="Diwani 3" w:cs="B Nazanin" w:hint="cs"/>
                <w:szCs w:val="24"/>
                <w:rtl/>
              </w:rPr>
              <w:t>26</w:t>
            </w:r>
          </w:p>
        </w:tc>
      </w:tr>
    </w:tbl>
    <w:p w:rsidR="00E87AF0" w:rsidRDefault="00E87AF0" w:rsidP="005B3B97">
      <w:pPr>
        <w:spacing w:line="16" w:lineRule="atLeast"/>
        <w:jc w:val="center"/>
        <w:rPr>
          <w:rFonts w:ascii="Diwani 3" w:hAnsi="Diwani 3"/>
          <w:b/>
          <w:bCs/>
          <w:szCs w:val="24"/>
          <w:rtl/>
        </w:rPr>
      </w:pPr>
    </w:p>
    <w:p w:rsidR="00EC4BBC" w:rsidRDefault="002C4766" w:rsidP="005B3B97">
      <w:pPr>
        <w:spacing w:line="16" w:lineRule="atLeast"/>
        <w:rPr>
          <w:rFonts w:ascii="Diwani 3" w:hAnsi="Diwani 3"/>
          <w:szCs w:val="24"/>
          <w:rtl/>
        </w:rPr>
      </w:pPr>
      <w:r>
        <w:rPr>
          <w:rFonts w:ascii="Diwani 3" w:hAnsi="Diwani 3"/>
          <w:noProof/>
          <w:sz w:val="26"/>
          <w:szCs w:val="26"/>
          <w:rtl/>
        </w:rPr>
        <w:pict>
          <v:shape id="_x0000_s1103" type="#_x0000_t202" style="position:absolute;left:0;text-align:left;margin-left:189pt;margin-top:31.55pt;width:54pt;height:18pt;z-index:251661312" stroked="f">
            <v:textbox style="mso-next-textbox:#_x0000_s1103" inset="0,0,0,0">
              <w:txbxContent>
                <w:p w:rsidR="002C4766" w:rsidRPr="00F6511B" w:rsidRDefault="002C4766" w:rsidP="003F09FC">
                  <w:pPr>
                    <w:jc w:val="left"/>
                    <w:rPr>
                      <w:szCs w:val="24"/>
                      <w:rtl/>
                      <w:lang w:bidi="fa-IR"/>
                    </w:rPr>
                  </w:pPr>
                  <w:r>
                    <w:rPr>
                      <w:rFonts w:hint="cs"/>
                      <w:szCs w:val="24"/>
                      <w:rtl/>
                      <w:lang w:bidi="fa-IR"/>
                    </w:rPr>
                    <w:t>ج</w:t>
                  </w:r>
                </w:p>
              </w:txbxContent>
            </v:textbox>
            <w10:wrap anchorx="page"/>
          </v:shape>
        </w:pict>
      </w:r>
      <w:r w:rsidR="003A3213">
        <w:rPr>
          <w:rFonts w:ascii="Diwani 3" w:hAnsi="Diwani 3"/>
          <w:szCs w:val="24"/>
          <w:rtl/>
        </w:rPr>
        <w:br w:type="page"/>
      </w: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3A3213" w:rsidRDefault="003A3213"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 xml:space="preserve">فهرست </w:t>
      </w:r>
      <w:r w:rsidR="00D33715">
        <w:rPr>
          <w:rFonts w:ascii="Diwani 3" w:hAnsi="Diwani 3" w:cs="B Lotus" w:hint="eastAsia"/>
          <w:b/>
          <w:bCs/>
          <w:sz w:val="28"/>
          <w:rtl/>
        </w:rPr>
        <w:t>شکل‌ها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720"/>
        <w:gridCol w:w="720"/>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743" w:type="dxa"/>
            <w:gridSpan w:val="2"/>
            <w:tcBorders>
              <w:top w:val="double" w:sz="4" w:space="0" w:color="auto"/>
              <w:left w:val="nil"/>
              <w:bottom w:val="nil"/>
              <w:right w:val="nil"/>
            </w:tcBorders>
          </w:tcPr>
          <w:p w:rsidR="00EC4BBC" w:rsidRPr="00EC4BBC" w:rsidRDefault="00AE0A57" w:rsidP="005B3B97">
            <w:pPr>
              <w:spacing w:line="16" w:lineRule="atLeast"/>
              <w:ind w:firstLine="0"/>
              <w:rPr>
                <w:rFonts w:ascii="Diwani 3" w:hAnsi="Diwani 3"/>
                <w:szCs w:val="24"/>
                <w:rtl/>
              </w:rPr>
            </w:pPr>
            <w:r w:rsidRPr="00AE0A57">
              <w:rPr>
                <w:rFonts w:ascii="Diwani 3" w:hAnsi="Diwani 3" w:hint="cs"/>
                <w:szCs w:val="24"/>
                <w:rtl/>
              </w:rPr>
              <w:t>شکل 1-1- فاصله‌هاي مناسب براي نوشته هاي روي جلد</w:t>
            </w:r>
            <w:r w:rsidR="002300A1">
              <w:rPr>
                <w:rFonts w:ascii="Diwani 3" w:hAnsi="Diwani 3" w:hint="cs"/>
                <w:szCs w:val="24"/>
                <w:rtl/>
              </w:rPr>
              <w:t xml:space="preserve"> ......................................................</w:t>
            </w:r>
            <w:r w:rsidR="00E10DA8">
              <w:rPr>
                <w:rFonts w:ascii="Diwani 3" w:hAnsi="Diwani 3" w:hint="cs"/>
                <w:szCs w:val="24"/>
                <w:rtl/>
              </w:rPr>
              <w:t>...</w:t>
            </w:r>
            <w:r w:rsidR="002300A1">
              <w:rPr>
                <w:rFonts w:ascii="Diwani 3" w:hAnsi="Diwani 3" w:hint="cs"/>
                <w:szCs w:val="24"/>
                <w:rtl/>
              </w:rPr>
              <w:t>.................</w:t>
            </w:r>
          </w:p>
        </w:tc>
        <w:tc>
          <w:tcPr>
            <w:tcW w:w="720" w:type="dxa"/>
            <w:tcBorders>
              <w:top w:val="double" w:sz="4" w:space="0" w:color="auto"/>
              <w:left w:val="nil"/>
              <w:bottom w:val="nil"/>
              <w:right w:val="nil"/>
            </w:tcBorders>
          </w:tcPr>
          <w:p w:rsidR="00EC4BBC" w:rsidRPr="00AE0A57" w:rsidRDefault="00AE0A57" w:rsidP="005B3B97">
            <w:pPr>
              <w:spacing w:line="16" w:lineRule="atLeast"/>
              <w:ind w:firstLine="0"/>
              <w:jc w:val="right"/>
              <w:rPr>
                <w:rFonts w:ascii="Diwani 3" w:hAnsi="Diwani 3"/>
                <w:szCs w:val="24"/>
                <w:rtl/>
              </w:rPr>
            </w:pPr>
            <w:r w:rsidRPr="00AE0A57">
              <w:rPr>
                <w:rFonts w:ascii="Diwani 3" w:hAnsi="Diwani 3" w:hint="cs"/>
                <w:szCs w:val="24"/>
                <w:rtl/>
              </w:rPr>
              <w:t>3</w:t>
            </w:r>
          </w:p>
        </w:tc>
      </w:tr>
      <w:tr w:rsidR="00EC4BBC">
        <w:trPr>
          <w:trHeight w:val="367"/>
        </w:trPr>
        <w:tc>
          <w:tcPr>
            <w:tcW w:w="7743" w:type="dxa"/>
            <w:gridSpan w:val="2"/>
            <w:tcBorders>
              <w:top w:val="nil"/>
              <w:left w:val="nil"/>
              <w:bottom w:val="nil"/>
              <w:right w:val="nil"/>
            </w:tcBorders>
          </w:tcPr>
          <w:p w:rsidR="00EC4BBC" w:rsidRPr="00AE0A57" w:rsidRDefault="00AE0A57" w:rsidP="005B3B97">
            <w:pPr>
              <w:spacing w:line="16" w:lineRule="atLeast"/>
              <w:ind w:firstLine="0"/>
              <w:rPr>
                <w:rFonts w:ascii="Diwani 3" w:hAnsi="Diwani 3"/>
                <w:szCs w:val="24"/>
                <w:rtl/>
                <w:lang w:bidi="fa-IR"/>
              </w:rPr>
            </w:pPr>
            <w:r w:rsidRPr="00AE0A57">
              <w:rPr>
                <w:rFonts w:ascii="Diwani 3" w:hAnsi="Diwani 3" w:hint="cs"/>
                <w:szCs w:val="24"/>
                <w:rtl/>
                <w:lang w:bidi="fa-IR"/>
              </w:rPr>
              <w:t xml:space="preserve">شکل 1-2- نوشتن عنوان پروژه و نام دانشجو </w:t>
            </w:r>
            <w:proofErr w:type="spellStart"/>
            <w:r w:rsidRPr="00AE0A57">
              <w:rPr>
                <w:rFonts w:ascii="Diwani 3" w:hAnsi="Diwani 3" w:hint="cs"/>
                <w:szCs w:val="24"/>
                <w:rtl/>
                <w:lang w:bidi="fa-IR"/>
              </w:rPr>
              <w:t>روي</w:t>
            </w:r>
            <w:proofErr w:type="spellEnd"/>
            <w:r w:rsidRPr="00AE0A57">
              <w:rPr>
                <w:rFonts w:ascii="Diwani 3" w:hAnsi="Diwani 3" w:hint="cs"/>
                <w:szCs w:val="24"/>
                <w:rtl/>
                <w:lang w:bidi="fa-IR"/>
              </w:rPr>
              <w:t xml:space="preserve"> عطف </w:t>
            </w:r>
            <w:proofErr w:type="spellStart"/>
            <w:r w:rsidRPr="00AE0A57">
              <w:rPr>
                <w:rFonts w:ascii="Diwani 3" w:hAnsi="Diwani 3" w:hint="cs"/>
                <w:szCs w:val="24"/>
                <w:rtl/>
                <w:lang w:bidi="fa-IR"/>
              </w:rPr>
              <w:t>پايان</w:t>
            </w:r>
            <w:proofErr w:type="spellEnd"/>
            <w:r w:rsidRPr="00AE0A57">
              <w:rPr>
                <w:rFonts w:ascii="Diwani 3" w:hAnsi="Diwani 3" w:hint="cs"/>
                <w:szCs w:val="24"/>
                <w:rtl/>
                <w:lang w:bidi="fa-IR"/>
              </w:rPr>
              <w:t xml:space="preserve"> نامه</w:t>
            </w:r>
            <w:r w:rsidR="002300A1">
              <w:rPr>
                <w:rFonts w:ascii="Diwani 3" w:hAnsi="Diwani 3" w:hint="cs"/>
                <w:szCs w:val="24"/>
                <w:rtl/>
                <w:lang w:bidi="fa-IR"/>
              </w:rPr>
              <w:t xml:space="preserve"> ......................................</w:t>
            </w:r>
            <w:r w:rsidR="00E10DA8">
              <w:rPr>
                <w:rFonts w:ascii="Diwani 3" w:hAnsi="Diwani 3" w:hint="cs"/>
                <w:szCs w:val="24"/>
                <w:rtl/>
                <w:lang w:bidi="fa-IR"/>
              </w:rPr>
              <w:t>...</w:t>
            </w:r>
            <w:r w:rsidR="002300A1">
              <w:rPr>
                <w:rFonts w:ascii="Diwani 3" w:hAnsi="Diwani 3" w:hint="cs"/>
                <w:szCs w:val="24"/>
                <w:rtl/>
                <w:lang w:bidi="fa-IR"/>
              </w:rPr>
              <w:t>...................</w:t>
            </w:r>
          </w:p>
        </w:tc>
        <w:tc>
          <w:tcPr>
            <w:tcW w:w="720" w:type="dxa"/>
            <w:tcBorders>
              <w:top w:val="nil"/>
              <w:left w:val="nil"/>
              <w:bottom w:val="nil"/>
              <w:right w:val="nil"/>
            </w:tcBorders>
          </w:tcPr>
          <w:p w:rsidR="00EC4BBC" w:rsidRPr="00AE0A57" w:rsidRDefault="00AE0A57" w:rsidP="005B3B97">
            <w:pPr>
              <w:spacing w:line="16" w:lineRule="atLeast"/>
              <w:ind w:firstLine="0"/>
              <w:jc w:val="right"/>
              <w:rPr>
                <w:rFonts w:ascii="Diwani 3" w:hAnsi="Diwani 3"/>
                <w:szCs w:val="24"/>
                <w:rtl/>
                <w:lang w:bidi="fa-IR"/>
              </w:rPr>
            </w:pPr>
            <w:r w:rsidRPr="00AE0A57">
              <w:rPr>
                <w:rFonts w:ascii="Diwani 3" w:hAnsi="Diwani 3" w:hint="cs"/>
                <w:szCs w:val="24"/>
                <w:rtl/>
                <w:lang w:bidi="fa-IR"/>
              </w:rPr>
              <w:t>3</w:t>
            </w:r>
          </w:p>
        </w:tc>
      </w:tr>
      <w:tr w:rsidR="00EC4BBC">
        <w:trPr>
          <w:trHeight w:val="367"/>
        </w:trPr>
        <w:tc>
          <w:tcPr>
            <w:tcW w:w="7743" w:type="dxa"/>
            <w:gridSpan w:val="2"/>
            <w:tcBorders>
              <w:top w:val="nil"/>
              <w:left w:val="nil"/>
              <w:bottom w:val="nil"/>
              <w:right w:val="nil"/>
            </w:tcBorders>
          </w:tcPr>
          <w:p w:rsidR="00EC4BBC" w:rsidRP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r w:rsidR="00EC4BBC">
        <w:trPr>
          <w:trHeight w:val="367"/>
        </w:trPr>
        <w:tc>
          <w:tcPr>
            <w:tcW w:w="7743"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20" w:type="dxa"/>
            <w:tcBorders>
              <w:top w:val="nil"/>
              <w:left w:val="nil"/>
              <w:bottom w:val="nil"/>
              <w:right w:val="nil"/>
            </w:tcBorders>
          </w:tcPr>
          <w:p w:rsidR="00EC4BBC" w:rsidRDefault="00EC4BBC" w:rsidP="005B3B97">
            <w:pPr>
              <w:spacing w:line="16" w:lineRule="atLeast"/>
              <w:ind w:firstLine="0"/>
              <w:jc w:val="right"/>
              <w:rPr>
                <w:rFonts w:ascii="Diwani 3" w:hAnsi="Diwani 3"/>
                <w:b/>
                <w:bCs/>
                <w:szCs w:val="24"/>
                <w:rtl/>
              </w:rPr>
            </w:pPr>
          </w:p>
        </w:tc>
      </w:tr>
    </w:tbl>
    <w:p w:rsidR="00E64460" w:rsidRDefault="00E64460" w:rsidP="005B3B97">
      <w:pPr>
        <w:spacing w:line="16" w:lineRule="atLeast"/>
        <w:jc w:val="center"/>
        <w:rPr>
          <w:rFonts w:ascii="Diwani 3" w:hAnsi="Diwani 3"/>
          <w:szCs w:val="24"/>
          <w:rtl/>
        </w:rPr>
      </w:pPr>
      <w:r>
        <w:rPr>
          <w:rFonts w:ascii="Diwani 3" w:hAnsi="Diwani 3" w:hint="cs"/>
          <w:szCs w:val="24"/>
          <w:rtl/>
        </w:rPr>
        <w:tab/>
      </w:r>
    </w:p>
    <w:p w:rsidR="00EC4BBC" w:rsidRDefault="002C4766" w:rsidP="005B3B97">
      <w:pPr>
        <w:spacing w:line="16" w:lineRule="atLeast"/>
        <w:rPr>
          <w:rFonts w:ascii="Diwani 3" w:hAnsi="Diwani 3"/>
          <w:szCs w:val="24"/>
          <w:rtl/>
        </w:rPr>
      </w:pPr>
      <w:r>
        <w:rPr>
          <w:rFonts w:ascii="Diwani 3" w:hAnsi="Diwani 3"/>
          <w:noProof/>
          <w:szCs w:val="24"/>
          <w:rtl/>
        </w:rPr>
        <w:pict>
          <v:shape id="_x0000_s1104" type="#_x0000_t202" style="position:absolute;left:0;text-align:left;margin-left:180pt;margin-top:262.05pt;width:54pt;height:18pt;z-index:251662336" stroked="f">
            <v:textbox style="mso-next-textbox:#_x0000_s1104" inset="0,0,0,0">
              <w:txbxContent>
                <w:p w:rsidR="002C4766" w:rsidRPr="00F6511B" w:rsidRDefault="002C4766" w:rsidP="003F09FC">
                  <w:pPr>
                    <w:jc w:val="left"/>
                    <w:rPr>
                      <w:szCs w:val="24"/>
                      <w:rtl/>
                      <w:lang w:bidi="fa-IR"/>
                    </w:rPr>
                  </w:pPr>
                  <w:r>
                    <w:rPr>
                      <w:rFonts w:hint="cs"/>
                      <w:szCs w:val="24"/>
                      <w:rtl/>
                      <w:lang w:bidi="fa-IR"/>
                    </w:rPr>
                    <w:t>چ</w:t>
                  </w:r>
                </w:p>
              </w:txbxContent>
            </v:textbox>
            <w10:wrap anchorx="page"/>
          </v:shape>
        </w:pict>
      </w:r>
      <w:r w:rsidR="00BC43FF">
        <w:rPr>
          <w:rFonts w:ascii="Diwani 3" w:hAnsi="Diwani 3"/>
          <w:szCs w:val="24"/>
          <w:rtl/>
        </w:rPr>
        <w:br w:type="page"/>
      </w: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BC43FF" w:rsidRDefault="00BC43FF" w:rsidP="005B3B97">
      <w:pPr>
        <w:spacing w:line="16" w:lineRule="atLeast"/>
        <w:rPr>
          <w:rFonts w:ascii="Diwani 3" w:hAnsi="Diwani 3"/>
          <w:szCs w:val="24"/>
          <w:rtl/>
        </w:rPr>
      </w:pPr>
    </w:p>
    <w:p w:rsidR="00EC4BBC" w:rsidRPr="00843C82" w:rsidRDefault="00EC4BBC" w:rsidP="005B3B97">
      <w:pPr>
        <w:spacing w:line="16" w:lineRule="atLeast"/>
        <w:ind w:firstLine="0"/>
        <w:jc w:val="center"/>
        <w:rPr>
          <w:rFonts w:ascii="Diwani 3" w:hAnsi="Diwani 3" w:cs="B Lotus"/>
          <w:b/>
          <w:bCs/>
          <w:sz w:val="28"/>
          <w:rtl/>
        </w:rPr>
      </w:pPr>
      <w:r w:rsidRPr="00843C82">
        <w:rPr>
          <w:rFonts w:ascii="Diwani 3" w:hAnsi="Diwani 3" w:cs="B Lotus" w:hint="cs"/>
          <w:b/>
          <w:bCs/>
          <w:sz w:val="28"/>
          <w:rtl/>
        </w:rPr>
        <w:t>فهرست جدول</w:t>
      </w:r>
      <w:r w:rsidR="00F930A9">
        <w:rPr>
          <w:rFonts w:ascii="Diwani 3" w:hAnsi="Diwani 3" w:cs="B Lotus" w:hint="cs"/>
          <w:b/>
          <w:bCs/>
          <w:sz w:val="28"/>
          <w:rtl/>
        </w:rPr>
        <w:t>ها</w:t>
      </w:r>
    </w:p>
    <w:tbl>
      <w:tblPr>
        <w:bidiVisual/>
        <w:tblW w:w="0" w:type="auto"/>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659"/>
        <w:gridCol w:w="781"/>
      </w:tblGrid>
      <w:tr w:rsidR="00EC4BBC">
        <w:trPr>
          <w:trHeight w:val="367"/>
        </w:trPr>
        <w:tc>
          <w:tcPr>
            <w:tcW w:w="7023" w:type="dxa"/>
            <w:tcBorders>
              <w:top w:val="nil"/>
              <w:left w:val="nil"/>
              <w:bottom w:val="double" w:sz="4" w:space="0" w:color="auto"/>
              <w:right w:val="nil"/>
            </w:tcBorders>
          </w:tcPr>
          <w:p w:rsidR="00EC4BBC" w:rsidRPr="00843C82" w:rsidRDefault="00EC4BBC" w:rsidP="005B3B97">
            <w:pPr>
              <w:spacing w:line="16" w:lineRule="atLeast"/>
              <w:ind w:firstLine="0"/>
              <w:jc w:val="left"/>
              <w:rPr>
                <w:rFonts w:cs="B Lotus"/>
                <w:b/>
                <w:bCs/>
                <w:rtl/>
              </w:rPr>
            </w:pPr>
            <w:r w:rsidRPr="00843C82">
              <w:rPr>
                <w:rFonts w:cs="B Lotus" w:hint="cs"/>
                <w:b/>
                <w:bCs/>
                <w:rtl/>
              </w:rPr>
              <w:t>عنوان</w:t>
            </w:r>
          </w:p>
        </w:tc>
        <w:tc>
          <w:tcPr>
            <w:tcW w:w="1440" w:type="dxa"/>
            <w:gridSpan w:val="2"/>
            <w:tcBorders>
              <w:top w:val="nil"/>
              <w:left w:val="nil"/>
              <w:bottom w:val="double" w:sz="4" w:space="0" w:color="auto"/>
              <w:right w:val="nil"/>
            </w:tcBorders>
          </w:tcPr>
          <w:p w:rsidR="00EC4BBC" w:rsidRPr="00843C82" w:rsidRDefault="00EC4BBC" w:rsidP="005B3B97">
            <w:pPr>
              <w:spacing w:line="16" w:lineRule="atLeast"/>
              <w:ind w:firstLine="0"/>
              <w:jc w:val="right"/>
              <w:rPr>
                <w:rFonts w:cs="B Lotus"/>
                <w:b/>
                <w:bCs/>
                <w:rtl/>
              </w:rPr>
            </w:pPr>
            <w:r w:rsidRPr="00843C82">
              <w:rPr>
                <w:rFonts w:cs="B Lotus" w:hint="cs"/>
                <w:b/>
                <w:bCs/>
                <w:rtl/>
              </w:rPr>
              <w:t>صفحه</w:t>
            </w:r>
          </w:p>
        </w:tc>
      </w:tr>
      <w:tr w:rsidR="00EC4BBC">
        <w:trPr>
          <w:trHeight w:val="367"/>
        </w:trPr>
        <w:tc>
          <w:tcPr>
            <w:tcW w:w="7682" w:type="dxa"/>
            <w:gridSpan w:val="2"/>
            <w:tcBorders>
              <w:top w:val="double" w:sz="4" w:space="0" w:color="auto"/>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2-1-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انتخاب پروژه توسط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در </w:t>
            </w:r>
            <w:proofErr w:type="spellStart"/>
            <w:r w:rsidRPr="00A0382E">
              <w:rPr>
                <w:rFonts w:ascii="Diwani 3" w:hAnsi="Diwani 3" w:hint="cs"/>
                <w:szCs w:val="24"/>
                <w:rtl/>
                <w:lang w:bidi="fa-IR"/>
              </w:rPr>
              <w:t>ترمهاي</w:t>
            </w:r>
            <w:proofErr w:type="spellEnd"/>
            <w:r w:rsidRPr="00A0382E">
              <w:rPr>
                <w:rFonts w:ascii="Diwani 3" w:hAnsi="Diwani 3" w:hint="cs"/>
                <w:szCs w:val="24"/>
                <w:rtl/>
                <w:lang w:bidi="fa-IR"/>
              </w:rPr>
              <w:t xml:space="preserve"> مختلف</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double" w:sz="4" w:space="0" w:color="auto"/>
              <w:left w:val="nil"/>
              <w:bottom w:val="nil"/>
              <w:right w:val="nil"/>
            </w:tcBorders>
            <w:vAlign w:val="center"/>
          </w:tcPr>
          <w:p w:rsidR="00EC4BBC" w:rsidRPr="00A0382E" w:rsidRDefault="00835C0F" w:rsidP="005B3B97">
            <w:pPr>
              <w:spacing w:line="16" w:lineRule="atLeast"/>
              <w:ind w:firstLine="0"/>
              <w:jc w:val="right"/>
              <w:rPr>
                <w:rFonts w:ascii="Diwani 3" w:hAnsi="Diwani 3" w:cs="B Nazanin"/>
                <w:szCs w:val="24"/>
                <w:rtl/>
              </w:rPr>
            </w:pPr>
            <w:r w:rsidRPr="00A0382E">
              <w:rPr>
                <w:rFonts w:ascii="Diwani 3" w:hAnsi="Diwani 3" w:cs="B Nazanin" w:hint="cs"/>
                <w:szCs w:val="24"/>
                <w:rtl/>
              </w:rPr>
              <w:t>11</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2-2-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ارسال نمره به آموزش </w:t>
            </w:r>
            <w:proofErr w:type="spellStart"/>
            <w:r w:rsidRPr="00A0382E">
              <w:rPr>
                <w:rFonts w:ascii="Diwani 3" w:hAnsi="Diwani 3" w:hint="cs"/>
                <w:szCs w:val="24"/>
                <w:rtl/>
                <w:lang w:bidi="fa-IR"/>
              </w:rPr>
              <w:t>براي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دانشجوياني</w:t>
            </w:r>
            <w:proofErr w:type="spellEnd"/>
            <w:r w:rsidRPr="00A0382E">
              <w:rPr>
                <w:rFonts w:ascii="Diwani 3" w:hAnsi="Diwani 3" w:hint="cs"/>
                <w:szCs w:val="24"/>
                <w:rtl/>
                <w:lang w:bidi="fa-IR"/>
              </w:rPr>
              <w:t xml:space="preserve"> که پروژه ناتمام ندارند، بر اساس زمان انتخاب پروژه</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D0411B"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2-3-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ارسال نمره به آموزش </w:t>
            </w:r>
            <w:proofErr w:type="spellStart"/>
            <w:r w:rsidRPr="00A0382E">
              <w:rPr>
                <w:rFonts w:ascii="Diwani 3" w:hAnsi="Diwani 3" w:hint="cs"/>
                <w:szCs w:val="24"/>
                <w:rtl/>
                <w:lang w:bidi="fa-IR"/>
              </w:rPr>
              <w:t>براي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دانشجوياني</w:t>
            </w:r>
            <w:proofErr w:type="spellEnd"/>
            <w:r w:rsidRPr="00A0382E">
              <w:rPr>
                <w:rFonts w:ascii="Diwani 3" w:hAnsi="Diwani 3" w:hint="cs"/>
                <w:szCs w:val="24"/>
                <w:rtl/>
                <w:lang w:bidi="fa-IR"/>
              </w:rPr>
              <w:t xml:space="preserve"> که پروژه ناتمام برداشته </w:t>
            </w:r>
            <w:proofErr w:type="spellStart"/>
            <w:r w:rsidRPr="00A0382E">
              <w:rPr>
                <w:rFonts w:ascii="Diwani 3" w:hAnsi="Diwani 3" w:hint="cs"/>
                <w:szCs w:val="24"/>
                <w:rtl/>
                <w:lang w:bidi="fa-IR"/>
              </w:rPr>
              <w:t>اند</w:t>
            </w:r>
            <w:proofErr w:type="spellEnd"/>
            <w:r w:rsidRPr="00A0382E">
              <w:rPr>
                <w:rFonts w:ascii="Diwani 3" w:hAnsi="Diwani 3" w:hint="cs"/>
                <w:szCs w:val="24"/>
                <w:rtl/>
                <w:lang w:bidi="fa-IR"/>
              </w:rPr>
              <w:t xml:space="preserve">، بر اساس زمان انتخاب پروژه و </w:t>
            </w:r>
            <w:proofErr w:type="spellStart"/>
            <w:r w:rsidRPr="00A0382E">
              <w:rPr>
                <w:rFonts w:ascii="Diwani 3" w:hAnsi="Diwani 3" w:hint="cs"/>
                <w:szCs w:val="24"/>
                <w:rtl/>
                <w:lang w:bidi="fa-IR"/>
              </w:rPr>
              <w:t>تمديد</w:t>
            </w:r>
            <w:proofErr w:type="spellEnd"/>
            <w:r w:rsidRPr="00A0382E">
              <w:rPr>
                <w:rFonts w:ascii="Diwani 3" w:hAnsi="Diwani 3" w:hint="cs"/>
                <w:szCs w:val="24"/>
                <w:rtl/>
                <w:lang w:bidi="fa-IR"/>
              </w:rPr>
              <w:t xml:space="preserve"> آن</w:t>
            </w:r>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DD6DBC" w:rsidRDefault="00DD6DBC" w:rsidP="005B3B97">
            <w:pPr>
              <w:spacing w:line="16" w:lineRule="atLeast"/>
              <w:ind w:firstLine="0"/>
              <w:jc w:val="right"/>
              <w:rPr>
                <w:rFonts w:ascii="Diwani 3" w:hAnsi="Diwani 3" w:cs="B Nazanin"/>
                <w:szCs w:val="24"/>
                <w:rtl/>
              </w:rPr>
            </w:pPr>
          </w:p>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12</w:t>
            </w:r>
          </w:p>
        </w:tc>
      </w:tr>
      <w:tr w:rsidR="00EC4BBC">
        <w:trPr>
          <w:trHeight w:val="367"/>
        </w:trPr>
        <w:tc>
          <w:tcPr>
            <w:tcW w:w="7682" w:type="dxa"/>
            <w:gridSpan w:val="2"/>
            <w:tcBorders>
              <w:top w:val="nil"/>
              <w:left w:val="nil"/>
              <w:bottom w:val="nil"/>
              <w:right w:val="nil"/>
            </w:tcBorders>
          </w:tcPr>
          <w:p w:rsidR="00EC4BBC" w:rsidRPr="00A0382E" w:rsidRDefault="00835C0F"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2-4- </w:t>
            </w:r>
            <w:proofErr w:type="spellStart"/>
            <w:r w:rsidRPr="00A0382E">
              <w:rPr>
                <w:rFonts w:ascii="Diwani 3" w:hAnsi="Diwani 3" w:hint="cs"/>
                <w:szCs w:val="24"/>
                <w:rtl/>
                <w:lang w:bidi="fa-IR"/>
              </w:rPr>
              <w:t>آخرين</w:t>
            </w:r>
            <w:proofErr w:type="spellEnd"/>
            <w:r w:rsidRPr="00A0382E">
              <w:rPr>
                <w:rFonts w:ascii="Diwani 3" w:hAnsi="Diwani 3" w:hint="cs"/>
                <w:szCs w:val="24"/>
                <w:rtl/>
                <w:lang w:bidi="fa-IR"/>
              </w:rPr>
              <w:t xml:space="preserve"> مهلت </w:t>
            </w:r>
            <w:proofErr w:type="spellStart"/>
            <w:r w:rsidRPr="00A0382E">
              <w:rPr>
                <w:rFonts w:ascii="Diwani 3" w:hAnsi="Diwani 3" w:hint="cs"/>
                <w:szCs w:val="24"/>
                <w:rtl/>
                <w:lang w:bidi="fa-IR"/>
              </w:rPr>
              <w:t>تکميل</w:t>
            </w:r>
            <w:proofErr w:type="spellEnd"/>
            <w:r w:rsidRPr="00A0382E">
              <w:rPr>
                <w:rFonts w:ascii="Diwani 3" w:hAnsi="Diwani 3" w:hint="cs"/>
                <w:szCs w:val="24"/>
                <w:rtl/>
                <w:lang w:bidi="fa-IR"/>
              </w:rPr>
              <w:t xml:space="preserve"> و </w:t>
            </w:r>
            <w:proofErr w:type="spellStart"/>
            <w:r w:rsidRPr="00A0382E">
              <w:rPr>
                <w:rFonts w:ascii="Diwani 3" w:hAnsi="Diwani 3" w:hint="cs"/>
                <w:szCs w:val="24"/>
                <w:rtl/>
                <w:lang w:bidi="fa-IR"/>
              </w:rPr>
              <w:t>تحويل</w:t>
            </w:r>
            <w:proofErr w:type="spellEnd"/>
            <w:r w:rsidRPr="00A0382E">
              <w:rPr>
                <w:rFonts w:ascii="Diwani 3" w:hAnsi="Diwani 3" w:hint="cs"/>
                <w:szCs w:val="24"/>
                <w:rtl/>
                <w:lang w:bidi="fa-IR"/>
              </w:rPr>
              <w:t xml:space="preserve"> فرم </w:t>
            </w:r>
            <w:proofErr w:type="spellStart"/>
            <w:r w:rsidRPr="00A0382E">
              <w:rPr>
                <w:rFonts w:ascii="Diwani 3" w:hAnsi="Diwani 3" w:hint="cs"/>
                <w:szCs w:val="24"/>
                <w:rtl/>
                <w:lang w:bidi="fa-IR"/>
              </w:rPr>
              <w:t>تمديد</w:t>
            </w:r>
            <w:proofErr w:type="spellEnd"/>
            <w:r w:rsidRPr="00A0382E">
              <w:rPr>
                <w:rFonts w:ascii="Diwani 3" w:hAnsi="Diwani 3" w:hint="cs"/>
                <w:szCs w:val="24"/>
                <w:rtl/>
                <w:lang w:bidi="fa-IR"/>
              </w:rPr>
              <w:t xml:space="preserve"> پروژه به </w:t>
            </w:r>
            <w:proofErr w:type="spellStart"/>
            <w:r w:rsidRPr="00A0382E">
              <w:rPr>
                <w:rFonts w:ascii="Diwani 3" w:hAnsi="Diwani 3" w:hint="cs"/>
                <w:szCs w:val="24"/>
                <w:rtl/>
                <w:lang w:bidi="fa-IR"/>
              </w:rPr>
              <w:t>کميته</w:t>
            </w:r>
            <w:proofErr w:type="spellEnd"/>
            <w:r w:rsidRPr="00A0382E">
              <w:rPr>
                <w:rFonts w:ascii="Diwani 3" w:hAnsi="Diwani 3" w:hint="cs"/>
                <w:szCs w:val="24"/>
                <w:rtl/>
                <w:lang w:bidi="fa-IR"/>
              </w:rPr>
              <w:t xml:space="preserve"> پروژه بر اساس </w:t>
            </w:r>
            <w:proofErr w:type="spellStart"/>
            <w:r w:rsidRPr="00A0382E">
              <w:rPr>
                <w:rFonts w:ascii="Diwani 3" w:hAnsi="Diwani 3" w:hint="cs"/>
                <w:szCs w:val="24"/>
                <w:rtl/>
                <w:lang w:bidi="fa-IR"/>
              </w:rPr>
              <w:t>نيمسال</w:t>
            </w:r>
            <w:proofErr w:type="spellEnd"/>
            <w:r w:rsidRPr="00A0382E">
              <w:rPr>
                <w:rFonts w:ascii="Diwani 3" w:hAnsi="Diwani 3" w:hint="cs"/>
                <w:szCs w:val="24"/>
                <w:rtl/>
                <w:lang w:bidi="fa-IR"/>
              </w:rPr>
              <w:t xml:space="preserve"> انتخاب پروژه</w:t>
            </w:r>
            <w:r w:rsidR="00DD6DBC">
              <w:rPr>
                <w:rFonts w:ascii="Diwani 3" w:hAnsi="Diwani 3" w:hint="cs"/>
                <w:szCs w:val="24"/>
                <w:rtl/>
                <w:lang w:bidi="fa-IR"/>
              </w:rPr>
              <w:t xml:space="preserve"> </w:t>
            </w:r>
          </w:p>
        </w:tc>
        <w:tc>
          <w:tcPr>
            <w:tcW w:w="781" w:type="dxa"/>
            <w:tcBorders>
              <w:top w:val="nil"/>
              <w:left w:val="nil"/>
              <w:bottom w:val="nil"/>
              <w:right w:val="nil"/>
            </w:tcBorders>
            <w:vAlign w:val="center"/>
          </w:tcPr>
          <w:p w:rsidR="00EC4BBC" w:rsidRPr="00A0382E" w:rsidRDefault="00A66F0C" w:rsidP="005B3B97">
            <w:pPr>
              <w:spacing w:line="16" w:lineRule="atLeast"/>
              <w:ind w:firstLine="0"/>
              <w:jc w:val="right"/>
              <w:rPr>
                <w:rFonts w:ascii="Diwani 3" w:hAnsi="Diwani 3" w:cs="B Nazanin"/>
                <w:szCs w:val="24"/>
                <w:rtl/>
                <w:lang w:bidi="fa-IR"/>
              </w:rPr>
            </w:pPr>
            <w:r w:rsidRPr="00A0382E">
              <w:rPr>
                <w:rFonts w:ascii="Diwani 3" w:hAnsi="Diwani 3" w:cs="B Nazanin" w:hint="cs"/>
                <w:szCs w:val="24"/>
                <w:rtl/>
                <w:lang w:bidi="fa-IR"/>
              </w:rPr>
              <w:t>12</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rPr>
            </w:pPr>
            <w:r w:rsidRPr="00A0382E">
              <w:rPr>
                <w:rFonts w:ascii="Diwani 3" w:hAnsi="Diwani 3"/>
                <w:szCs w:val="24"/>
                <w:rtl/>
              </w:rPr>
              <w:t>جدول</w:t>
            </w:r>
            <w:r w:rsidRPr="00A0382E">
              <w:rPr>
                <w:rFonts w:ascii="Diwani 3" w:hAnsi="Diwani 3" w:hint="cs"/>
                <w:szCs w:val="24"/>
                <w:rtl/>
                <w:lang w:bidi="fa-IR"/>
              </w:rPr>
              <w:t xml:space="preserve">3-1- </w:t>
            </w:r>
            <w:proofErr w:type="spellStart"/>
            <w:r w:rsidRPr="00A0382E">
              <w:rPr>
                <w:rFonts w:ascii="Diwani 3" w:hAnsi="Diwani 3" w:hint="cs"/>
                <w:szCs w:val="24"/>
                <w:rtl/>
                <w:lang w:bidi="fa-IR"/>
              </w:rPr>
              <w:t>ميزان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تاثير</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هريک</w:t>
            </w:r>
            <w:proofErr w:type="spellEnd"/>
            <w:r w:rsidRPr="00A0382E">
              <w:rPr>
                <w:rFonts w:ascii="Diwani 3" w:hAnsi="Diwani 3" w:hint="cs"/>
                <w:szCs w:val="24"/>
                <w:rtl/>
                <w:lang w:bidi="fa-IR"/>
              </w:rPr>
              <w:t xml:space="preserve"> از </w:t>
            </w:r>
            <w:proofErr w:type="spellStart"/>
            <w:r w:rsidRPr="00A0382E">
              <w:rPr>
                <w:rFonts w:ascii="Diwani 3" w:hAnsi="Diwani 3" w:hint="cs"/>
                <w:szCs w:val="24"/>
                <w:rtl/>
                <w:lang w:bidi="fa-IR"/>
              </w:rPr>
              <w:t>ملاکهاي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ارزشيابي</w:t>
            </w:r>
            <w:proofErr w:type="spellEnd"/>
            <w:r w:rsidRPr="00A0382E">
              <w:rPr>
                <w:rFonts w:ascii="Diwani 3" w:hAnsi="Diwani 3" w:hint="cs"/>
                <w:szCs w:val="24"/>
                <w:rtl/>
                <w:lang w:bidi="fa-IR"/>
              </w:rPr>
              <w:t xml:space="preserve"> در نمره پروژه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کارداني</w:t>
            </w:r>
            <w:proofErr w:type="spellEnd"/>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Pr="00A0382E" w:rsidRDefault="00A66F0C" w:rsidP="005B3B97">
            <w:pPr>
              <w:spacing w:line="16" w:lineRule="atLeast"/>
              <w:ind w:left="567" w:hanging="567"/>
              <w:rPr>
                <w:rFonts w:ascii="Diwani 3" w:hAnsi="Diwani 3"/>
                <w:szCs w:val="24"/>
                <w:rtl/>
                <w:lang w:bidi="fa-IR"/>
              </w:rPr>
            </w:pPr>
            <w:r w:rsidRPr="00A0382E">
              <w:rPr>
                <w:rFonts w:ascii="Diwani 3" w:hAnsi="Diwani 3"/>
                <w:szCs w:val="24"/>
                <w:rtl/>
              </w:rPr>
              <w:t>جدول</w:t>
            </w:r>
            <w:r w:rsidRPr="00A0382E">
              <w:rPr>
                <w:rFonts w:ascii="Diwani 3" w:hAnsi="Diwani 3" w:hint="cs"/>
                <w:szCs w:val="24"/>
                <w:rtl/>
                <w:lang w:bidi="fa-IR"/>
              </w:rPr>
              <w:t xml:space="preserve">3-2- </w:t>
            </w:r>
            <w:proofErr w:type="spellStart"/>
            <w:r w:rsidRPr="00A0382E">
              <w:rPr>
                <w:rFonts w:ascii="Diwani 3" w:hAnsi="Diwani 3" w:hint="cs"/>
                <w:szCs w:val="24"/>
                <w:rtl/>
                <w:lang w:bidi="fa-IR"/>
              </w:rPr>
              <w:t>ميزان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تاثير</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هريک</w:t>
            </w:r>
            <w:proofErr w:type="spellEnd"/>
            <w:r w:rsidRPr="00A0382E">
              <w:rPr>
                <w:rFonts w:ascii="Diwani 3" w:hAnsi="Diwani 3" w:hint="cs"/>
                <w:szCs w:val="24"/>
                <w:rtl/>
                <w:lang w:bidi="fa-IR"/>
              </w:rPr>
              <w:t xml:space="preserve"> از </w:t>
            </w:r>
            <w:proofErr w:type="spellStart"/>
            <w:r w:rsidRPr="00A0382E">
              <w:rPr>
                <w:rFonts w:ascii="Diwani 3" w:hAnsi="Diwani 3" w:hint="cs"/>
                <w:szCs w:val="24"/>
                <w:rtl/>
                <w:lang w:bidi="fa-IR"/>
              </w:rPr>
              <w:t>ملاکهاي</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ارزشيابي</w:t>
            </w:r>
            <w:proofErr w:type="spellEnd"/>
            <w:r w:rsidRPr="00A0382E">
              <w:rPr>
                <w:rFonts w:ascii="Diwani 3" w:hAnsi="Diwani 3" w:hint="cs"/>
                <w:szCs w:val="24"/>
                <w:rtl/>
                <w:lang w:bidi="fa-IR"/>
              </w:rPr>
              <w:t xml:space="preserve"> در نمره پروژه </w:t>
            </w:r>
            <w:proofErr w:type="spellStart"/>
            <w:r w:rsidRPr="00A0382E">
              <w:rPr>
                <w:rFonts w:ascii="Diwani 3" w:hAnsi="Diwani 3" w:hint="cs"/>
                <w:szCs w:val="24"/>
                <w:rtl/>
                <w:lang w:bidi="fa-IR"/>
              </w:rPr>
              <w:t>دانشجويان</w:t>
            </w:r>
            <w:proofErr w:type="spellEnd"/>
            <w:r w:rsidRPr="00A0382E">
              <w:rPr>
                <w:rFonts w:ascii="Diwani 3" w:hAnsi="Diwani 3" w:hint="cs"/>
                <w:szCs w:val="24"/>
                <w:rtl/>
                <w:lang w:bidi="fa-IR"/>
              </w:rPr>
              <w:t xml:space="preserve"> </w:t>
            </w:r>
            <w:proofErr w:type="spellStart"/>
            <w:r w:rsidRPr="00A0382E">
              <w:rPr>
                <w:rFonts w:ascii="Diwani 3" w:hAnsi="Diwani 3" w:hint="cs"/>
                <w:szCs w:val="24"/>
                <w:rtl/>
                <w:lang w:bidi="fa-IR"/>
              </w:rPr>
              <w:t>کارشناسي</w:t>
            </w:r>
            <w:proofErr w:type="spellEnd"/>
            <w:r w:rsidR="00DD6DBC">
              <w:rPr>
                <w:rFonts w:ascii="Diwani 3" w:hAnsi="Diwani 3" w:hint="cs"/>
                <w:szCs w:val="24"/>
                <w:rtl/>
                <w:lang w:bidi="fa-IR"/>
              </w:rPr>
              <w:t xml:space="preserve"> .........</w:t>
            </w:r>
            <w:r w:rsidR="00C73EDD">
              <w:rPr>
                <w:rFonts w:ascii="Diwani 3" w:hAnsi="Diwani 3" w:hint="cs"/>
                <w:szCs w:val="24"/>
                <w:rtl/>
                <w:lang w:bidi="fa-IR"/>
              </w:rPr>
              <w:t>.</w:t>
            </w:r>
            <w:r w:rsidR="00DD6DBC">
              <w:rPr>
                <w:rFonts w:ascii="Diwani 3" w:hAnsi="Diwani 3" w:hint="cs"/>
                <w:szCs w:val="24"/>
                <w:rtl/>
                <w:lang w:bidi="fa-IR"/>
              </w:rPr>
              <w:t>...............</w:t>
            </w:r>
          </w:p>
        </w:tc>
        <w:tc>
          <w:tcPr>
            <w:tcW w:w="781" w:type="dxa"/>
            <w:tcBorders>
              <w:top w:val="nil"/>
              <w:left w:val="nil"/>
              <w:bottom w:val="nil"/>
              <w:right w:val="nil"/>
            </w:tcBorders>
            <w:vAlign w:val="center"/>
          </w:tcPr>
          <w:p w:rsidR="00EC4BBC" w:rsidRPr="00A0382E" w:rsidRDefault="006F572C" w:rsidP="005B3B97">
            <w:pPr>
              <w:spacing w:line="16" w:lineRule="atLeast"/>
              <w:ind w:firstLine="0"/>
              <w:jc w:val="right"/>
              <w:rPr>
                <w:rFonts w:ascii="Diwani 3" w:hAnsi="Diwani 3" w:cs="B Nazanin"/>
                <w:szCs w:val="24"/>
                <w:rtl/>
              </w:rPr>
            </w:pPr>
            <w:r>
              <w:rPr>
                <w:rFonts w:ascii="Diwani 3" w:hAnsi="Diwani 3" w:cs="B Nazanin" w:hint="cs"/>
                <w:szCs w:val="24"/>
                <w:rtl/>
              </w:rPr>
              <w:t>16</w:t>
            </w:r>
          </w:p>
        </w:tc>
      </w:tr>
      <w:tr w:rsidR="00EC4BBC">
        <w:trPr>
          <w:trHeight w:val="367"/>
        </w:trPr>
        <w:tc>
          <w:tcPr>
            <w:tcW w:w="7682" w:type="dxa"/>
            <w:gridSpan w:val="2"/>
            <w:tcBorders>
              <w:top w:val="nil"/>
              <w:left w:val="nil"/>
              <w:bottom w:val="nil"/>
              <w:right w:val="nil"/>
            </w:tcBorders>
          </w:tcPr>
          <w:p w:rsidR="00EC4BBC" w:rsidRDefault="00EC4BBC" w:rsidP="005B3B97">
            <w:pPr>
              <w:spacing w:line="16" w:lineRule="atLeast"/>
              <w:ind w:firstLine="0"/>
              <w:rPr>
                <w:rFonts w:ascii="Diwani 3" w:hAnsi="Diwani 3"/>
                <w:szCs w:val="24"/>
                <w:rtl/>
              </w:rPr>
            </w:pPr>
          </w:p>
        </w:tc>
        <w:tc>
          <w:tcPr>
            <w:tcW w:w="781" w:type="dxa"/>
            <w:tcBorders>
              <w:top w:val="nil"/>
              <w:left w:val="nil"/>
              <w:bottom w:val="nil"/>
              <w:right w:val="nil"/>
            </w:tcBorders>
            <w:vAlign w:val="center"/>
          </w:tcPr>
          <w:p w:rsidR="00EC4BBC" w:rsidRPr="00A0382E" w:rsidRDefault="00EC4BBC" w:rsidP="005B3B97">
            <w:pPr>
              <w:spacing w:line="16" w:lineRule="atLeast"/>
              <w:ind w:firstLine="0"/>
              <w:jc w:val="right"/>
              <w:rPr>
                <w:rFonts w:ascii="Diwani 3" w:hAnsi="Diwani 3"/>
                <w:szCs w:val="24"/>
                <w:rtl/>
              </w:rPr>
            </w:pPr>
          </w:p>
        </w:tc>
      </w:tr>
    </w:tbl>
    <w:p w:rsidR="00EC4BBC" w:rsidRDefault="00EC4BBC" w:rsidP="005B3B97">
      <w:pPr>
        <w:spacing w:line="16" w:lineRule="atLeast"/>
        <w:jc w:val="center"/>
        <w:rPr>
          <w:rFonts w:ascii="Diwani 3" w:hAnsi="Diwani 3"/>
          <w:szCs w:val="24"/>
          <w:rtl/>
        </w:rPr>
      </w:pPr>
    </w:p>
    <w:p w:rsidR="004D0E43" w:rsidRDefault="002C4766" w:rsidP="005B3B97">
      <w:pPr>
        <w:spacing w:line="16" w:lineRule="atLeast"/>
        <w:rPr>
          <w:rFonts w:ascii="Diwani 3" w:hAnsi="Diwani 3"/>
          <w:szCs w:val="24"/>
          <w:rtl/>
        </w:rPr>
      </w:pPr>
      <w:r>
        <w:rPr>
          <w:rFonts w:ascii="Diwani 3" w:hAnsi="Diwani 3"/>
          <w:noProof/>
          <w:szCs w:val="24"/>
          <w:rtl/>
        </w:rPr>
        <w:pict>
          <v:shape id="_x0000_s1105" type="#_x0000_t202" style="position:absolute;left:0;text-align:left;margin-left:180pt;margin-top:222.05pt;width:54pt;height:18pt;z-index:251663360" stroked="f">
            <v:textbox style="mso-next-textbox:#_x0000_s1105" inset="0,0,0,0">
              <w:txbxContent>
                <w:p w:rsidR="002C4766" w:rsidRPr="00F6511B" w:rsidRDefault="002C4766" w:rsidP="003F09FC">
                  <w:pPr>
                    <w:jc w:val="left"/>
                    <w:rPr>
                      <w:szCs w:val="24"/>
                      <w:rtl/>
                      <w:lang w:bidi="fa-IR"/>
                    </w:rPr>
                  </w:pPr>
                  <w:r>
                    <w:rPr>
                      <w:rFonts w:hint="cs"/>
                      <w:szCs w:val="24"/>
                      <w:rtl/>
                      <w:lang w:bidi="fa-IR"/>
                    </w:rPr>
                    <w:t>ح</w:t>
                  </w:r>
                </w:p>
              </w:txbxContent>
            </v:textbox>
            <w10:wrap anchorx="page"/>
          </v:shape>
        </w:pict>
      </w:r>
      <w:r w:rsidR="00C425EC">
        <w:rPr>
          <w:rFonts w:ascii="Diwani 3" w:hAnsi="Diwani 3"/>
          <w:szCs w:val="24"/>
          <w:rtl/>
        </w:rPr>
        <w:br w:type="page"/>
      </w: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C425EC" w:rsidRDefault="00C425EC" w:rsidP="005B3B97">
      <w:pPr>
        <w:spacing w:line="16" w:lineRule="atLeast"/>
        <w:rPr>
          <w:rFonts w:ascii="Diwani 3" w:hAnsi="Diwani 3"/>
          <w:szCs w:val="24"/>
          <w:rtl/>
        </w:rPr>
      </w:pPr>
    </w:p>
    <w:p w:rsidR="004D0E43" w:rsidRPr="00C425EC" w:rsidRDefault="004D0E43" w:rsidP="005B3B97">
      <w:pPr>
        <w:spacing w:line="16" w:lineRule="atLeast"/>
        <w:ind w:firstLine="0"/>
        <w:jc w:val="center"/>
        <w:rPr>
          <w:rFonts w:ascii="Diwani 3" w:hAnsi="Diwani 3" w:cs="B Lotus"/>
          <w:b/>
          <w:bCs/>
          <w:sz w:val="28"/>
          <w:rtl/>
          <w:lang w:bidi="fa-IR"/>
        </w:rPr>
      </w:pPr>
      <w:r w:rsidRPr="00C425EC">
        <w:rPr>
          <w:rFonts w:ascii="Diwani 3" w:hAnsi="Diwani 3" w:cs="B Lotus" w:hint="cs"/>
          <w:b/>
          <w:bCs/>
          <w:sz w:val="28"/>
          <w:rtl/>
        </w:rPr>
        <w:t xml:space="preserve">ليست </w:t>
      </w:r>
      <w:r w:rsidR="00D33715">
        <w:rPr>
          <w:rFonts w:ascii="Diwani 3" w:hAnsi="Diwani 3" w:cs="B Lotus" w:hint="eastAsia"/>
          <w:b/>
          <w:bCs/>
          <w:sz w:val="28"/>
          <w:rtl/>
        </w:rPr>
        <w:t>علائم</w:t>
      </w:r>
      <w:r w:rsidRPr="00C425EC">
        <w:rPr>
          <w:rFonts w:ascii="Diwani 3" w:hAnsi="Diwani 3" w:cs="B Lotus" w:hint="cs"/>
          <w:b/>
          <w:bCs/>
          <w:sz w:val="28"/>
          <w:rtl/>
        </w:rPr>
        <w:t xml:space="preserve"> و اختصارات</w:t>
      </w:r>
    </w:p>
    <w:p w:rsidR="004D0E43" w:rsidRDefault="004D0E43" w:rsidP="005B3B97">
      <w:pPr>
        <w:spacing w:line="16" w:lineRule="atLeast"/>
        <w:jc w:val="center"/>
        <w:rPr>
          <w:rFonts w:ascii="Diwani 3" w:hAnsi="Diwani 3"/>
          <w:b/>
          <w:bCs/>
          <w:szCs w:val="24"/>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8"/>
        <w:gridCol w:w="439"/>
      </w:tblGrid>
      <w:tr w:rsidR="004D0E43" w:rsidTr="00935669">
        <w:trPr>
          <w:trHeight w:val="367"/>
          <w:jc w:val="center"/>
        </w:trPr>
        <w:tc>
          <w:tcPr>
            <w:tcW w:w="4048" w:type="dxa"/>
            <w:tcBorders>
              <w:top w:val="nil"/>
              <w:left w:val="nil"/>
              <w:bottom w:val="nil"/>
              <w:right w:val="nil"/>
            </w:tcBorders>
          </w:tcPr>
          <w:p w:rsidR="004D0E43" w:rsidRPr="00EC4BBC" w:rsidRDefault="00935669" w:rsidP="005B3B97">
            <w:pPr>
              <w:spacing w:line="16" w:lineRule="atLeast"/>
              <w:ind w:firstLine="0"/>
              <w:rPr>
                <w:rFonts w:ascii="Diwani 3" w:hAnsi="Diwani 3"/>
                <w:szCs w:val="24"/>
              </w:rPr>
            </w:pPr>
            <w:r>
              <w:rPr>
                <w:rFonts w:ascii="Diwani 3" w:hAnsi="Diwani 3" w:hint="cs"/>
                <w:szCs w:val="24"/>
                <w:rtl/>
              </w:rPr>
              <w:t>پاسخگوی تعاملی</w:t>
            </w:r>
            <w:r w:rsidR="004D0E43">
              <w:rPr>
                <w:rFonts w:ascii="Diwani 3" w:hAnsi="Diwani 3" w:hint="cs"/>
                <w:szCs w:val="24"/>
                <w:rtl/>
              </w:rPr>
              <w:t xml:space="preserve"> (</w:t>
            </w:r>
            <w:r w:rsidRPr="00935669">
              <w:rPr>
                <w:sz w:val="20"/>
                <w:szCs w:val="20"/>
              </w:rPr>
              <w:t>Interactive voice response</w:t>
            </w:r>
            <w:r w:rsidR="004D0E43">
              <w:rPr>
                <w:rFonts w:ascii="Diwani 3" w:hAnsi="Diwani 3" w:hint="cs"/>
                <w:szCs w:val="24"/>
                <w:rtl/>
              </w:rPr>
              <w:t>)</w:t>
            </w:r>
          </w:p>
        </w:tc>
        <w:tc>
          <w:tcPr>
            <w:tcW w:w="236" w:type="dxa"/>
            <w:tcBorders>
              <w:top w:val="nil"/>
              <w:left w:val="nil"/>
              <w:bottom w:val="nil"/>
              <w:right w:val="nil"/>
            </w:tcBorders>
            <w:vAlign w:val="center"/>
          </w:tcPr>
          <w:p w:rsidR="004D0E43" w:rsidRPr="00097F33" w:rsidRDefault="00935669" w:rsidP="005B3B97">
            <w:pPr>
              <w:spacing w:line="16" w:lineRule="atLeast"/>
              <w:ind w:firstLine="0"/>
              <w:jc w:val="center"/>
              <w:rPr>
                <w:sz w:val="20"/>
                <w:szCs w:val="20"/>
              </w:rPr>
            </w:pPr>
            <w:proofErr w:type="spellStart"/>
            <w:r>
              <w:rPr>
                <w:sz w:val="20"/>
                <w:szCs w:val="20"/>
              </w:rPr>
              <w:t>ivr</w:t>
            </w:r>
            <w:proofErr w:type="spellEnd"/>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rPr>
            </w:pPr>
          </w:p>
        </w:tc>
      </w:tr>
      <w:tr w:rsidR="004D0E43" w:rsidTr="00935669">
        <w:trPr>
          <w:trHeight w:val="367"/>
          <w:jc w:val="center"/>
        </w:trPr>
        <w:tc>
          <w:tcPr>
            <w:tcW w:w="4048" w:type="dxa"/>
            <w:tcBorders>
              <w:top w:val="nil"/>
              <w:left w:val="nil"/>
              <w:bottom w:val="nil"/>
              <w:right w:val="nil"/>
            </w:tcBorders>
          </w:tcPr>
          <w:p w:rsidR="004D0E43" w:rsidRPr="00EC4BBC" w:rsidRDefault="004D0E43" w:rsidP="005B3B97">
            <w:pPr>
              <w:spacing w:line="16" w:lineRule="atLeast"/>
              <w:ind w:firstLine="0"/>
              <w:rPr>
                <w:rFonts w:ascii="Diwani 3" w:hAnsi="Diwani 3"/>
                <w:szCs w:val="24"/>
                <w:rtl/>
                <w:lang w:bidi="fa-IR"/>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sz w:val="20"/>
                <w:szCs w:val="20"/>
                <w:lang w:bidi="fa-IR"/>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 w:val="20"/>
                <w:szCs w:val="20"/>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r w:rsidR="004D0E43" w:rsidTr="00935669">
        <w:trPr>
          <w:trHeight w:val="367"/>
          <w:jc w:val="center"/>
        </w:trPr>
        <w:tc>
          <w:tcPr>
            <w:tcW w:w="4048" w:type="dxa"/>
            <w:tcBorders>
              <w:top w:val="nil"/>
              <w:left w:val="nil"/>
              <w:bottom w:val="nil"/>
              <w:right w:val="nil"/>
            </w:tcBorders>
          </w:tcPr>
          <w:p w:rsidR="004D0E43" w:rsidRDefault="004D0E43" w:rsidP="005B3B97">
            <w:pPr>
              <w:spacing w:line="16" w:lineRule="atLeast"/>
              <w:ind w:firstLine="0"/>
              <w:rPr>
                <w:rFonts w:ascii="Diwani 3" w:hAnsi="Diwani 3"/>
                <w:szCs w:val="24"/>
                <w:rtl/>
              </w:rPr>
            </w:pPr>
          </w:p>
        </w:tc>
        <w:tc>
          <w:tcPr>
            <w:tcW w:w="236" w:type="dxa"/>
            <w:tcBorders>
              <w:top w:val="nil"/>
              <w:left w:val="nil"/>
              <w:bottom w:val="nil"/>
              <w:right w:val="nil"/>
            </w:tcBorders>
            <w:vAlign w:val="center"/>
          </w:tcPr>
          <w:p w:rsidR="004D0E43" w:rsidRPr="00097F33" w:rsidRDefault="004D0E43" w:rsidP="005B3B97">
            <w:pPr>
              <w:spacing w:line="16" w:lineRule="atLeast"/>
              <w:ind w:firstLine="0"/>
              <w:jc w:val="center"/>
              <w:rPr>
                <w:rFonts w:ascii="Diwani 3" w:hAnsi="Diwani 3"/>
                <w:szCs w:val="24"/>
                <w:rtl/>
              </w:rPr>
            </w:pPr>
          </w:p>
        </w:tc>
      </w:tr>
    </w:tbl>
    <w:p w:rsidR="00EC4BBC" w:rsidRDefault="00EC4BBC" w:rsidP="005B3B97">
      <w:pPr>
        <w:spacing w:line="16" w:lineRule="atLeast"/>
        <w:jc w:val="center"/>
        <w:rPr>
          <w:rFonts w:ascii="Diwani 3" w:hAnsi="Diwani 3"/>
          <w:szCs w:val="24"/>
          <w:rtl/>
          <w:lang w:bidi="fa-IR"/>
        </w:rPr>
      </w:pPr>
    </w:p>
    <w:p w:rsidR="004D0E43" w:rsidRDefault="002C4766" w:rsidP="005B3B97">
      <w:pPr>
        <w:spacing w:line="16" w:lineRule="atLeast"/>
        <w:jc w:val="center"/>
        <w:rPr>
          <w:rFonts w:ascii="Diwani 3" w:hAnsi="Diwani 3"/>
          <w:szCs w:val="24"/>
          <w:rtl/>
        </w:rPr>
      </w:pPr>
      <w:r>
        <w:rPr>
          <w:rFonts w:ascii="Diwani 3" w:hAnsi="Diwani 3"/>
          <w:noProof/>
          <w:szCs w:val="24"/>
          <w:rtl/>
        </w:rPr>
        <w:pict>
          <v:shape id="_x0000_s1106" type="#_x0000_t202" style="position:absolute;left:0;text-align:left;margin-left:189pt;margin-top:278.45pt;width:54pt;height:18pt;z-index:251664384" stroked="f">
            <v:textbox style="mso-next-textbox:#_x0000_s1106" inset="0,0,0,0">
              <w:txbxContent>
                <w:p w:rsidR="002C4766" w:rsidRPr="00F6511B" w:rsidRDefault="002C4766" w:rsidP="003F09FC">
                  <w:pPr>
                    <w:jc w:val="left"/>
                    <w:rPr>
                      <w:szCs w:val="24"/>
                      <w:rtl/>
                      <w:lang w:bidi="fa-IR"/>
                    </w:rPr>
                  </w:pPr>
                  <w:r>
                    <w:rPr>
                      <w:rFonts w:hint="cs"/>
                      <w:szCs w:val="24"/>
                      <w:rtl/>
                      <w:lang w:bidi="fa-IR"/>
                    </w:rPr>
                    <w:t>خ</w:t>
                  </w:r>
                </w:p>
              </w:txbxContent>
            </v:textbox>
            <w10:wrap anchorx="page"/>
          </v:shape>
        </w:pict>
      </w:r>
    </w:p>
    <w:p w:rsidR="00884929" w:rsidRDefault="00884929" w:rsidP="005B3B97">
      <w:pPr>
        <w:spacing w:line="16" w:lineRule="atLeast"/>
        <w:jc w:val="center"/>
        <w:rPr>
          <w:rFonts w:ascii="Diwani 3" w:hAnsi="Diwani 3"/>
          <w:szCs w:val="24"/>
          <w:rtl/>
          <w:lang w:bidi="fa-IR"/>
        </w:rPr>
        <w:sectPr w:rsidR="00884929" w:rsidSect="00434660">
          <w:footerReference w:type="default" r:id="rId13"/>
          <w:pgSz w:w="11906" w:h="16838" w:code="9"/>
          <w:pgMar w:top="1701" w:right="1701" w:bottom="1418" w:left="1134" w:header="720" w:footer="851" w:gutter="0"/>
          <w:pgNumType w:fmt="arabicAlpha"/>
          <w:cols w:space="720"/>
          <w:bidi/>
          <w:rtlGutter/>
        </w:sectPr>
      </w:pPr>
    </w:p>
    <w:p w:rsidR="008504A4" w:rsidRDefault="008504A4" w:rsidP="008504A4">
      <w:pPr>
        <w:pStyle w:val="Heading1"/>
        <w:spacing w:line="16" w:lineRule="atLeast"/>
        <w:ind w:firstLine="0"/>
        <w:rPr>
          <w:rtl/>
        </w:rPr>
      </w:pPr>
      <w:r>
        <w:rPr>
          <w:rFonts w:hint="cs"/>
          <w:rtl/>
        </w:rPr>
        <w:lastRenderedPageBreak/>
        <w:t>مقدمه</w:t>
      </w:r>
    </w:p>
    <w:p w:rsidR="008504A4" w:rsidRDefault="008504A4" w:rsidP="008504A4">
      <w:pPr>
        <w:spacing w:line="16" w:lineRule="atLeast"/>
        <w:rPr>
          <w:rtl/>
        </w:rPr>
      </w:pPr>
      <w:r w:rsidRPr="00B8148F">
        <w:rPr>
          <w:rtl/>
        </w:rPr>
        <w:t xml:space="preserve">در هر موسسه چگونگی ارائه خدمات به مراجعین و داشتن سیستم‌های پاسخگویی به مشتریان، یکی از مهم‌ترین عوامل رضایت مشتریان و </w:t>
      </w:r>
      <w:r w:rsidR="00D33715">
        <w:rPr>
          <w:rtl/>
        </w:rPr>
        <w:t>درنت</w:t>
      </w:r>
      <w:r w:rsidR="00D33715">
        <w:rPr>
          <w:rFonts w:hint="cs"/>
          <w:rtl/>
        </w:rPr>
        <w:t>ی</w:t>
      </w:r>
      <w:r w:rsidR="00D33715">
        <w:rPr>
          <w:rFonts w:hint="eastAsia"/>
          <w:rtl/>
        </w:rPr>
        <w:t>جه</w:t>
      </w:r>
      <w:r w:rsidRPr="00B8148F">
        <w:rPr>
          <w:rtl/>
        </w:rPr>
        <w:t xml:space="preserve"> سودآوری و پیشرفت موسسه است.</w:t>
      </w:r>
    </w:p>
    <w:p w:rsidR="008504A4" w:rsidRDefault="008504A4" w:rsidP="008504A4">
      <w:pPr>
        <w:spacing w:line="16" w:lineRule="atLeast"/>
        <w:rPr>
          <w:rtl/>
        </w:rPr>
      </w:pPr>
      <w:r w:rsidRPr="00B8148F">
        <w:rPr>
          <w:rtl/>
        </w:rPr>
        <w:t xml:space="preserve"> با توجه به گسترش خدمات تلفنی و استفاده آسان از تلفن برای عموم مردم، ارتباط تلفنی شاید اولین و مهم‌ترین راه ارتباط مردم با سازمان باشد. از</w:t>
      </w:r>
      <w:r>
        <w:rPr>
          <w:rFonts w:hint="cs"/>
          <w:rtl/>
        </w:rPr>
        <w:t xml:space="preserve"> </w:t>
      </w:r>
      <w:r w:rsidR="00D33715">
        <w:rPr>
          <w:rtl/>
        </w:rPr>
        <w:t>ا</w:t>
      </w:r>
      <w:r w:rsidR="00D33715">
        <w:rPr>
          <w:rFonts w:hint="cs"/>
          <w:rtl/>
        </w:rPr>
        <w:t>ی</w:t>
      </w:r>
      <w:r w:rsidR="00D33715">
        <w:rPr>
          <w:rFonts w:hint="eastAsia"/>
          <w:rtl/>
        </w:rPr>
        <w:t>ن‌رو</w:t>
      </w:r>
      <w:r w:rsidRPr="00B8148F">
        <w:rPr>
          <w:rtl/>
        </w:rPr>
        <w:t xml:space="preserve"> داشتن بخش روابط عمومی و پاسخگویی به مراجعین یکی از اساسی‌ترین نیازهای هر سازمان است و در بسیاری از مواقع نیروی انسانی بسیاری را درگیر می‌نماید. از </w:t>
      </w:r>
      <w:r w:rsidR="00D33715">
        <w:rPr>
          <w:rtl/>
        </w:rPr>
        <w:t>ا</w:t>
      </w:r>
      <w:r w:rsidR="00D33715">
        <w:rPr>
          <w:rFonts w:hint="cs"/>
          <w:rtl/>
        </w:rPr>
        <w:t>ی</w:t>
      </w:r>
      <w:r w:rsidR="00D33715">
        <w:rPr>
          <w:rFonts w:hint="eastAsia"/>
          <w:rtl/>
        </w:rPr>
        <w:t>ن‌رو</w:t>
      </w:r>
      <w:r w:rsidRPr="00B8148F">
        <w:rPr>
          <w:rtl/>
        </w:rPr>
        <w:t xml:space="preserve"> سیستم‌هایی تحت عنوان تلفن گویا وارد بازار شدند که این سیستم‌ها ابزاری برای ارتباط مستقیم و دریافت اطلاعات از یک مرکز </w:t>
      </w:r>
      <w:r w:rsidR="00D33715">
        <w:rPr>
          <w:rtl/>
        </w:rPr>
        <w:t>اطلاع‌رسان</w:t>
      </w:r>
      <w:r w:rsidR="00D33715">
        <w:rPr>
          <w:rFonts w:hint="cs"/>
          <w:rtl/>
        </w:rPr>
        <w:t>ی</w:t>
      </w:r>
      <w:r w:rsidRPr="00B8148F">
        <w:rPr>
          <w:rtl/>
        </w:rPr>
        <w:t xml:space="preserve"> می‌باشند که با تجهیز سازمان به تلفن گویا، </w:t>
      </w:r>
      <w:r w:rsidR="00D33715">
        <w:rPr>
          <w:rtl/>
        </w:rPr>
        <w:t>ارباب‌رجوع</w:t>
      </w:r>
      <w:r w:rsidRPr="00B8148F">
        <w:rPr>
          <w:rtl/>
        </w:rPr>
        <w:t xml:space="preserve"> بدون نیاز به داشتن تخصص خاص، با در اختیار داشتن یک خط تلفن معمولی با این سیستم تماس گرفته و می‌توانند اطلاعات لازم خود را که </w:t>
      </w:r>
      <w:r w:rsidR="00D33715">
        <w:rPr>
          <w:rtl/>
        </w:rPr>
        <w:t>قبلاً</w:t>
      </w:r>
      <w:r w:rsidRPr="00B8148F">
        <w:rPr>
          <w:rtl/>
        </w:rPr>
        <w:t xml:space="preserve"> در این سیستم برای </w:t>
      </w:r>
      <w:r w:rsidR="00D33715">
        <w:rPr>
          <w:rtl/>
        </w:rPr>
        <w:t>آن‌ها</w:t>
      </w:r>
      <w:r w:rsidRPr="00B8148F">
        <w:rPr>
          <w:rtl/>
        </w:rPr>
        <w:t xml:space="preserve"> فراهم گردیده </w:t>
      </w:r>
      <w:r w:rsidR="00D33715">
        <w:rPr>
          <w:rtl/>
        </w:rPr>
        <w:t>به‌صورت</w:t>
      </w:r>
      <w:r w:rsidRPr="00B8148F">
        <w:rPr>
          <w:rtl/>
        </w:rPr>
        <w:t xml:space="preserve"> صوتی دریافت کنند</w:t>
      </w:r>
      <w:r w:rsidRPr="00B8148F">
        <w:t>.</w:t>
      </w:r>
    </w:p>
    <w:p w:rsidR="008504A4" w:rsidRDefault="008504A4" w:rsidP="008504A4">
      <w:pPr>
        <w:spacing w:line="16" w:lineRule="atLeast"/>
        <w:rPr>
          <w:rtl/>
        </w:rPr>
      </w:pPr>
      <w:r w:rsidRPr="00B8148F">
        <w:rPr>
          <w:rtl/>
        </w:rPr>
        <w:t xml:space="preserve">این سیستم‌ها می‌توانند جایگزین نیروی انسانی در </w:t>
      </w:r>
      <w:r w:rsidR="00D33715">
        <w:rPr>
          <w:rtl/>
        </w:rPr>
        <w:t>اطلاع‌رسان</w:t>
      </w:r>
      <w:r w:rsidR="00D33715">
        <w:rPr>
          <w:rFonts w:hint="cs"/>
          <w:rtl/>
        </w:rPr>
        <w:t>ی</w:t>
      </w:r>
      <w:r w:rsidRPr="00B8148F">
        <w:rPr>
          <w:rtl/>
        </w:rPr>
        <w:t xml:space="preserve"> به </w:t>
      </w:r>
      <w:r w:rsidR="00D33715">
        <w:rPr>
          <w:rtl/>
        </w:rPr>
        <w:t>ارباب‌رجوع</w:t>
      </w:r>
      <w:r w:rsidRPr="00B8148F">
        <w:rPr>
          <w:rtl/>
        </w:rPr>
        <w:t xml:space="preserve"> شوند</w:t>
      </w:r>
      <w:r w:rsidRPr="00B8148F">
        <w:t>. </w:t>
      </w:r>
      <w:r w:rsidRPr="00B8148F">
        <w:br/>
      </w:r>
      <w:r w:rsidRPr="00B8148F">
        <w:rPr>
          <w:rtl/>
        </w:rPr>
        <w:t xml:space="preserve">استفاده از سیستم تلفن گویا علاوه بر </w:t>
      </w:r>
      <w:r w:rsidR="00D33715">
        <w:rPr>
          <w:rtl/>
        </w:rPr>
        <w:t>صرفه‌جو</w:t>
      </w:r>
      <w:r w:rsidR="00D33715">
        <w:rPr>
          <w:rFonts w:hint="cs"/>
          <w:rtl/>
        </w:rPr>
        <w:t>یی</w:t>
      </w:r>
      <w:r w:rsidRPr="00B8148F">
        <w:rPr>
          <w:rtl/>
        </w:rPr>
        <w:t xml:space="preserve"> در هزینه نیرو، همچنین </w:t>
      </w:r>
      <w:r w:rsidR="00D33715">
        <w:rPr>
          <w:rtl/>
        </w:rPr>
        <w:t>م</w:t>
      </w:r>
      <w:r w:rsidR="00D33715">
        <w:rPr>
          <w:rFonts w:hint="cs"/>
          <w:rtl/>
        </w:rPr>
        <w:t>ی‌</w:t>
      </w:r>
      <w:r w:rsidR="00D33715">
        <w:rPr>
          <w:rFonts w:hint="eastAsia"/>
          <w:rtl/>
        </w:rPr>
        <w:t>تواند</w:t>
      </w:r>
      <w:r w:rsidRPr="00B8148F">
        <w:rPr>
          <w:rtl/>
        </w:rPr>
        <w:t xml:space="preserve"> </w:t>
      </w:r>
      <w:r w:rsidR="00D33715">
        <w:rPr>
          <w:rtl/>
        </w:rPr>
        <w:t>به‌طور</w:t>
      </w:r>
      <w:r w:rsidRPr="00B8148F">
        <w:rPr>
          <w:rtl/>
        </w:rPr>
        <w:t xml:space="preserve"> چشمگیری زمان پاسخگویی </w:t>
      </w:r>
      <w:r w:rsidR="00D33715">
        <w:rPr>
          <w:rtl/>
        </w:rPr>
        <w:t>کارکنان</w:t>
      </w:r>
      <w:r w:rsidRPr="00B8148F">
        <w:rPr>
          <w:rtl/>
        </w:rPr>
        <w:t xml:space="preserve"> به </w:t>
      </w:r>
      <w:r w:rsidR="00D33715">
        <w:rPr>
          <w:rtl/>
        </w:rPr>
        <w:t>سؤالات</w:t>
      </w:r>
      <w:r w:rsidRPr="00B8148F">
        <w:rPr>
          <w:rtl/>
        </w:rPr>
        <w:t xml:space="preserve"> تکراری و عمومی را نیز کاهش دهد</w:t>
      </w:r>
      <w:r w:rsidRPr="00B8148F">
        <w:t>.</w:t>
      </w:r>
    </w:p>
    <w:p w:rsidR="008504A4" w:rsidRDefault="00D33715" w:rsidP="008504A4">
      <w:pPr>
        <w:spacing w:line="16" w:lineRule="atLeast"/>
        <w:rPr>
          <w:rtl/>
        </w:rPr>
      </w:pPr>
      <w:r>
        <w:rPr>
          <w:rtl/>
        </w:rPr>
        <w:t>س</w:t>
      </w:r>
      <w:r>
        <w:rPr>
          <w:rFonts w:hint="cs"/>
          <w:rtl/>
        </w:rPr>
        <w:t>ی</w:t>
      </w:r>
      <w:r>
        <w:rPr>
          <w:rFonts w:hint="eastAsia"/>
          <w:rtl/>
        </w:rPr>
        <w:t>ستم‌ها</w:t>
      </w:r>
      <w:r>
        <w:rPr>
          <w:rFonts w:hint="cs"/>
          <w:rtl/>
        </w:rPr>
        <w:t>ی</w:t>
      </w:r>
      <w:r w:rsidR="008504A4">
        <w:rPr>
          <w:rFonts w:hint="cs"/>
          <w:rtl/>
        </w:rPr>
        <w:t xml:space="preserve"> پاسخگوی هوشمند پا را از </w:t>
      </w:r>
      <w:r>
        <w:rPr>
          <w:rtl/>
        </w:rPr>
        <w:t>اطلاع‌رسان</w:t>
      </w:r>
      <w:r>
        <w:rPr>
          <w:rFonts w:hint="cs"/>
          <w:rtl/>
        </w:rPr>
        <w:t>ی</w:t>
      </w:r>
      <w:r w:rsidR="008504A4">
        <w:rPr>
          <w:rFonts w:hint="cs"/>
          <w:rtl/>
        </w:rPr>
        <w:t xml:space="preserve"> ساده فراتر گذاشته و به سمت </w:t>
      </w:r>
      <w:r>
        <w:rPr>
          <w:rtl/>
        </w:rPr>
        <w:t>س</w:t>
      </w:r>
      <w:r>
        <w:rPr>
          <w:rFonts w:hint="cs"/>
          <w:rtl/>
        </w:rPr>
        <w:t>ی</w:t>
      </w:r>
      <w:r>
        <w:rPr>
          <w:rFonts w:hint="eastAsia"/>
          <w:rtl/>
        </w:rPr>
        <w:t>ستم‌ها</w:t>
      </w:r>
      <w:r>
        <w:rPr>
          <w:rFonts w:hint="cs"/>
          <w:rtl/>
        </w:rPr>
        <w:t>ی</w:t>
      </w:r>
      <w:r w:rsidR="008504A4">
        <w:rPr>
          <w:rFonts w:hint="cs"/>
          <w:rtl/>
        </w:rPr>
        <w:t xml:space="preserve"> تعاملی بین کامپیوتر و انسان پیش </w:t>
      </w:r>
      <w:r>
        <w:rPr>
          <w:rtl/>
        </w:rPr>
        <w:t>رفته‌اند</w:t>
      </w:r>
      <w:r w:rsidR="008504A4">
        <w:rPr>
          <w:rFonts w:hint="cs"/>
          <w:rtl/>
        </w:rPr>
        <w:t xml:space="preserve">. این </w:t>
      </w:r>
      <w:r>
        <w:rPr>
          <w:rtl/>
        </w:rPr>
        <w:t>س</w:t>
      </w:r>
      <w:r>
        <w:rPr>
          <w:rFonts w:hint="cs"/>
          <w:rtl/>
        </w:rPr>
        <w:t>ی</w:t>
      </w:r>
      <w:r>
        <w:rPr>
          <w:rFonts w:hint="eastAsia"/>
          <w:rtl/>
        </w:rPr>
        <w:t>ستم‌ها</w:t>
      </w:r>
      <w:r w:rsidR="008504A4">
        <w:rPr>
          <w:rFonts w:hint="cs"/>
          <w:rtl/>
        </w:rPr>
        <w:t xml:space="preserve"> با داشتن پایگاه داده و </w:t>
      </w:r>
      <w:r>
        <w:rPr>
          <w:rtl/>
        </w:rPr>
        <w:t>منوها</w:t>
      </w:r>
      <w:r>
        <w:rPr>
          <w:rFonts w:hint="cs"/>
          <w:rtl/>
        </w:rPr>
        <w:t>ی</w:t>
      </w:r>
      <w:r w:rsidR="008504A4">
        <w:rPr>
          <w:rFonts w:hint="cs"/>
          <w:rtl/>
        </w:rPr>
        <w:t xml:space="preserve"> داینامیک </w:t>
      </w:r>
      <w:r>
        <w:rPr>
          <w:rtl/>
        </w:rPr>
        <w:t>م</w:t>
      </w:r>
      <w:r>
        <w:rPr>
          <w:rFonts w:hint="cs"/>
          <w:rtl/>
        </w:rPr>
        <w:t>ی‌</w:t>
      </w:r>
      <w:r>
        <w:rPr>
          <w:rFonts w:hint="eastAsia"/>
          <w:rtl/>
        </w:rPr>
        <w:t>توانند</w:t>
      </w:r>
      <w:r w:rsidR="008504A4">
        <w:rPr>
          <w:rFonts w:hint="cs"/>
          <w:rtl/>
        </w:rPr>
        <w:t xml:space="preserve"> در برخی موارد </w:t>
      </w:r>
      <w:r>
        <w:rPr>
          <w:rtl/>
        </w:rPr>
        <w:t>به‌طورکل</w:t>
      </w:r>
      <w:r>
        <w:rPr>
          <w:rFonts w:hint="cs"/>
          <w:rtl/>
        </w:rPr>
        <w:t>ی</w:t>
      </w:r>
      <w:r w:rsidR="008504A4">
        <w:rPr>
          <w:rFonts w:hint="cs"/>
          <w:rtl/>
        </w:rPr>
        <w:t xml:space="preserve"> جایگزین اپراتور پاسخگوی انسانی باشد.</w:t>
      </w:r>
    </w:p>
    <w:p w:rsidR="008504A4" w:rsidRDefault="008504A4" w:rsidP="008504A4">
      <w:pPr>
        <w:spacing w:line="16" w:lineRule="atLeast"/>
        <w:rPr>
          <w:rtl/>
        </w:rPr>
      </w:pPr>
      <w:r>
        <w:rPr>
          <w:rFonts w:hint="cs"/>
          <w:rtl/>
        </w:rPr>
        <w:t xml:space="preserve">هدف این پروژه رسیدن به یک برنامه کنترل تماس پویا </w:t>
      </w:r>
      <w:r w:rsidR="00D33715">
        <w:rPr>
          <w:rtl/>
        </w:rPr>
        <w:t>باقابل</w:t>
      </w:r>
      <w:r w:rsidR="00D33715">
        <w:rPr>
          <w:rFonts w:hint="cs"/>
          <w:rtl/>
        </w:rPr>
        <w:t>ی</w:t>
      </w:r>
      <w:r w:rsidR="00D33715">
        <w:rPr>
          <w:rFonts w:hint="eastAsia"/>
          <w:rtl/>
        </w:rPr>
        <w:t>ت</w:t>
      </w:r>
      <w:r>
        <w:rPr>
          <w:rFonts w:hint="cs"/>
          <w:rtl/>
        </w:rPr>
        <w:t xml:space="preserve"> استفاده مجدد جهت ارائه خدمات تلفنی برای </w:t>
      </w:r>
      <w:r w:rsidR="00D33715">
        <w:rPr>
          <w:rtl/>
        </w:rPr>
        <w:t>کاربردها</w:t>
      </w:r>
      <w:r w:rsidR="00D33715">
        <w:rPr>
          <w:rFonts w:hint="cs"/>
          <w:rtl/>
        </w:rPr>
        <w:t>ی</w:t>
      </w:r>
      <w:r>
        <w:rPr>
          <w:rFonts w:hint="cs"/>
          <w:rtl/>
        </w:rPr>
        <w:t xml:space="preserve"> مختلف است.</w:t>
      </w:r>
    </w:p>
    <w:p w:rsidR="008504A4" w:rsidRDefault="008504A4" w:rsidP="009C4510">
      <w:pPr>
        <w:spacing w:line="16" w:lineRule="atLeast"/>
        <w:rPr>
          <w:rtl/>
        </w:rPr>
      </w:pPr>
      <w:r>
        <w:rPr>
          <w:rFonts w:hint="cs"/>
          <w:rtl/>
        </w:rPr>
        <w:t xml:space="preserve">برای اثبات عملکرد این سیستم یک </w:t>
      </w:r>
      <w:r w:rsidR="009C4510">
        <w:rPr>
          <w:rFonts w:hint="cs"/>
          <w:rtl/>
        </w:rPr>
        <w:t>پاسخگوی تعاملی</w:t>
      </w:r>
      <w:r>
        <w:rPr>
          <w:rFonts w:hint="cs"/>
          <w:rtl/>
        </w:rPr>
        <w:t xml:space="preserve"> برای ارتباط دانشجویان با اساتید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w:t>
      </w:r>
      <w:r w:rsidR="00D33715">
        <w:rPr>
          <w:rtl/>
        </w:rPr>
        <w:t>کرده‌ا</w:t>
      </w:r>
      <w:r w:rsidR="00D33715">
        <w:rPr>
          <w:rFonts w:hint="cs"/>
          <w:rtl/>
        </w:rPr>
        <w:t>ی</w:t>
      </w:r>
      <w:r w:rsidR="00D33715">
        <w:rPr>
          <w:rFonts w:hint="eastAsia"/>
          <w:rtl/>
        </w:rPr>
        <w:t>م</w:t>
      </w:r>
      <w:r>
        <w:rPr>
          <w:rFonts w:hint="cs"/>
          <w:rtl/>
        </w:rPr>
        <w:t>.</w:t>
      </w:r>
    </w:p>
    <w:p w:rsidR="008504A4" w:rsidRPr="00DB3833" w:rsidRDefault="008504A4" w:rsidP="009C4510">
      <w:pPr>
        <w:spacing w:line="16" w:lineRule="atLeast"/>
      </w:pPr>
      <w:r w:rsidRPr="00313D74">
        <w:rPr>
          <w:rtl/>
        </w:rPr>
        <w:t xml:space="preserve">در فصل اول، </w:t>
      </w:r>
      <w:r w:rsidR="00D33715">
        <w:rPr>
          <w:rtl/>
        </w:rPr>
        <w:t>به‌مرور</w:t>
      </w:r>
      <w:r w:rsidRPr="00313D74">
        <w:rPr>
          <w:rtl/>
        </w:rPr>
        <w:t xml:space="preserve"> کل</w:t>
      </w:r>
      <w:r w:rsidRPr="00313D74">
        <w:rPr>
          <w:rFonts w:hint="cs"/>
          <w:rtl/>
        </w:rPr>
        <w:t>ی</w:t>
      </w:r>
      <w:r w:rsidRPr="00313D74">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Pr="00313D74">
        <w:rPr>
          <w:rtl/>
        </w:rPr>
        <w:t xml:space="preserve"> تلفن</w:t>
      </w:r>
      <w:r w:rsidRPr="00313D74">
        <w:rPr>
          <w:rFonts w:hint="cs"/>
          <w:rtl/>
        </w:rPr>
        <w:t>ی</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sidRPr="00313D74">
        <w:rPr>
          <w:rtl/>
        </w:rPr>
        <w:t>. در فصل دوم، به معرف</w:t>
      </w:r>
      <w:r w:rsidRPr="00313D74">
        <w:rPr>
          <w:rFonts w:hint="cs"/>
          <w:rtl/>
        </w:rPr>
        <w:t>ی</w:t>
      </w:r>
      <w:r w:rsidRPr="00313D74">
        <w:rPr>
          <w:rtl/>
        </w:rPr>
        <w:t xml:space="preserve"> </w:t>
      </w:r>
      <w:r w:rsidR="00D33715">
        <w:rPr>
          <w:rtl/>
        </w:rPr>
        <w:t>فنّاور</w:t>
      </w:r>
      <w:r w:rsidR="00D33715">
        <w:rPr>
          <w:rFonts w:hint="cs"/>
          <w:rtl/>
        </w:rPr>
        <w:t>ی‌</w:t>
      </w:r>
      <w:r w:rsidR="00D33715">
        <w:rPr>
          <w:rFonts w:hint="eastAsia"/>
          <w:rtl/>
        </w:rPr>
        <w:t>ها</w:t>
      </w:r>
      <w:r w:rsidR="00D33715">
        <w:rPr>
          <w:rFonts w:hint="cs"/>
          <w:rtl/>
        </w:rPr>
        <w:t>ی</w:t>
      </w:r>
      <w:r w:rsidRPr="00313D74">
        <w:rPr>
          <w:rtl/>
        </w:rPr>
        <w:t xml:space="preserve"> </w:t>
      </w:r>
      <w:r w:rsidR="00D33715">
        <w:rPr>
          <w:rtl/>
        </w:rPr>
        <w:t>استفاده‌شده</w:t>
      </w:r>
      <w:r w:rsidRPr="00313D74">
        <w:rPr>
          <w:rtl/>
        </w:rPr>
        <w:t xml:space="preserve">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در فصل سوم، به نحوه </w:t>
      </w:r>
      <w:r w:rsidR="00D33715">
        <w:rPr>
          <w:rtl/>
        </w:rPr>
        <w:t>پ</w:t>
      </w:r>
      <w:r w:rsidR="00D33715">
        <w:rPr>
          <w:rFonts w:hint="cs"/>
          <w:rtl/>
        </w:rPr>
        <w:t>ی</w:t>
      </w:r>
      <w:r w:rsidR="00D33715">
        <w:rPr>
          <w:rFonts w:hint="eastAsia"/>
          <w:rtl/>
        </w:rPr>
        <w:t>اده‌ساز</w:t>
      </w:r>
      <w:r w:rsidR="00D33715">
        <w:rPr>
          <w:rFonts w:hint="cs"/>
          <w:rtl/>
        </w:rPr>
        <w:t>ی</w:t>
      </w:r>
      <w:r>
        <w:rPr>
          <w:rFonts w:hint="cs"/>
          <w:rtl/>
        </w:rPr>
        <w:t xml:space="preserve"> این سیستم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 xml:space="preserve">. و در فصل چهارم به بررسی نتایج حاصل از پروژه </w:t>
      </w:r>
      <w:r w:rsidR="00D33715">
        <w:rPr>
          <w:rtl/>
        </w:rPr>
        <w:t>م</w:t>
      </w:r>
      <w:r w:rsidR="00D33715">
        <w:rPr>
          <w:rFonts w:hint="cs"/>
          <w:rtl/>
        </w:rPr>
        <w:t>ی‌</w:t>
      </w:r>
      <w:r w:rsidR="00D33715">
        <w:rPr>
          <w:rFonts w:hint="eastAsia"/>
          <w:rtl/>
        </w:rPr>
        <w:t>پرداز</w:t>
      </w:r>
      <w:r w:rsidR="00D33715">
        <w:rPr>
          <w:rFonts w:hint="cs"/>
          <w:rtl/>
        </w:rPr>
        <w:t>ی</w:t>
      </w:r>
      <w:r w:rsidR="00D33715">
        <w:rPr>
          <w:rFonts w:hint="eastAsia"/>
          <w:rtl/>
        </w:rPr>
        <w:t>م</w:t>
      </w:r>
      <w:r>
        <w:rPr>
          <w:rFonts w:hint="cs"/>
          <w:rtl/>
        </w:rPr>
        <w:t>.</w:t>
      </w:r>
    </w:p>
    <w:p w:rsidR="002528FC" w:rsidRDefault="002528FC" w:rsidP="005B3B97">
      <w:pPr>
        <w:spacing w:line="16" w:lineRule="atLeast"/>
        <w:rPr>
          <w:rtl/>
        </w:rPr>
      </w:pPr>
    </w:p>
    <w:p w:rsidR="00E61DA4" w:rsidRDefault="00E61DA4" w:rsidP="005B3B97">
      <w:pPr>
        <w:pStyle w:val="Heading1"/>
        <w:spacing w:line="16" w:lineRule="atLeast"/>
        <w:rPr>
          <w:rtl/>
          <w:lang w:bidi="fa-IR"/>
        </w:rPr>
      </w:pPr>
      <w:r>
        <w:rPr>
          <w:rtl/>
        </w:rPr>
        <w:br w:type="page"/>
      </w: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rtl/>
        </w:rPr>
      </w:pPr>
    </w:p>
    <w:p w:rsidR="00E61DA4" w:rsidRDefault="00E61DA4" w:rsidP="005B3B97">
      <w:pPr>
        <w:pStyle w:val="Heading1"/>
        <w:spacing w:line="16" w:lineRule="atLeast"/>
        <w:rPr>
          <w:ins w:id="2" w:author="mohammad minoei" w:date="2015-09-06T22:13:00Z"/>
          <w:rtl/>
        </w:rPr>
      </w:pPr>
    </w:p>
    <w:p w:rsidR="00DD4119" w:rsidRDefault="00DD4119" w:rsidP="00DD4119">
      <w:pPr>
        <w:rPr>
          <w:ins w:id="3" w:author="mohammad minoei" w:date="2015-09-06T22:14:00Z"/>
          <w:rtl/>
        </w:rPr>
        <w:pPrChange w:id="4" w:author="mohammad minoei" w:date="2015-09-06T22:13:00Z">
          <w:pPr>
            <w:pStyle w:val="Heading1"/>
            <w:spacing w:line="16" w:lineRule="atLeast"/>
          </w:pPr>
        </w:pPrChange>
      </w:pPr>
    </w:p>
    <w:p w:rsidR="004D1D8E" w:rsidRPr="00DD4119" w:rsidRDefault="004D1D8E" w:rsidP="00DD4119">
      <w:pPr>
        <w:rPr>
          <w:rtl/>
        </w:rPr>
        <w:pPrChange w:id="5" w:author="mohammad minoei" w:date="2015-09-06T22:13:00Z">
          <w:pPr>
            <w:pStyle w:val="Heading1"/>
            <w:spacing w:line="16" w:lineRule="atLeast"/>
          </w:pPr>
        </w:pPrChange>
      </w:pPr>
    </w:p>
    <w:p w:rsidR="00E61DA4" w:rsidRDefault="00E61DA4" w:rsidP="005B3B97">
      <w:pPr>
        <w:pStyle w:val="Heading1"/>
        <w:spacing w:line="16" w:lineRule="atLeast"/>
        <w:rPr>
          <w:rtl/>
        </w:rPr>
      </w:pPr>
    </w:p>
    <w:p w:rsidR="002B2977" w:rsidRPr="002B2977" w:rsidRDefault="002B2977" w:rsidP="002B2977">
      <w:pPr>
        <w:rPr>
          <w:rtl/>
        </w:rPr>
      </w:pPr>
    </w:p>
    <w:p w:rsidR="00E61DA4" w:rsidRDefault="00E61DA4" w:rsidP="005B3B97">
      <w:pPr>
        <w:pStyle w:val="Heading1"/>
        <w:spacing w:line="16" w:lineRule="atLeast"/>
        <w:rPr>
          <w:rtl/>
        </w:rPr>
      </w:pPr>
    </w:p>
    <w:p w:rsidR="00E61DA4" w:rsidRDefault="00E61DA4" w:rsidP="004D1242">
      <w:pPr>
        <w:pStyle w:val="Heading1"/>
        <w:spacing w:line="16" w:lineRule="atLeast"/>
        <w:rPr>
          <w:rtl/>
        </w:rPr>
      </w:pPr>
      <w:r>
        <w:rPr>
          <w:rFonts w:hint="cs"/>
          <w:rtl/>
        </w:rPr>
        <w:t xml:space="preserve">فصل </w:t>
      </w:r>
      <w:r w:rsidR="009C3FFA">
        <w:rPr>
          <w:rFonts w:hint="cs"/>
          <w:rtl/>
        </w:rPr>
        <w:t>يکم</w:t>
      </w:r>
      <w:r>
        <w:rPr>
          <w:rFonts w:hint="cs"/>
          <w:rtl/>
        </w:rPr>
        <w:t xml:space="preserve"> </w:t>
      </w:r>
      <w:r>
        <w:rPr>
          <w:rFonts w:cs="Times New Roman" w:hint="cs"/>
          <w:rtl/>
        </w:rPr>
        <w:t>–</w:t>
      </w:r>
      <w:r>
        <w:rPr>
          <w:rFonts w:hint="cs"/>
          <w:rtl/>
        </w:rPr>
        <w:t xml:space="preserve"> </w:t>
      </w:r>
      <w:r w:rsidR="004D1242" w:rsidRPr="004D1242">
        <w:rPr>
          <w:rtl/>
        </w:rPr>
        <w:t>مرور کل</w:t>
      </w:r>
      <w:r w:rsidR="004D1242" w:rsidRPr="004D1242">
        <w:rPr>
          <w:rFonts w:hint="cs"/>
          <w:rtl/>
        </w:rPr>
        <w:t>ی</w:t>
      </w:r>
      <w:r w:rsidR="004D1242" w:rsidRPr="004D1242">
        <w:rPr>
          <w:rtl/>
        </w:rPr>
        <w:t xml:space="preserve"> </w:t>
      </w:r>
      <w:r w:rsidR="00D33715">
        <w:rPr>
          <w:rtl/>
        </w:rPr>
        <w:t>س</w:t>
      </w:r>
      <w:r w:rsidR="00D33715">
        <w:rPr>
          <w:rFonts w:hint="cs"/>
          <w:rtl/>
        </w:rPr>
        <w:t>ی</w:t>
      </w:r>
      <w:r w:rsidR="00D33715">
        <w:rPr>
          <w:rFonts w:hint="eastAsia"/>
          <w:rtl/>
        </w:rPr>
        <w:t>ستم‌ها</w:t>
      </w:r>
      <w:r w:rsidR="00D33715">
        <w:rPr>
          <w:rFonts w:hint="cs"/>
          <w:rtl/>
        </w:rPr>
        <w:t>ی</w:t>
      </w:r>
      <w:r w:rsidR="004D1242" w:rsidRPr="004D1242">
        <w:rPr>
          <w:rtl/>
        </w:rPr>
        <w:t xml:space="preserve"> تلفن</w:t>
      </w:r>
      <w:r w:rsidR="004D1242" w:rsidRPr="004D1242">
        <w:rPr>
          <w:rFonts w:hint="cs"/>
          <w:rtl/>
        </w:rPr>
        <w:t>ی</w:t>
      </w:r>
    </w:p>
    <w:p w:rsidR="001552D6" w:rsidRPr="001552D6" w:rsidRDefault="001552D6" w:rsidP="005B3B97">
      <w:pPr>
        <w:spacing w:line="16" w:lineRule="atLeast"/>
        <w:rPr>
          <w:rtl/>
        </w:rPr>
      </w:pPr>
    </w:p>
    <w:p w:rsidR="002765D4" w:rsidRDefault="00086C60" w:rsidP="005B3B97">
      <w:pPr>
        <w:pStyle w:val="Heading2"/>
        <w:numPr>
          <w:ilvl w:val="1"/>
          <w:numId w:val="9"/>
        </w:numPr>
        <w:spacing w:line="16" w:lineRule="atLeast"/>
        <w:rPr>
          <w:rtl/>
        </w:rPr>
      </w:pPr>
      <w:r>
        <w:rPr>
          <w:rFonts w:hint="cs"/>
          <w:rtl/>
        </w:rPr>
        <w:t>مرکز تلفن</w:t>
      </w:r>
      <w:r w:rsidR="0003123D">
        <w:rPr>
          <w:rFonts w:hint="cs"/>
          <w:rtl/>
        </w:rPr>
        <w:t xml:space="preserve"> </w:t>
      </w:r>
    </w:p>
    <w:p w:rsidR="002765D4" w:rsidRDefault="00086C60" w:rsidP="0090386F">
      <w:pPr>
        <w:spacing w:line="16" w:lineRule="atLeast"/>
        <w:rPr>
          <w:rtl/>
        </w:rPr>
      </w:pPr>
      <w:r>
        <w:rPr>
          <w:rFonts w:hint="cs"/>
          <w:rtl/>
        </w:rPr>
        <w:t xml:space="preserve">از </w:t>
      </w:r>
      <w:r w:rsidR="002E7963">
        <w:rPr>
          <w:rtl/>
        </w:rPr>
        <w:t>سال‌ها</w:t>
      </w:r>
      <w:r>
        <w:rPr>
          <w:rFonts w:hint="cs"/>
          <w:rtl/>
        </w:rPr>
        <w:t xml:space="preserve"> پیش </w:t>
      </w:r>
      <w:r w:rsidR="002E7963">
        <w:rPr>
          <w:rtl/>
        </w:rPr>
        <w:t>تاکنون</w:t>
      </w:r>
      <w:r>
        <w:rPr>
          <w:rFonts w:hint="cs"/>
          <w:rtl/>
        </w:rPr>
        <w:t xml:space="preserve"> </w:t>
      </w:r>
      <w:r w:rsidR="002E7963">
        <w:rPr>
          <w:rtl/>
        </w:rPr>
        <w:t>شرکت‌ها</w:t>
      </w:r>
      <w:r>
        <w:rPr>
          <w:rFonts w:hint="cs"/>
          <w:rtl/>
        </w:rPr>
        <w:t xml:space="preserve"> و </w:t>
      </w:r>
      <w:r w:rsidR="002E7963">
        <w:rPr>
          <w:rtl/>
        </w:rPr>
        <w:t>سازمان‌ها</w:t>
      </w:r>
      <w:r>
        <w:rPr>
          <w:rFonts w:hint="cs"/>
          <w:rtl/>
        </w:rPr>
        <w:t xml:space="preserve"> به مشتریان خود برای </w:t>
      </w:r>
      <w:r w:rsidR="0090386F">
        <w:rPr>
          <w:rFonts w:hint="cs"/>
          <w:rtl/>
        </w:rPr>
        <w:t xml:space="preserve">امور پشتیبانی و یا </w:t>
      </w:r>
      <w:r w:rsidR="002E7963">
        <w:rPr>
          <w:rtl/>
        </w:rPr>
        <w:t>اطلاع‌رسان</w:t>
      </w:r>
      <w:r w:rsidR="002E7963">
        <w:rPr>
          <w:rFonts w:hint="cs"/>
          <w:rtl/>
        </w:rPr>
        <w:t>ی</w:t>
      </w:r>
      <w:r w:rsidR="0090386F">
        <w:rPr>
          <w:rFonts w:hint="cs"/>
          <w:rtl/>
        </w:rPr>
        <w:t xml:space="preserve"> از </w:t>
      </w:r>
      <w:r w:rsidR="002E7963">
        <w:rPr>
          <w:rtl/>
        </w:rPr>
        <w:t>س</w:t>
      </w:r>
      <w:r w:rsidR="002E7963">
        <w:rPr>
          <w:rFonts w:hint="cs"/>
          <w:rtl/>
        </w:rPr>
        <w:t>ی</w:t>
      </w:r>
      <w:r w:rsidR="002E7963">
        <w:rPr>
          <w:rFonts w:hint="eastAsia"/>
          <w:rtl/>
        </w:rPr>
        <w:t>ستم‌ها</w:t>
      </w:r>
      <w:r w:rsidR="002E7963">
        <w:rPr>
          <w:rFonts w:hint="cs"/>
          <w:rtl/>
        </w:rPr>
        <w:t>ی</w:t>
      </w:r>
      <w:r w:rsidR="0090386F">
        <w:rPr>
          <w:rFonts w:hint="cs"/>
          <w:rtl/>
        </w:rPr>
        <w:t xml:space="preserve"> تلفنی استفاده </w:t>
      </w:r>
      <w:r w:rsidR="006C19F7">
        <w:rPr>
          <w:rtl/>
        </w:rPr>
        <w:t>م</w:t>
      </w:r>
      <w:r w:rsidR="006C19F7">
        <w:rPr>
          <w:rFonts w:hint="cs"/>
          <w:rtl/>
        </w:rPr>
        <w:t>ی‌</w:t>
      </w:r>
      <w:r w:rsidR="006C19F7">
        <w:rPr>
          <w:rFonts w:hint="eastAsia"/>
          <w:rtl/>
        </w:rPr>
        <w:t>کرده‌اند</w:t>
      </w:r>
      <w:r w:rsidR="0090386F">
        <w:rPr>
          <w:rFonts w:hint="cs"/>
          <w:rtl/>
        </w:rPr>
        <w:t xml:space="preserve">. مراکز تلفن با استفاده از تجهیزات </w:t>
      </w:r>
      <w:r w:rsidR="006C19F7">
        <w:rPr>
          <w:rtl/>
        </w:rPr>
        <w:t>سخت‌افزار</w:t>
      </w:r>
      <w:r w:rsidR="006C19F7">
        <w:rPr>
          <w:rFonts w:hint="cs"/>
          <w:rtl/>
        </w:rPr>
        <w:t>ی</w:t>
      </w:r>
      <w:r w:rsidR="0090386F">
        <w:rPr>
          <w:rFonts w:hint="cs"/>
          <w:rtl/>
        </w:rPr>
        <w:t xml:space="preserve"> تلفن خطوط شهری را در یک سازمان بین کارمندان به اشتراک </w:t>
      </w:r>
      <w:r w:rsidR="006C19F7">
        <w:rPr>
          <w:rtl/>
        </w:rPr>
        <w:t>م</w:t>
      </w:r>
      <w:r w:rsidR="006C19F7">
        <w:rPr>
          <w:rFonts w:hint="cs"/>
          <w:rtl/>
        </w:rPr>
        <w:t>ی‌</w:t>
      </w:r>
      <w:r w:rsidR="006C19F7">
        <w:rPr>
          <w:rFonts w:hint="eastAsia"/>
          <w:rtl/>
        </w:rPr>
        <w:t>گذارند</w:t>
      </w:r>
      <w:r w:rsidR="0090386F">
        <w:rPr>
          <w:rFonts w:hint="cs"/>
          <w:rtl/>
        </w:rPr>
        <w:t xml:space="preserve">. </w:t>
      </w:r>
      <w:r w:rsidR="006C19F7">
        <w:rPr>
          <w:rtl/>
        </w:rPr>
        <w:t>درواقع</w:t>
      </w:r>
      <w:r w:rsidR="0090386F" w:rsidRPr="0090386F">
        <w:rPr>
          <w:rtl/>
        </w:rPr>
        <w:t xml:space="preserve"> یک دستگاه سانترال حکم یک مرکز مخابرات کوچک را خواهد داشت که در اختیار یک مجموعه قرار </w:t>
      </w:r>
      <w:r w:rsidR="006C19F7">
        <w:rPr>
          <w:rtl/>
        </w:rPr>
        <w:t>م</w:t>
      </w:r>
      <w:r w:rsidR="006C19F7">
        <w:rPr>
          <w:rFonts w:hint="cs"/>
          <w:rtl/>
        </w:rPr>
        <w:t>ی‌</w:t>
      </w:r>
      <w:r w:rsidR="006C19F7">
        <w:rPr>
          <w:rFonts w:hint="eastAsia"/>
          <w:rtl/>
        </w:rPr>
        <w:t>گ</w:t>
      </w:r>
      <w:r w:rsidR="006C19F7">
        <w:rPr>
          <w:rFonts w:hint="cs"/>
          <w:rtl/>
        </w:rPr>
        <w:t>ی</w:t>
      </w:r>
      <w:r w:rsidR="006C19F7">
        <w:rPr>
          <w:rFonts w:hint="eastAsia"/>
          <w:rtl/>
        </w:rPr>
        <w:t>رد</w:t>
      </w:r>
      <w:r w:rsidR="0090386F" w:rsidRPr="0090386F">
        <w:t>.</w:t>
      </w:r>
      <w:r w:rsidR="0090386F">
        <w:rPr>
          <w:rFonts w:hint="cs"/>
          <w:rtl/>
        </w:rPr>
        <w:t xml:space="preserve"> این </w:t>
      </w:r>
      <w:r w:rsidR="006C19F7">
        <w:rPr>
          <w:rtl/>
        </w:rPr>
        <w:t>س</w:t>
      </w:r>
      <w:r w:rsidR="006C19F7">
        <w:rPr>
          <w:rFonts w:hint="cs"/>
          <w:rtl/>
        </w:rPr>
        <w:t>ی</w:t>
      </w:r>
      <w:r w:rsidR="006C19F7">
        <w:rPr>
          <w:rFonts w:hint="eastAsia"/>
          <w:rtl/>
        </w:rPr>
        <w:t>ستم‌ها</w:t>
      </w:r>
      <w:r w:rsidR="0090386F">
        <w:rPr>
          <w:rFonts w:hint="cs"/>
          <w:rtl/>
        </w:rPr>
        <w:t xml:space="preserve"> </w:t>
      </w:r>
      <w:r w:rsidR="006C19F7">
        <w:rPr>
          <w:rtl/>
        </w:rPr>
        <w:t>قابل</w:t>
      </w:r>
      <w:r w:rsidR="006C19F7">
        <w:rPr>
          <w:rFonts w:hint="cs"/>
          <w:rtl/>
        </w:rPr>
        <w:t>ی</w:t>
      </w:r>
      <w:r w:rsidR="006C19F7">
        <w:rPr>
          <w:rFonts w:hint="eastAsia"/>
          <w:rtl/>
        </w:rPr>
        <w:t>ت‌ها</w:t>
      </w:r>
      <w:r w:rsidR="006C19F7">
        <w:rPr>
          <w:rFonts w:hint="cs"/>
          <w:rtl/>
        </w:rPr>
        <w:t>ی</w:t>
      </w:r>
      <w:r w:rsidR="0090386F">
        <w:rPr>
          <w:rFonts w:hint="cs"/>
          <w:rtl/>
        </w:rPr>
        <w:t xml:space="preserve"> محدودی در اختیار کاربران قرار </w:t>
      </w:r>
      <w:r w:rsidR="006C19F7">
        <w:rPr>
          <w:rtl/>
        </w:rPr>
        <w:t>م</w:t>
      </w:r>
      <w:r w:rsidR="006C19F7">
        <w:rPr>
          <w:rFonts w:hint="cs"/>
          <w:rtl/>
        </w:rPr>
        <w:t>ی‌</w:t>
      </w:r>
      <w:r w:rsidR="006C19F7">
        <w:rPr>
          <w:rFonts w:hint="eastAsia"/>
          <w:rtl/>
        </w:rPr>
        <w:t>دهند</w:t>
      </w:r>
      <w:r w:rsidR="0090386F">
        <w:rPr>
          <w:rFonts w:hint="cs"/>
          <w:rtl/>
        </w:rPr>
        <w:t xml:space="preserve"> و هزینه </w:t>
      </w:r>
      <w:r w:rsidR="006C19F7">
        <w:rPr>
          <w:rtl/>
        </w:rPr>
        <w:t>راه‌انداز</w:t>
      </w:r>
      <w:r w:rsidR="006C19F7">
        <w:rPr>
          <w:rFonts w:hint="cs"/>
          <w:rtl/>
        </w:rPr>
        <w:t>ی</w:t>
      </w:r>
      <w:r w:rsidR="0090386F">
        <w:rPr>
          <w:rFonts w:hint="cs"/>
          <w:rtl/>
        </w:rPr>
        <w:t xml:space="preserve"> و خرید </w:t>
      </w:r>
      <w:r w:rsidR="006C19F7">
        <w:rPr>
          <w:rtl/>
        </w:rPr>
        <w:t>سخت‌افزارها</w:t>
      </w:r>
      <w:r w:rsidR="006C19F7">
        <w:rPr>
          <w:rFonts w:hint="cs"/>
          <w:rtl/>
        </w:rPr>
        <w:t>ی</w:t>
      </w:r>
      <w:r w:rsidR="0090386F">
        <w:rPr>
          <w:rFonts w:hint="cs"/>
          <w:rtl/>
        </w:rPr>
        <w:t xml:space="preserve"> آن بسیار گران تمام </w:t>
      </w:r>
      <w:r w:rsidR="006C19F7">
        <w:rPr>
          <w:rtl/>
        </w:rPr>
        <w:t>م</w:t>
      </w:r>
      <w:r w:rsidR="006C19F7">
        <w:rPr>
          <w:rFonts w:hint="cs"/>
          <w:rtl/>
        </w:rPr>
        <w:t>ی‌</w:t>
      </w:r>
      <w:r w:rsidR="006C19F7">
        <w:rPr>
          <w:rFonts w:hint="eastAsia"/>
          <w:rtl/>
        </w:rPr>
        <w:t>شود</w:t>
      </w:r>
      <w:r w:rsidR="0090386F">
        <w:rPr>
          <w:rFonts w:hint="cs"/>
          <w:rtl/>
        </w:rPr>
        <w:t>.</w:t>
      </w:r>
    </w:p>
    <w:p w:rsidR="00001F4B" w:rsidRDefault="00001F4B" w:rsidP="005B3B97">
      <w:pPr>
        <w:spacing w:line="16" w:lineRule="atLeast"/>
        <w:rPr>
          <w:rtl/>
          <w:lang w:bidi="fa-IR"/>
        </w:rPr>
      </w:pPr>
    </w:p>
    <w:p w:rsidR="002765D4" w:rsidRDefault="0003123D" w:rsidP="005B3B97">
      <w:pPr>
        <w:pStyle w:val="Heading2"/>
        <w:numPr>
          <w:ilvl w:val="1"/>
          <w:numId w:val="9"/>
        </w:numPr>
        <w:spacing w:line="16" w:lineRule="atLeast"/>
        <w:rPr>
          <w:rtl/>
        </w:rPr>
      </w:pPr>
      <w:r>
        <w:rPr>
          <w:rFonts w:hint="cs"/>
          <w:rtl/>
        </w:rPr>
        <w:t xml:space="preserve">مرکز </w:t>
      </w:r>
      <w:r w:rsidR="00321C03">
        <w:rPr>
          <w:rFonts w:hint="cs"/>
          <w:rtl/>
        </w:rPr>
        <w:t>تلفن</w:t>
      </w:r>
      <w:r>
        <w:rPr>
          <w:rFonts w:hint="cs"/>
          <w:rtl/>
        </w:rPr>
        <w:t xml:space="preserve"> </w:t>
      </w:r>
      <w:r w:rsidR="006C19F7">
        <w:rPr>
          <w:rtl/>
        </w:rPr>
        <w:t>نرم‌افزار</w:t>
      </w:r>
      <w:r w:rsidR="006C19F7">
        <w:rPr>
          <w:rFonts w:hint="cs"/>
          <w:rtl/>
        </w:rPr>
        <w:t>ی</w:t>
      </w:r>
    </w:p>
    <w:p w:rsidR="00321C03" w:rsidRDefault="006C19F7" w:rsidP="00321C03">
      <w:pPr>
        <w:spacing w:line="16" w:lineRule="atLeast"/>
        <w:rPr>
          <w:rtl/>
        </w:rPr>
      </w:pPr>
      <w:r>
        <w:rPr>
          <w:rtl/>
        </w:rPr>
        <w:t>در سال</w:t>
      </w:r>
      <w:r w:rsidR="00242F37">
        <w:rPr>
          <w:rFonts w:hint="cs"/>
          <w:rtl/>
        </w:rPr>
        <w:t xml:space="preserve"> 1999 در آمریکا مرد جوانی به نام مارک اسپنسر یک شرکت پشتیبانی</w:t>
      </w:r>
      <w:r w:rsidR="00504C7B">
        <w:rPr>
          <w:rFonts w:hint="cs"/>
          <w:rtl/>
        </w:rPr>
        <w:t xml:space="preserve"> تلفنی</w:t>
      </w:r>
      <w:r w:rsidR="00242F37">
        <w:rPr>
          <w:rFonts w:hint="cs"/>
          <w:rtl/>
        </w:rPr>
        <w:t xml:space="preserve"> از </w:t>
      </w:r>
      <w:r>
        <w:rPr>
          <w:rtl/>
        </w:rPr>
        <w:t>س</w:t>
      </w:r>
      <w:r>
        <w:rPr>
          <w:rFonts w:hint="cs"/>
          <w:rtl/>
        </w:rPr>
        <w:t>ی</w:t>
      </w:r>
      <w:r>
        <w:rPr>
          <w:rFonts w:hint="eastAsia"/>
          <w:rtl/>
        </w:rPr>
        <w:t>ستم‌ها</w:t>
      </w:r>
      <w:r>
        <w:rPr>
          <w:rFonts w:hint="cs"/>
          <w:rtl/>
        </w:rPr>
        <w:t>ی</w:t>
      </w:r>
      <w:r w:rsidR="00242F37">
        <w:rPr>
          <w:rFonts w:hint="cs"/>
          <w:rtl/>
        </w:rPr>
        <w:t xml:space="preserve"> لینوکسی را اداره </w:t>
      </w:r>
      <w:r>
        <w:rPr>
          <w:rtl/>
        </w:rPr>
        <w:t>م</w:t>
      </w:r>
      <w:r>
        <w:rPr>
          <w:rFonts w:hint="cs"/>
          <w:rtl/>
        </w:rPr>
        <w:t>ی‌</w:t>
      </w:r>
      <w:r>
        <w:rPr>
          <w:rFonts w:hint="eastAsia"/>
          <w:rtl/>
        </w:rPr>
        <w:t>کرد</w:t>
      </w:r>
      <w:r w:rsidR="00242F37">
        <w:rPr>
          <w:rFonts w:hint="cs"/>
          <w:rtl/>
        </w:rPr>
        <w:t xml:space="preserve"> و بعد از گذشت مدتی تصمیم به توسعه </w:t>
      </w:r>
      <w:r>
        <w:rPr>
          <w:rtl/>
        </w:rPr>
        <w:t>تلفن‌ها</w:t>
      </w:r>
      <w:r w:rsidR="00504C7B">
        <w:rPr>
          <w:rFonts w:hint="cs"/>
          <w:rtl/>
        </w:rPr>
        <w:t xml:space="preserve"> و کارکنان خود گرفت و برای این توسعه نیاز به </w:t>
      </w:r>
      <w:r w:rsidR="00F05B50">
        <w:rPr>
          <w:rFonts w:hint="cs"/>
          <w:rtl/>
        </w:rPr>
        <w:t xml:space="preserve">یک مرکز تلفن داشت اما چون هزینه این </w:t>
      </w:r>
      <w:r>
        <w:rPr>
          <w:rtl/>
        </w:rPr>
        <w:t>س</w:t>
      </w:r>
      <w:r>
        <w:rPr>
          <w:rFonts w:hint="cs"/>
          <w:rtl/>
        </w:rPr>
        <w:t>ی</w:t>
      </w:r>
      <w:r>
        <w:rPr>
          <w:rFonts w:hint="eastAsia"/>
          <w:rtl/>
        </w:rPr>
        <w:t>ستم‌ها</w:t>
      </w:r>
      <w:r w:rsidR="00F05B50">
        <w:rPr>
          <w:rFonts w:hint="cs"/>
          <w:rtl/>
        </w:rPr>
        <w:t xml:space="preserve"> زیاد بود او</w:t>
      </w:r>
      <w:r w:rsidR="00321C03">
        <w:rPr>
          <w:rFonts w:hint="cs"/>
          <w:rtl/>
        </w:rPr>
        <w:t xml:space="preserve"> از صفر</w:t>
      </w:r>
      <w:r w:rsidR="00F05B50">
        <w:rPr>
          <w:rFonts w:hint="cs"/>
          <w:rtl/>
        </w:rPr>
        <w:t xml:space="preserve"> شروع به ساخت یک سیستم </w:t>
      </w:r>
      <w:r>
        <w:rPr>
          <w:rtl/>
        </w:rPr>
        <w:t>نرم‌افزار</w:t>
      </w:r>
      <w:r>
        <w:rPr>
          <w:rFonts w:hint="cs"/>
          <w:rtl/>
        </w:rPr>
        <w:t>ی</w:t>
      </w:r>
      <w:r w:rsidR="00F05B50">
        <w:rPr>
          <w:rFonts w:hint="cs"/>
          <w:rtl/>
        </w:rPr>
        <w:t xml:space="preserve"> مرکز تلفن</w:t>
      </w:r>
      <w:r w:rsidR="00321C03">
        <w:rPr>
          <w:rFonts w:hint="cs"/>
          <w:rtl/>
        </w:rPr>
        <w:t xml:space="preserve"> کرد. در ابتدا این ایده </w:t>
      </w:r>
      <w:r>
        <w:rPr>
          <w:rtl/>
        </w:rPr>
        <w:t>صرفاً</w:t>
      </w:r>
      <w:r w:rsidR="00321C03">
        <w:rPr>
          <w:rFonts w:hint="cs"/>
          <w:rtl/>
        </w:rPr>
        <w:t xml:space="preserve"> برای رفع نیاز شرکت خود او بود اما بعد از </w:t>
      </w:r>
      <w:r>
        <w:rPr>
          <w:rtl/>
        </w:rPr>
        <w:t>چند ماه</w:t>
      </w:r>
      <w:r w:rsidR="00321C03">
        <w:rPr>
          <w:rFonts w:hint="cs"/>
          <w:rtl/>
        </w:rPr>
        <w:t xml:space="preserve"> مارک اسپنسر پروژه خود را </w:t>
      </w:r>
      <w:r>
        <w:rPr>
          <w:rtl/>
        </w:rPr>
        <w:t>به‌صورت</w:t>
      </w:r>
      <w:r w:rsidR="00321C03">
        <w:rPr>
          <w:rFonts w:hint="cs"/>
          <w:rtl/>
        </w:rPr>
        <w:t xml:space="preserve"> </w:t>
      </w:r>
      <w:r>
        <w:rPr>
          <w:rtl/>
        </w:rPr>
        <w:t>متن‌باز</w:t>
      </w:r>
      <w:r w:rsidR="00321C03">
        <w:rPr>
          <w:rFonts w:hint="cs"/>
          <w:rtl/>
        </w:rPr>
        <w:t xml:space="preserve"> ارائه کرد و تا امروز هزاران نفر در پیشرفت این پروژه سهیم </w:t>
      </w:r>
      <w:r>
        <w:rPr>
          <w:rtl/>
        </w:rPr>
        <w:t>بوده‌اند</w:t>
      </w:r>
      <w:r w:rsidR="00321C03">
        <w:rPr>
          <w:rFonts w:hint="cs"/>
          <w:rtl/>
        </w:rPr>
        <w:t>.</w:t>
      </w:r>
    </w:p>
    <w:p w:rsidR="00CD5B4F" w:rsidRDefault="00CD5B4F" w:rsidP="005B3B97">
      <w:pPr>
        <w:spacing w:line="16" w:lineRule="atLeast"/>
        <w:rPr>
          <w:rtl/>
        </w:rPr>
      </w:pPr>
    </w:p>
    <w:p w:rsidR="00330962" w:rsidRPr="00330962" w:rsidRDefault="0058213C" w:rsidP="00321C03">
      <w:pPr>
        <w:pStyle w:val="Heading3"/>
        <w:spacing w:line="16" w:lineRule="atLeast"/>
        <w:rPr>
          <w:rtl/>
        </w:rPr>
      </w:pPr>
      <w:r>
        <w:rPr>
          <w:rFonts w:hint="cs"/>
          <w:rtl/>
        </w:rPr>
        <w:lastRenderedPageBreak/>
        <w:t xml:space="preserve">1-2-1- </w:t>
      </w:r>
      <w:r w:rsidR="00321C03">
        <w:rPr>
          <w:rFonts w:hint="cs"/>
          <w:rtl/>
        </w:rPr>
        <w:t>استریسک</w:t>
      </w:r>
    </w:p>
    <w:p w:rsidR="0058213C" w:rsidRDefault="00CE7429" w:rsidP="005B3B97">
      <w:pPr>
        <w:spacing w:line="16" w:lineRule="atLeast"/>
        <w:rPr>
          <w:rtl/>
          <w:lang w:bidi="fa-IR"/>
        </w:rPr>
      </w:pPr>
      <w:r>
        <w:rPr>
          <w:rFonts w:hint="cs"/>
          <w:rtl/>
        </w:rPr>
        <w:t xml:space="preserve">استریسک یک </w:t>
      </w:r>
      <w:r w:rsidR="006C19F7">
        <w:rPr>
          <w:rtl/>
        </w:rPr>
        <w:t>نرم‌افزار</w:t>
      </w:r>
      <w:r>
        <w:rPr>
          <w:rFonts w:hint="cs"/>
          <w:rtl/>
        </w:rPr>
        <w:t xml:space="preserve"> اپن سورس است که در سال 1999 توسط مارک اسپنسر ساخته شد. استریسک قادر به برقراری انواع مختلف ارتباطات تلفنی و تصویری است و بهترین انتخاب برای </w:t>
      </w:r>
      <w:r w:rsidR="006C19F7">
        <w:rPr>
          <w:rtl/>
        </w:rPr>
        <w:t>راه‌انداز</w:t>
      </w:r>
      <w:r w:rsidR="006C19F7">
        <w:rPr>
          <w:rFonts w:hint="cs"/>
          <w:rtl/>
        </w:rPr>
        <w:t>ی</w:t>
      </w:r>
      <w:r>
        <w:rPr>
          <w:rFonts w:hint="cs"/>
          <w:rtl/>
        </w:rPr>
        <w:t xml:space="preserve"> انواع کاربردهای انتقال صوت بر شبکه </w:t>
      </w:r>
      <w:r w:rsidR="006C19F7">
        <w:rPr>
          <w:rtl/>
        </w:rPr>
        <w:t>م</w:t>
      </w:r>
      <w:r w:rsidR="006C19F7">
        <w:rPr>
          <w:rFonts w:hint="cs"/>
          <w:rtl/>
        </w:rPr>
        <w:t>ی‌</w:t>
      </w:r>
      <w:r w:rsidR="006C19F7">
        <w:rPr>
          <w:rFonts w:hint="eastAsia"/>
          <w:rtl/>
        </w:rPr>
        <w:t>باشد</w:t>
      </w:r>
      <w:r>
        <w:rPr>
          <w:rFonts w:hint="cs"/>
          <w:rtl/>
        </w:rPr>
        <w:t>.</w:t>
      </w:r>
    </w:p>
    <w:p w:rsidR="006E3366" w:rsidRDefault="006E3366" w:rsidP="005B3B97">
      <w:pPr>
        <w:spacing w:line="16" w:lineRule="atLeast"/>
        <w:rPr>
          <w:lang w:bidi="fa-IR"/>
        </w:rPr>
      </w:pPr>
      <w:proofErr w:type="spellStart"/>
      <w:r>
        <w:rPr>
          <w:rFonts w:hint="cs"/>
          <w:rtl/>
          <w:lang w:bidi="fa-IR"/>
        </w:rPr>
        <w:t>استریسک</w:t>
      </w:r>
      <w:proofErr w:type="spellEnd"/>
      <w:r>
        <w:rPr>
          <w:rFonts w:hint="cs"/>
          <w:rtl/>
          <w:lang w:bidi="fa-IR"/>
        </w:rPr>
        <w:t xml:space="preserve"> مانند یک </w:t>
      </w:r>
      <w:proofErr w:type="spellStart"/>
      <w:r>
        <w:rPr>
          <w:rFonts w:hint="cs"/>
          <w:rtl/>
          <w:lang w:bidi="fa-IR"/>
        </w:rPr>
        <w:t>وب</w:t>
      </w:r>
      <w:proofErr w:type="spellEnd"/>
      <w:r>
        <w:rPr>
          <w:rFonts w:hint="cs"/>
          <w:rtl/>
          <w:lang w:bidi="fa-IR"/>
        </w:rPr>
        <w:t xml:space="preserve"> سرور عمل </w:t>
      </w:r>
      <w:proofErr w:type="spellStart"/>
      <w:r w:rsidR="006C19F7">
        <w:rPr>
          <w:rtl/>
          <w:lang w:bidi="fa-IR"/>
        </w:rPr>
        <w:t>م</w:t>
      </w:r>
      <w:r w:rsidR="006C19F7">
        <w:rPr>
          <w:rFonts w:hint="cs"/>
          <w:rtl/>
          <w:lang w:bidi="fa-IR"/>
        </w:rPr>
        <w:t>ی‌</w:t>
      </w:r>
      <w:r w:rsidR="006C19F7">
        <w:rPr>
          <w:rFonts w:hint="eastAsia"/>
          <w:rtl/>
          <w:lang w:bidi="fa-IR"/>
        </w:rPr>
        <w:t>کند</w:t>
      </w:r>
      <w:proofErr w:type="spellEnd"/>
      <w:r>
        <w:rPr>
          <w:rFonts w:hint="cs"/>
          <w:rtl/>
          <w:lang w:bidi="fa-IR"/>
        </w:rPr>
        <w:t xml:space="preserve"> و </w:t>
      </w:r>
      <w:proofErr w:type="spellStart"/>
      <w:r w:rsidR="006C19F7">
        <w:rPr>
          <w:rtl/>
          <w:lang w:bidi="fa-IR"/>
        </w:rPr>
        <w:t>تماس‌ها</w:t>
      </w:r>
      <w:r w:rsidR="006C19F7">
        <w:rPr>
          <w:rFonts w:hint="cs"/>
          <w:rtl/>
          <w:lang w:bidi="fa-IR"/>
        </w:rPr>
        <w:t>یی</w:t>
      </w:r>
      <w:proofErr w:type="spellEnd"/>
      <w:r>
        <w:rPr>
          <w:rFonts w:hint="cs"/>
          <w:rtl/>
          <w:lang w:bidi="fa-IR"/>
        </w:rPr>
        <w:t xml:space="preserve"> که به </w:t>
      </w:r>
      <w:proofErr w:type="spellStart"/>
      <w:r>
        <w:rPr>
          <w:rFonts w:hint="cs"/>
          <w:rtl/>
          <w:lang w:bidi="fa-IR"/>
        </w:rPr>
        <w:t>استریسک</w:t>
      </w:r>
      <w:proofErr w:type="spellEnd"/>
      <w:r>
        <w:rPr>
          <w:rFonts w:hint="cs"/>
          <w:rtl/>
          <w:lang w:bidi="fa-IR"/>
        </w:rPr>
        <w:t xml:space="preserve"> متصل </w:t>
      </w:r>
      <w:proofErr w:type="spellStart"/>
      <w:r w:rsidR="006C19F7">
        <w:rPr>
          <w:rtl/>
          <w:lang w:bidi="fa-IR"/>
        </w:rPr>
        <w:t>م</w:t>
      </w:r>
      <w:r w:rsidR="006C19F7">
        <w:rPr>
          <w:rFonts w:hint="cs"/>
          <w:rtl/>
          <w:lang w:bidi="fa-IR"/>
        </w:rPr>
        <w:t>ی‌</w:t>
      </w:r>
      <w:r w:rsidR="006C19F7">
        <w:rPr>
          <w:rFonts w:hint="eastAsia"/>
          <w:rtl/>
          <w:lang w:bidi="fa-IR"/>
        </w:rPr>
        <w:t>شوند</w:t>
      </w:r>
      <w:proofErr w:type="spellEnd"/>
      <w:r>
        <w:rPr>
          <w:rFonts w:hint="cs"/>
          <w:rtl/>
          <w:lang w:bidi="fa-IR"/>
        </w:rPr>
        <w:t xml:space="preserve"> مانند درخواست به </w:t>
      </w:r>
      <w:proofErr w:type="spellStart"/>
      <w:r>
        <w:rPr>
          <w:rFonts w:hint="cs"/>
          <w:rtl/>
          <w:lang w:bidi="fa-IR"/>
        </w:rPr>
        <w:t>وب</w:t>
      </w:r>
      <w:proofErr w:type="spellEnd"/>
      <w:r>
        <w:rPr>
          <w:rFonts w:hint="cs"/>
          <w:rtl/>
          <w:lang w:bidi="fa-IR"/>
        </w:rPr>
        <w:t xml:space="preserve"> سرور هستند. </w:t>
      </w:r>
      <w:proofErr w:type="spellStart"/>
      <w:r>
        <w:rPr>
          <w:rFonts w:hint="cs"/>
          <w:rtl/>
          <w:lang w:bidi="fa-IR"/>
        </w:rPr>
        <w:t>استریسک</w:t>
      </w:r>
      <w:proofErr w:type="spellEnd"/>
      <w:r>
        <w:rPr>
          <w:rFonts w:hint="cs"/>
          <w:rtl/>
          <w:lang w:bidi="fa-IR"/>
        </w:rPr>
        <w:t xml:space="preserve"> مدیریت </w:t>
      </w:r>
      <w:r w:rsidR="006C19F7">
        <w:rPr>
          <w:rtl/>
          <w:lang w:bidi="fa-IR"/>
        </w:rPr>
        <w:t>استانداردها</w:t>
      </w:r>
      <w:r w:rsidR="006C19F7">
        <w:rPr>
          <w:rFonts w:hint="cs"/>
          <w:rtl/>
          <w:lang w:bidi="fa-IR"/>
        </w:rPr>
        <w:t>ی</w:t>
      </w:r>
      <w:r>
        <w:rPr>
          <w:rFonts w:hint="cs"/>
          <w:rtl/>
          <w:lang w:bidi="fa-IR"/>
        </w:rPr>
        <w:t xml:space="preserve"> مختلف ارتباطی را برای ما انجام </w:t>
      </w:r>
      <w:proofErr w:type="spellStart"/>
      <w:r w:rsidR="006C19F7">
        <w:rPr>
          <w:rtl/>
          <w:lang w:bidi="fa-IR"/>
        </w:rPr>
        <w:t>م</w:t>
      </w:r>
      <w:r w:rsidR="006C19F7">
        <w:rPr>
          <w:rFonts w:hint="cs"/>
          <w:rtl/>
          <w:lang w:bidi="fa-IR"/>
        </w:rPr>
        <w:t>ی‌</w:t>
      </w:r>
      <w:r w:rsidR="006C19F7">
        <w:rPr>
          <w:rFonts w:hint="eastAsia"/>
          <w:rtl/>
          <w:lang w:bidi="fa-IR"/>
        </w:rPr>
        <w:t>دهد</w:t>
      </w:r>
      <w:proofErr w:type="spellEnd"/>
      <w:r>
        <w:rPr>
          <w:rFonts w:hint="cs"/>
          <w:rtl/>
          <w:lang w:bidi="fa-IR"/>
        </w:rPr>
        <w:t xml:space="preserve"> و ما با استفاده از </w:t>
      </w:r>
      <w:proofErr w:type="spellStart"/>
      <w:r w:rsidR="006C19F7">
        <w:rPr>
          <w:rtl/>
          <w:lang w:bidi="fa-IR"/>
        </w:rPr>
        <w:t>برنامه‌نو</w:t>
      </w:r>
      <w:r w:rsidR="006C19F7">
        <w:rPr>
          <w:rFonts w:hint="cs"/>
          <w:rtl/>
          <w:lang w:bidi="fa-IR"/>
        </w:rPr>
        <w:t>ی</w:t>
      </w:r>
      <w:r w:rsidR="006C19F7">
        <w:rPr>
          <w:rFonts w:hint="eastAsia"/>
          <w:rtl/>
          <w:lang w:bidi="fa-IR"/>
        </w:rPr>
        <w:t>س</w:t>
      </w:r>
      <w:r w:rsidR="006C19F7">
        <w:rPr>
          <w:rFonts w:hint="cs"/>
          <w:rtl/>
          <w:lang w:bidi="fa-IR"/>
        </w:rPr>
        <w:t>ی</w:t>
      </w:r>
      <w:proofErr w:type="spellEnd"/>
      <w:r>
        <w:rPr>
          <w:rFonts w:hint="cs"/>
          <w:rtl/>
          <w:lang w:bidi="fa-IR"/>
        </w:rPr>
        <w:t xml:space="preserve"> </w:t>
      </w:r>
      <w:proofErr w:type="spellStart"/>
      <w:r w:rsidR="006C19F7">
        <w:rPr>
          <w:rtl/>
          <w:lang w:bidi="fa-IR"/>
        </w:rPr>
        <w:t>م</w:t>
      </w:r>
      <w:r w:rsidR="006C19F7">
        <w:rPr>
          <w:rFonts w:hint="cs"/>
          <w:rtl/>
          <w:lang w:bidi="fa-IR"/>
        </w:rPr>
        <w:t>ی‌</w:t>
      </w:r>
      <w:r w:rsidR="006C19F7">
        <w:rPr>
          <w:rFonts w:hint="eastAsia"/>
          <w:rtl/>
          <w:lang w:bidi="fa-IR"/>
        </w:rPr>
        <w:t>توان</w:t>
      </w:r>
      <w:r w:rsidR="006C19F7">
        <w:rPr>
          <w:rFonts w:hint="cs"/>
          <w:rtl/>
          <w:lang w:bidi="fa-IR"/>
        </w:rPr>
        <w:t>ی</w:t>
      </w:r>
      <w:r w:rsidR="006C19F7">
        <w:rPr>
          <w:rFonts w:hint="eastAsia"/>
          <w:rtl/>
          <w:lang w:bidi="fa-IR"/>
        </w:rPr>
        <w:t>م</w:t>
      </w:r>
      <w:proofErr w:type="spellEnd"/>
      <w:r>
        <w:rPr>
          <w:rFonts w:hint="cs"/>
          <w:rtl/>
          <w:lang w:bidi="fa-IR"/>
        </w:rPr>
        <w:t xml:space="preserve"> به </w:t>
      </w:r>
      <w:proofErr w:type="spellStart"/>
      <w:r>
        <w:rPr>
          <w:rFonts w:hint="cs"/>
          <w:rtl/>
          <w:lang w:bidi="fa-IR"/>
        </w:rPr>
        <w:t>استریسک</w:t>
      </w:r>
      <w:proofErr w:type="spellEnd"/>
      <w:r>
        <w:rPr>
          <w:rFonts w:hint="cs"/>
          <w:rtl/>
          <w:lang w:bidi="fa-IR"/>
        </w:rPr>
        <w:t xml:space="preserve"> فرمان بدهیم که چه رفتاری از خود نشان دهد.</w:t>
      </w:r>
    </w:p>
    <w:p w:rsidR="00CE7429" w:rsidRDefault="00CE7429" w:rsidP="005B3B97">
      <w:pPr>
        <w:spacing w:line="16" w:lineRule="atLeast"/>
        <w:rPr>
          <w:rtl/>
        </w:rPr>
      </w:pPr>
    </w:p>
    <w:p w:rsidR="0020254A" w:rsidRDefault="0020254A" w:rsidP="008D06DE">
      <w:pPr>
        <w:pStyle w:val="Heading3"/>
        <w:spacing w:line="16" w:lineRule="atLeast"/>
        <w:rPr>
          <w:rtl/>
        </w:rPr>
      </w:pPr>
      <w:r>
        <w:rPr>
          <w:rFonts w:hint="cs"/>
          <w:rtl/>
        </w:rPr>
        <w:t>1-2-</w:t>
      </w:r>
      <w:r w:rsidR="008D06DE">
        <w:rPr>
          <w:rFonts w:hint="cs"/>
          <w:rtl/>
        </w:rPr>
        <w:t>1</w:t>
      </w:r>
      <w:r>
        <w:rPr>
          <w:rFonts w:hint="cs"/>
          <w:rtl/>
        </w:rPr>
        <w:t>-</w:t>
      </w:r>
      <w:r w:rsidR="008D06DE">
        <w:rPr>
          <w:rFonts w:hint="cs"/>
          <w:rtl/>
        </w:rPr>
        <w:t>1-</w:t>
      </w:r>
      <w:r>
        <w:rPr>
          <w:rFonts w:hint="cs"/>
          <w:rtl/>
        </w:rPr>
        <w:t xml:space="preserve"> </w:t>
      </w:r>
      <w:r w:rsidR="006C19F7">
        <w:rPr>
          <w:rtl/>
        </w:rPr>
        <w:t>سرو</w:t>
      </w:r>
      <w:r w:rsidR="006C19F7">
        <w:rPr>
          <w:rFonts w:hint="cs"/>
          <w:rtl/>
        </w:rPr>
        <w:t>ی</w:t>
      </w:r>
      <w:r w:rsidR="006C19F7">
        <w:rPr>
          <w:rFonts w:hint="eastAsia"/>
          <w:rtl/>
        </w:rPr>
        <w:t>س‌ها</w:t>
      </w:r>
      <w:r w:rsidR="006C19F7">
        <w:rPr>
          <w:rFonts w:hint="cs"/>
          <w:rtl/>
        </w:rPr>
        <w:t>ی</w:t>
      </w:r>
      <w:r w:rsidR="001F754E">
        <w:rPr>
          <w:rFonts w:hint="cs"/>
          <w:rtl/>
        </w:rPr>
        <w:t xml:space="preserve"> </w:t>
      </w:r>
      <w:r w:rsidR="008D06DE">
        <w:rPr>
          <w:rFonts w:hint="cs"/>
          <w:rtl/>
        </w:rPr>
        <w:t>پاسخگوی تعاملی</w:t>
      </w:r>
    </w:p>
    <w:p w:rsidR="008D06DE" w:rsidRDefault="008D06DE" w:rsidP="008D06DE">
      <w:pPr>
        <w:spacing w:line="16" w:lineRule="atLeast"/>
        <w:rPr>
          <w:rtl/>
        </w:rPr>
      </w:pPr>
      <w:r>
        <w:rPr>
          <w:rFonts w:hint="cs"/>
          <w:rtl/>
        </w:rPr>
        <w:t xml:space="preserve">یکی از </w:t>
      </w:r>
      <w:r w:rsidR="006C19F7">
        <w:rPr>
          <w:rtl/>
        </w:rPr>
        <w:t>کاربردها</w:t>
      </w:r>
      <w:r w:rsidR="006C19F7">
        <w:rPr>
          <w:rFonts w:hint="cs"/>
          <w:rtl/>
        </w:rPr>
        <w:t>ی</w:t>
      </w:r>
      <w:r>
        <w:rPr>
          <w:rFonts w:hint="cs"/>
          <w:rtl/>
        </w:rPr>
        <w:t xml:space="preserve"> استریسک ساخت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است.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پاسخگوی تعاملی به </w:t>
      </w:r>
      <w:r w:rsidR="006C19F7">
        <w:rPr>
          <w:rtl/>
        </w:rPr>
        <w:t>سرو</w:t>
      </w:r>
      <w:r w:rsidR="006C19F7">
        <w:rPr>
          <w:rFonts w:hint="cs"/>
          <w:rtl/>
        </w:rPr>
        <w:t>ی</w:t>
      </w:r>
      <w:r w:rsidR="006C19F7">
        <w:rPr>
          <w:rFonts w:hint="eastAsia"/>
          <w:rtl/>
        </w:rPr>
        <w:t>س‌ها</w:t>
      </w:r>
      <w:r w:rsidR="006C19F7">
        <w:rPr>
          <w:rFonts w:hint="cs"/>
          <w:rtl/>
        </w:rPr>
        <w:t>یی</w:t>
      </w:r>
      <w:r w:rsidR="001F754E">
        <w:rPr>
          <w:rFonts w:hint="cs"/>
          <w:rtl/>
        </w:rPr>
        <w:t xml:space="preserve"> میگویند که در </w:t>
      </w:r>
      <w:r w:rsidR="006C19F7">
        <w:rPr>
          <w:rtl/>
        </w:rPr>
        <w:t>آن‌ها</w:t>
      </w:r>
      <w:r w:rsidR="001F754E">
        <w:rPr>
          <w:rFonts w:hint="cs"/>
          <w:rtl/>
        </w:rPr>
        <w:t xml:space="preserve"> انسان با یک کامپیوتر در تعامل است و کامپیوتر به </w:t>
      </w:r>
      <w:r w:rsidR="006C19F7">
        <w:rPr>
          <w:rtl/>
        </w:rPr>
        <w:t>درخواست‌ها</w:t>
      </w:r>
      <w:r w:rsidR="006C19F7">
        <w:rPr>
          <w:rFonts w:hint="cs"/>
          <w:rtl/>
        </w:rPr>
        <w:t>ی</w:t>
      </w:r>
      <w:r w:rsidR="001F754E">
        <w:rPr>
          <w:rFonts w:hint="cs"/>
          <w:rtl/>
        </w:rPr>
        <w:t xml:space="preserve"> کاربر پاسخ مناسب </w:t>
      </w:r>
      <w:r w:rsidR="006C19F7">
        <w:rPr>
          <w:rtl/>
        </w:rPr>
        <w:t>م</w:t>
      </w:r>
      <w:r w:rsidR="006C19F7">
        <w:rPr>
          <w:rFonts w:hint="cs"/>
          <w:rtl/>
        </w:rPr>
        <w:t>ی‌</w:t>
      </w:r>
      <w:r w:rsidR="006C19F7">
        <w:rPr>
          <w:rFonts w:hint="eastAsia"/>
          <w:rtl/>
        </w:rPr>
        <w:t>دهد</w:t>
      </w:r>
      <w:r w:rsidR="001F754E">
        <w:rPr>
          <w:rFonts w:hint="cs"/>
          <w:rtl/>
        </w:rPr>
        <w:t xml:space="preserve">. این </w:t>
      </w:r>
      <w:r w:rsidR="006C19F7">
        <w:rPr>
          <w:rtl/>
        </w:rPr>
        <w:t>سرو</w:t>
      </w:r>
      <w:r w:rsidR="006C19F7">
        <w:rPr>
          <w:rFonts w:hint="cs"/>
          <w:rtl/>
        </w:rPr>
        <w:t>ی</w:t>
      </w:r>
      <w:r w:rsidR="006C19F7">
        <w:rPr>
          <w:rFonts w:hint="eastAsia"/>
          <w:rtl/>
        </w:rPr>
        <w:t>س‌ها</w:t>
      </w:r>
      <w:r w:rsidR="001F754E">
        <w:rPr>
          <w:rFonts w:hint="cs"/>
          <w:rtl/>
        </w:rPr>
        <w:t xml:space="preserve"> در استریسک </w:t>
      </w:r>
      <w:r w:rsidR="006C19F7">
        <w:rPr>
          <w:rtl/>
        </w:rPr>
        <w:t>به‌راحت</w:t>
      </w:r>
      <w:r w:rsidR="006C19F7">
        <w:rPr>
          <w:rFonts w:hint="cs"/>
          <w:rtl/>
        </w:rPr>
        <w:t>ی</w:t>
      </w:r>
      <w:r w:rsidR="001F754E">
        <w:rPr>
          <w:rFonts w:hint="cs"/>
          <w:rtl/>
        </w:rPr>
        <w:t xml:space="preserve"> قابل </w:t>
      </w:r>
      <w:r w:rsidR="006C19F7">
        <w:rPr>
          <w:rtl/>
        </w:rPr>
        <w:t>پ</w:t>
      </w:r>
      <w:r w:rsidR="006C19F7">
        <w:rPr>
          <w:rFonts w:hint="cs"/>
          <w:rtl/>
        </w:rPr>
        <w:t>ی</w:t>
      </w:r>
      <w:r w:rsidR="006C19F7">
        <w:rPr>
          <w:rFonts w:hint="eastAsia"/>
          <w:rtl/>
        </w:rPr>
        <w:t>اده‌ساز</w:t>
      </w:r>
      <w:r w:rsidR="006C19F7">
        <w:rPr>
          <w:rFonts w:hint="cs"/>
          <w:rtl/>
        </w:rPr>
        <w:t>ی</w:t>
      </w:r>
      <w:r w:rsidR="001F754E">
        <w:rPr>
          <w:rFonts w:hint="cs"/>
          <w:rtl/>
        </w:rPr>
        <w:t xml:space="preserve"> هستند.</w:t>
      </w:r>
    </w:p>
    <w:p w:rsidR="001F754E" w:rsidRDefault="001F754E" w:rsidP="00DA2C0A">
      <w:pPr>
        <w:spacing w:line="16" w:lineRule="atLeast"/>
        <w:rPr>
          <w:rtl/>
        </w:rPr>
      </w:pPr>
      <w:r>
        <w:rPr>
          <w:rFonts w:hint="cs"/>
          <w:rtl/>
        </w:rPr>
        <w:t xml:space="preserve">برای </w:t>
      </w:r>
      <w:r w:rsidR="006C19F7">
        <w:rPr>
          <w:rtl/>
        </w:rPr>
        <w:t>سرو</w:t>
      </w:r>
      <w:r w:rsidR="006C19F7">
        <w:rPr>
          <w:rFonts w:hint="cs"/>
          <w:rtl/>
        </w:rPr>
        <w:t>ی</w:t>
      </w:r>
      <w:r w:rsidR="006C19F7">
        <w:rPr>
          <w:rFonts w:hint="eastAsia"/>
          <w:rtl/>
        </w:rPr>
        <w:t>س‌ها</w:t>
      </w:r>
      <w:r w:rsidR="006C19F7">
        <w:rPr>
          <w:rFonts w:hint="cs"/>
          <w:rtl/>
        </w:rPr>
        <w:t>ی</w:t>
      </w:r>
      <w:r>
        <w:rPr>
          <w:rFonts w:hint="cs"/>
          <w:rtl/>
        </w:rPr>
        <w:t xml:space="preserve"> تعاملی </w:t>
      </w:r>
      <w:r w:rsidR="006C19F7">
        <w:rPr>
          <w:rtl/>
        </w:rPr>
        <w:t>پ</w:t>
      </w:r>
      <w:r w:rsidR="006C19F7">
        <w:rPr>
          <w:rFonts w:hint="cs"/>
          <w:rtl/>
        </w:rPr>
        <w:t>ی</w:t>
      </w:r>
      <w:r w:rsidR="006C19F7">
        <w:rPr>
          <w:rFonts w:hint="eastAsia"/>
          <w:rtl/>
        </w:rPr>
        <w:t>چ</w:t>
      </w:r>
      <w:r w:rsidR="006C19F7">
        <w:rPr>
          <w:rFonts w:hint="cs"/>
          <w:rtl/>
        </w:rPr>
        <w:t>ی</w:t>
      </w:r>
      <w:r w:rsidR="006C19F7">
        <w:rPr>
          <w:rFonts w:hint="eastAsia"/>
          <w:rtl/>
        </w:rPr>
        <w:t>ده‌تر</w:t>
      </w:r>
      <w:r>
        <w:rPr>
          <w:rFonts w:hint="cs"/>
          <w:rtl/>
        </w:rPr>
        <w:t xml:space="preserve"> از </w:t>
      </w:r>
      <w:r w:rsidR="006C19F7">
        <w:rPr>
          <w:rtl/>
        </w:rPr>
        <w:t>زبان‌ها</w:t>
      </w:r>
      <w:r w:rsidR="006C19F7">
        <w:rPr>
          <w:rFonts w:hint="cs"/>
          <w:rtl/>
        </w:rPr>
        <w:t>ی</w:t>
      </w:r>
      <w:r>
        <w:rPr>
          <w:rFonts w:hint="cs"/>
          <w:rtl/>
        </w:rPr>
        <w:t xml:space="preserve"> </w:t>
      </w:r>
      <w:r w:rsidR="006C19F7">
        <w:rPr>
          <w:rtl/>
        </w:rPr>
        <w:t>برنامه‌نو</w:t>
      </w:r>
      <w:r w:rsidR="006C19F7">
        <w:rPr>
          <w:rFonts w:hint="cs"/>
          <w:rtl/>
        </w:rPr>
        <w:t>ی</w:t>
      </w:r>
      <w:r w:rsidR="006C19F7">
        <w:rPr>
          <w:rFonts w:hint="eastAsia"/>
          <w:rtl/>
        </w:rPr>
        <w:t>س</w:t>
      </w:r>
      <w:r w:rsidR="006C19F7">
        <w:rPr>
          <w:rFonts w:hint="cs"/>
          <w:rtl/>
        </w:rPr>
        <w:t>ی</w:t>
      </w:r>
      <w:r>
        <w:rPr>
          <w:rFonts w:hint="cs"/>
          <w:rtl/>
        </w:rPr>
        <w:t xml:space="preserve"> مختلفی </w:t>
      </w:r>
      <w:r w:rsidR="006C19F7">
        <w:rPr>
          <w:rtl/>
        </w:rPr>
        <w:t>م</w:t>
      </w:r>
      <w:r w:rsidR="006C19F7">
        <w:rPr>
          <w:rFonts w:hint="cs"/>
          <w:rtl/>
        </w:rPr>
        <w:t>ی‌</w:t>
      </w:r>
      <w:r w:rsidR="006C19F7">
        <w:rPr>
          <w:rFonts w:hint="eastAsia"/>
          <w:rtl/>
        </w:rPr>
        <w:t>توان</w:t>
      </w:r>
      <w:r>
        <w:rPr>
          <w:rFonts w:hint="cs"/>
          <w:rtl/>
        </w:rPr>
        <w:t xml:space="preserve"> استفاده کرد. نحوه کار به این شکل است که بعد از برقراری تماس تلفنی </w:t>
      </w:r>
      <w:r w:rsidR="00DA2C0A">
        <w:rPr>
          <w:rFonts w:hint="cs"/>
          <w:rtl/>
        </w:rPr>
        <w:t>استریسک کنترل تماس</w:t>
      </w:r>
      <w:r>
        <w:rPr>
          <w:rFonts w:hint="cs"/>
          <w:rtl/>
        </w:rPr>
        <w:t xml:space="preserve"> و ورودی کاربر را</w:t>
      </w:r>
      <w:r w:rsidR="00DA2C0A">
        <w:rPr>
          <w:rFonts w:hint="cs"/>
          <w:rtl/>
        </w:rPr>
        <w:t xml:space="preserve"> به برنامه ما </w:t>
      </w:r>
      <w:r w:rsidR="006C19F7">
        <w:rPr>
          <w:rtl/>
        </w:rPr>
        <w:t>م</w:t>
      </w:r>
      <w:r w:rsidR="006C19F7">
        <w:rPr>
          <w:rFonts w:hint="cs"/>
          <w:rtl/>
        </w:rPr>
        <w:t>ی‌</w:t>
      </w:r>
      <w:r w:rsidR="006C19F7">
        <w:rPr>
          <w:rFonts w:hint="eastAsia"/>
          <w:rtl/>
        </w:rPr>
        <w:t>دهد</w:t>
      </w:r>
      <w:r w:rsidR="00DA2C0A">
        <w:rPr>
          <w:rFonts w:hint="cs"/>
          <w:rtl/>
        </w:rPr>
        <w:t xml:space="preserve"> و برنامه</w:t>
      </w:r>
      <w:r>
        <w:rPr>
          <w:rFonts w:hint="cs"/>
          <w:rtl/>
        </w:rPr>
        <w:t xml:space="preserve"> </w:t>
      </w:r>
      <w:r w:rsidR="00DA2C0A">
        <w:rPr>
          <w:rFonts w:hint="cs"/>
          <w:rtl/>
        </w:rPr>
        <w:t xml:space="preserve">ورودی را </w:t>
      </w:r>
      <w:r>
        <w:rPr>
          <w:rFonts w:hint="cs"/>
          <w:rtl/>
        </w:rPr>
        <w:t xml:space="preserve">پردازش </w:t>
      </w:r>
      <w:r w:rsidR="006C19F7">
        <w:rPr>
          <w:rtl/>
        </w:rPr>
        <w:t>م</w:t>
      </w:r>
      <w:r w:rsidR="006C19F7">
        <w:rPr>
          <w:rFonts w:hint="cs"/>
          <w:rtl/>
        </w:rPr>
        <w:t>ی‌</w:t>
      </w:r>
      <w:r w:rsidR="006C19F7">
        <w:rPr>
          <w:rFonts w:hint="eastAsia"/>
          <w:rtl/>
        </w:rPr>
        <w:t>کند</w:t>
      </w:r>
      <w:r>
        <w:rPr>
          <w:rFonts w:hint="cs"/>
          <w:rtl/>
        </w:rPr>
        <w:t xml:space="preserve"> و پاسخ مناسب به کاربر </w:t>
      </w:r>
      <w:r w:rsidR="006C19F7">
        <w:rPr>
          <w:rtl/>
        </w:rPr>
        <w:t>م</w:t>
      </w:r>
      <w:r w:rsidR="006C19F7">
        <w:rPr>
          <w:rFonts w:hint="cs"/>
          <w:rtl/>
        </w:rPr>
        <w:t>ی‌</w:t>
      </w:r>
      <w:r w:rsidR="006C19F7">
        <w:rPr>
          <w:rFonts w:hint="eastAsia"/>
          <w:rtl/>
        </w:rPr>
        <w:t>دهد</w:t>
      </w:r>
      <w:r>
        <w:rPr>
          <w:rFonts w:hint="cs"/>
          <w:rtl/>
        </w:rPr>
        <w:t>.</w:t>
      </w:r>
    </w:p>
    <w:p w:rsidR="001F754E" w:rsidRDefault="001F754E" w:rsidP="008D06DE">
      <w:pPr>
        <w:spacing w:line="16" w:lineRule="atLeast"/>
        <w:rPr>
          <w:rtl/>
        </w:rPr>
      </w:pPr>
    </w:p>
    <w:p w:rsidR="00094EF1" w:rsidRDefault="00094EF1"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D760B2" w:rsidRDefault="00D760B2" w:rsidP="005B3B97">
      <w:pPr>
        <w:widowControl w:val="0"/>
        <w:spacing w:line="16" w:lineRule="atLeast"/>
        <w:rPr>
          <w:rtl/>
          <w:lang w:bidi="fa-IR"/>
        </w:rPr>
      </w:pPr>
    </w:p>
    <w:p w:rsidR="00FB6134" w:rsidRDefault="00FB6134" w:rsidP="005B3B97">
      <w:pPr>
        <w:spacing w:line="16" w:lineRule="atLeast"/>
        <w:ind w:left="340" w:firstLine="0"/>
        <w:rPr>
          <w:rtl/>
        </w:rPr>
      </w:pPr>
    </w:p>
    <w:p w:rsidR="00E61DA4" w:rsidRDefault="00E61DA4"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4739B7" w:rsidRDefault="004739B7"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D760B2" w:rsidRDefault="00D760B2" w:rsidP="005B3B97">
      <w:pPr>
        <w:spacing w:line="16" w:lineRule="atLeast"/>
        <w:rPr>
          <w:rtl/>
          <w:lang w:bidi="fa-IR"/>
        </w:rPr>
      </w:pPr>
    </w:p>
    <w:p w:rsidR="004739B7" w:rsidRDefault="004739B7" w:rsidP="00591BB6">
      <w:pPr>
        <w:pStyle w:val="Heading1"/>
        <w:spacing w:line="16" w:lineRule="atLeast"/>
        <w:rPr>
          <w:rtl/>
          <w:lang w:bidi="fa-IR"/>
        </w:rPr>
      </w:pPr>
      <w:r>
        <w:rPr>
          <w:rFonts w:hint="cs"/>
          <w:rtl/>
          <w:lang w:bidi="fa-IR"/>
        </w:rPr>
        <w:t xml:space="preserve">فصل دوم </w:t>
      </w:r>
      <w:r>
        <w:rPr>
          <w:rFonts w:cs="Times New Roman" w:hint="cs"/>
          <w:rtl/>
          <w:lang w:bidi="fa-IR"/>
        </w:rPr>
        <w:t>–</w:t>
      </w:r>
      <w:r w:rsidR="00A950CE">
        <w:rPr>
          <w:rFonts w:hint="cs"/>
          <w:rtl/>
          <w:lang w:bidi="fa-IR"/>
        </w:rPr>
        <w:t xml:space="preserve"> </w:t>
      </w:r>
      <w:proofErr w:type="spellStart"/>
      <w:r w:rsidR="002E7963">
        <w:rPr>
          <w:rtl/>
          <w:lang w:bidi="fa-IR"/>
        </w:rPr>
        <w:t>امکان‌سنج</w:t>
      </w:r>
      <w:r w:rsidR="002E7963">
        <w:rPr>
          <w:rFonts w:hint="cs"/>
          <w:rtl/>
          <w:lang w:bidi="fa-IR"/>
        </w:rPr>
        <w:t>ی</w:t>
      </w:r>
      <w:proofErr w:type="spellEnd"/>
    </w:p>
    <w:p w:rsidR="006A69A6" w:rsidRDefault="006A69A6" w:rsidP="005B3B97">
      <w:pPr>
        <w:spacing w:line="16" w:lineRule="atLeast"/>
        <w:rPr>
          <w:rtl/>
          <w:lang w:bidi="fa-IR"/>
        </w:rPr>
      </w:pPr>
    </w:p>
    <w:p w:rsidR="001B057C" w:rsidRDefault="001B057C" w:rsidP="00591BB6">
      <w:pPr>
        <w:pStyle w:val="Heading2"/>
        <w:spacing w:line="16" w:lineRule="atLeast"/>
        <w:rPr>
          <w:rtl/>
          <w:lang w:bidi="fa-IR"/>
        </w:rPr>
      </w:pPr>
      <w:r>
        <w:rPr>
          <w:rFonts w:hint="cs"/>
          <w:rtl/>
          <w:lang w:bidi="fa-IR"/>
        </w:rPr>
        <w:t xml:space="preserve">2-1- </w:t>
      </w:r>
      <w:proofErr w:type="spellStart"/>
      <w:r w:rsidR="002E7963">
        <w:rPr>
          <w:rtl/>
          <w:lang w:bidi="fa-IR"/>
        </w:rPr>
        <w:t>امکان‌سنج</w:t>
      </w:r>
      <w:r w:rsidR="002E7963">
        <w:rPr>
          <w:rFonts w:hint="cs"/>
          <w:rtl/>
          <w:lang w:bidi="fa-IR"/>
        </w:rPr>
        <w:t>ی</w:t>
      </w:r>
      <w:proofErr w:type="spellEnd"/>
      <w:r w:rsidR="00591BB6">
        <w:rPr>
          <w:rFonts w:hint="cs"/>
          <w:rtl/>
          <w:lang w:bidi="fa-IR"/>
        </w:rPr>
        <w:t xml:space="preserve"> </w:t>
      </w:r>
      <w:proofErr w:type="spellStart"/>
      <w:r w:rsidR="002E7963">
        <w:rPr>
          <w:rtl/>
          <w:lang w:bidi="fa-IR"/>
        </w:rPr>
        <w:t>سخت‌افزار</w:t>
      </w:r>
      <w:r w:rsidR="002E7963">
        <w:rPr>
          <w:rFonts w:hint="cs"/>
          <w:rtl/>
          <w:lang w:bidi="fa-IR"/>
        </w:rPr>
        <w:t>ی</w:t>
      </w:r>
      <w:proofErr w:type="spellEnd"/>
    </w:p>
    <w:p w:rsidR="006A69A6" w:rsidRDefault="00591BB6" w:rsidP="00641543">
      <w:pPr>
        <w:spacing w:line="16" w:lineRule="atLeast"/>
        <w:rPr>
          <w:rtl/>
          <w:lang w:bidi="fa-IR"/>
        </w:rPr>
      </w:pPr>
      <w:r>
        <w:rPr>
          <w:rFonts w:hint="cs"/>
          <w:rtl/>
          <w:lang w:bidi="fa-IR"/>
        </w:rPr>
        <w:t xml:space="preserve">برای ساخت سرویس پاسخگوی تعاملی </w:t>
      </w:r>
      <w:r w:rsidR="002E7963">
        <w:rPr>
          <w:rtl/>
          <w:lang w:bidi="fa-IR"/>
        </w:rPr>
        <w:t>موردنظر</w:t>
      </w:r>
      <w:r>
        <w:rPr>
          <w:rFonts w:hint="cs"/>
          <w:rtl/>
          <w:lang w:bidi="fa-IR"/>
        </w:rPr>
        <w:t xml:space="preserve"> ما به یک کامپیوتر معمولی و یک کارت </w:t>
      </w:r>
      <w:proofErr w:type="spellStart"/>
      <w:r w:rsidR="002E7963">
        <w:rPr>
          <w:rtl/>
          <w:lang w:bidi="fa-IR"/>
        </w:rPr>
        <w:t>سخت‌افزار</w:t>
      </w:r>
      <w:r w:rsidR="002E7963">
        <w:rPr>
          <w:rFonts w:hint="cs"/>
          <w:rtl/>
          <w:lang w:bidi="fa-IR"/>
        </w:rPr>
        <w:t>ی</w:t>
      </w:r>
      <w:proofErr w:type="spellEnd"/>
      <w:r w:rsidR="00641543">
        <w:rPr>
          <w:rFonts w:hint="cs"/>
          <w:rtl/>
          <w:lang w:bidi="fa-IR"/>
        </w:rPr>
        <w:t xml:space="preserve"> برای اتصال کابل تلفن شهری به کامپیوتر</w:t>
      </w:r>
      <w:r w:rsidR="00F167EC">
        <w:rPr>
          <w:rFonts w:hint="cs"/>
          <w:rtl/>
          <w:lang w:bidi="fa-IR"/>
        </w:rPr>
        <w:t>،</w:t>
      </w:r>
      <w:r w:rsidR="00641543">
        <w:rPr>
          <w:rFonts w:hint="cs"/>
          <w:rtl/>
          <w:lang w:bidi="fa-IR"/>
        </w:rPr>
        <w:t xml:space="preserve"> نیاز است.</w:t>
      </w:r>
    </w:p>
    <w:p w:rsidR="00641543" w:rsidRDefault="00641543" w:rsidP="00F167EC">
      <w:pPr>
        <w:spacing w:line="16" w:lineRule="atLeast"/>
        <w:rPr>
          <w:rtl/>
          <w:lang w:bidi="fa-IR"/>
        </w:rPr>
      </w:pPr>
      <w:r>
        <w:rPr>
          <w:rFonts w:hint="cs"/>
          <w:rtl/>
          <w:lang w:bidi="fa-IR"/>
        </w:rPr>
        <w:t xml:space="preserve">کارت </w:t>
      </w:r>
      <w:r w:rsidR="002E7963">
        <w:rPr>
          <w:rtl/>
          <w:lang w:bidi="fa-IR"/>
        </w:rPr>
        <w:t>موردنظر</w:t>
      </w:r>
      <w:r>
        <w:rPr>
          <w:rFonts w:hint="cs"/>
          <w:rtl/>
          <w:lang w:bidi="fa-IR"/>
        </w:rPr>
        <w:t xml:space="preserve"> یک کارت </w:t>
      </w:r>
      <w:proofErr w:type="spellStart"/>
      <w:r>
        <w:rPr>
          <w:lang w:bidi="fa-IR"/>
        </w:rPr>
        <w:t>pci</w:t>
      </w:r>
      <w:proofErr w:type="spellEnd"/>
      <w:r>
        <w:rPr>
          <w:rFonts w:hint="cs"/>
          <w:rtl/>
          <w:lang w:bidi="fa-IR"/>
        </w:rPr>
        <w:t xml:space="preserve"> است که </w:t>
      </w:r>
      <w:r w:rsidR="002E7963">
        <w:rPr>
          <w:rtl/>
          <w:lang w:bidi="fa-IR"/>
        </w:rPr>
        <w:t>بر رو</w:t>
      </w:r>
      <w:r w:rsidR="002E7963">
        <w:rPr>
          <w:rFonts w:hint="cs"/>
          <w:rtl/>
          <w:lang w:bidi="fa-IR"/>
        </w:rPr>
        <w:t>ی</w:t>
      </w:r>
      <w:r>
        <w:rPr>
          <w:rFonts w:hint="cs"/>
          <w:rtl/>
          <w:lang w:bidi="fa-IR"/>
        </w:rPr>
        <w:t xml:space="preserve"> کامپیوتر نصب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Pr>
          <w:rFonts w:hint="cs"/>
          <w:rtl/>
          <w:lang w:bidi="fa-IR"/>
        </w:rPr>
        <w:t xml:space="preserve"> و خط تلفن شهری </w:t>
      </w:r>
      <w:r w:rsidR="001E766D">
        <w:rPr>
          <w:rFonts w:hint="cs"/>
          <w:rtl/>
          <w:lang w:bidi="fa-IR"/>
        </w:rPr>
        <w:t xml:space="preserve">به ورودی آن متصل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sidR="001E766D">
        <w:rPr>
          <w:rFonts w:hint="cs"/>
          <w:rtl/>
          <w:lang w:bidi="fa-IR"/>
        </w:rPr>
        <w:t xml:space="preserve">. بعد از نصب </w:t>
      </w:r>
      <w:proofErr w:type="spellStart"/>
      <w:r w:rsidR="001E766D">
        <w:rPr>
          <w:rFonts w:hint="cs"/>
          <w:rtl/>
          <w:lang w:bidi="fa-IR"/>
        </w:rPr>
        <w:t>درایور</w:t>
      </w:r>
      <w:proofErr w:type="spellEnd"/>
      <w:r w:rsidR="001E766D">
        <w:rPr>
          <w:rFonts w:hint="cs"/>
          <w:rtl/>
          <w:lang w:bidi="fa-IR"/>
        </w:rPr>
        <w:t xml:space="preserve"> این کارت و شناسایی آن توسط </w:t>
      </w:r>
      <w:proofErr w:type="spellStart"/>
      <w:r w:rsidR="001E766D">
        <w:rPr>
          <w:rFonts w:hint="cs"/>
          <w:rtl/>
          <w:lang w:bidi="fa-IR"/>
        </w:rPr>
        <w:t>استریسک</w:t>
      </w:r>
      <w:proofErr w:type="spellEnd"/>
      <w:r w:rsidR="005960DE">
        <w:rPr>
          <w:rFonts w:hint="cs"/>
          <w:rtl/>
          <w:lang w:bidi="fa-IR"/>
        </w:rPr>
        <w:t>،</w:t>
      </w:r>
      <w:r w:rsidR="001E766D">
        <w:rPr>
          <w:rFonts w:hint="cs"/>
          <w:rtl/>
          <w:lang w:bidi="fa-IR"/>
        </w:rPr>
        <w:t xml:space="preserve"> </w:t>
      </w:r>
      <w:proofErr w:type="spellStart"/>
      <w:r w:rsidR="005960DE">
        <w:rPr>
          <w:rFonts w:hint="cs"/>
          <w:rtl/>
          <w:lang w:bidi="fa-IR"/>
        </w:rPr>
        <w:t>استریسک</w:t>
      </w:r>
      <w:proofErr w:type="spellEnd"/>
      <w:r w:rsidR="005960DE">
        <w:rPr>
          <w:rFonts w:hint="cs"/>
          <w:rtl/>
          <w:lang w:bidi="fa-IR"/>
        </w:rPr>
        <w:t xml:space="preserve"> تمام </w:t>
      </w:r>
      <w:proofErr w:type="spellStart"/>
      <w:r w:rsidR="002E7963">
        <w:rPr>
          <w:rtl/>
          <w:lang w:bidi="fa-IR"/>
        </w:rPr>
        <w:t>تماس‌ها</w:t>
      </w:r>
      <w:r w:rsidR="002E7963">
        <w:rPr>
          <w:rFonts w:hint="cs"/>
          <w:rtl/>
          <w:lang w:bidi="fa-IR"/>
        </w:rPr>
        <w:t>ی</w:t>
      </w:r>
      <w:proofErr w:type="spellEnd"/>
      <w:r w:rsidR="001E766D">
        <w:rPr>
          <w:rFonts w:hint="cs"/>
          <w:rtl/>
          <w:lang w:bidi="fa-IR"/>
        </w:rPr>
        <w:t xml:space="preserve"> ورودی را کنترل خواهد کرد.</w:t>
      </w:r>
      <w:r w:rsidR="005960DE">
        <w:rPr>
          <w:rFonts w:hint="cs"/>
          <w:rtl/>
          <w:lang w:bidi="fa-IR"/>
        </w:rPr>
        <w:t xml:space="preserve"> </w:t>
      </w:r>
      <w:proofErr w:type="spellStart"/>
      <w:r w:rsidR="002E7963">
        <w:rPr>
          <w:rtl/>
          <w:lang w:bidi="fa-IR"/>
        </w:rPr>
        <w:t>به‌ا</w:t>
      </w:r>
      <w:r w:rsidR="002E7963">
        <w:rPr>
          <w:rFonts w:hint="cs"/>
          <w:rtl/>
          <w:lang w:bidi="fa-IR"/>
        </w:rPr>
        <w:t>ی</w:t>
      </w:r>
      <w:r w:rsidR="002E7963">
        <w:rPr>
          <w:rFonts w:hint="eastAsia"/>
          <w:rtl/>
          <w:lang w:bidi="fa-IR"/>
        </w:rPr>
        <w:t>ن‌ترت</w:t>
      </w:r>
      <w:r w:rsidR="002E7963">
        <w:rPr>
          <w:rFonts w:hint="cs"/>
          <w:rtl/>
          <w:lang w:bidi="fa-IR"/>
        </w:rPr>
        <w:t>ی</w:t>
      </w:r>
      <w:r w:rsidR="002E7963">
        <w:rPr>
          <w:rFonts w:hint="eastAsia"/>
          <w:rtl/>
          <w:lang w:bidi="fa-IR"/>
        </w:rPr>
        <w:t>ب</w:t>
      </w:r>
      <w:proofErr w:type="spellEnd"/>
      <w:r w:rsidR="005960DE">
        <w:rPr>
          <w:rFonts w:hint="cs"/>
          <w:rtl/>
          <w:lang w:bidi="fa-IR"/>
        </w:rPr>
        <w:t xml:space="preserve"> کاربران با </w:t>
      </w:r>
      <w:proofErr w:type="spellStart"/>
      <w:r w:rsidR="002E7963">
        <w:rPr>
          <w:rtl/>
          <w:lang w:bidi="fa-IR"/>
        </w:rPr>
        <w:t>شماره‌گ</w:t>
      </w:r>
      <w:r w:rsidR="002E7963">
        <w:rPr>
          <w:rFonts w:hint="cs"/>
          <w:rtl/>
          <w:lang w:bidi="fa-IR"/>
        </w:rPr>
        <w:t>ی</w:t>
      </w:r>
      <w:r w:rsidR="002E7963">
        <w:rPr>
          <w:rFonts w:hint="eastAsia"/>
          <w:rtl/>
          <w:lang w:bidi="fa-IR"/>
        </w:rPr>
        <w:t>ر</w:t>
      </w:r>
      <w:r w:rsidR="002E7963">
        <w:rPr>
          <w:rFonts w:hint="cs"/>
          <w:rtl/>
          <w:lang w:bidi="fa-IR"/>
        </w:rPr>
        <w:t>ی</w:t>
      </w:r>
      <w:proofErr w:type="spellEnd"/>
      <w:r w:rsidR="005960DE">
        <w:rPr>
          <w:rFonts w:hint="cs"/>
          <w:rtl/>
          <w:lang w:bidi="fa-IR"/>
        </w:rPr>
        <w:t xml:space="preserve"> </w:t>
      </w:r>
      <w:r w:rsidR="00F167EC">
        <w:rPr>
          <w:rFonts w:hint="cs"/>
          <w:rtl/>
          <w:lang w:bidi="fa-IR"/>
        </w:rPr>
        <w:t xml:space="preserve">خط </w:t>
      </w:r>
      <w:r w:rsidR="005960DE">
        <w:rPr>
          <w:rFonts w:hint="cs"/>
          <w:rtl/>
          <w:lang w:bidi="fa-IR"/>
        </w:rPr>
        <w:t>تلفنی که</w:t>
      </w:r>
      <w:r w:rsidR="00F167EC">
        <w:rPr>
          <w:rFonts w:hint="cs"/>
          <w:rtl/>
          <w:lang w:bidi="fa-IR"/>
        </w:rPr>
        <w:t xml:space="preserve"> به</w:t>
      </w:r>
      <w:r w:rsidR="005960DE">
        <w:rPr>
          <w:rFonts w:hint="cs"/>
          <w:rtl/>
          <w:lang w:bidi="fa-IR"/>
        </w:rPr>
        <w:t xml:space="preserve"> سیستم متصل است</w:t>
      </w:r>
      <w:r w:rsidR="00F167EC">
        <w:rPr>
          <w:rFonts w:hint="cs"/>
          <w:rtl/>
          <w:lang w:bidi="fa-IR"/>
        </w:rPr>
        <w:t>،</w:t>
      </w:r>
      <w:r w:rsidR="005960DE">
        <w:rPr>
          <w:rFonts w:hint="cs"/>
          <w:rtl/>
          <w:lang w:bidi="fa-IR"/>
        </w:rPr>
        <w:t xml:space="preserve"> با منوی پاسخگوی تعاملی که ما </w:t>
      </w:r>
      <w:proofErr w:type="spellStart"/>
      <w:r w:rsidR="002E7963">
        <w:rPr>
          <w:rtl/>
          <w:lang w:bidi="fa-IR"/>
        </w:rPr>
        <w:t>ساخته‌ا</w:t>
      </w:r>
      <w:r w:rsidR="002E7963">
        <w:rPr>
          <w:rFonts w:hint="cs"/>
          <w:rtl/>
          <w:lang w:bidi="fa-IR"/>
        </w:rPr>
        <w:t>ی</w:t>
      </w:r>
      <w:r w:rsidR="002E7963">
        <w:rPr>
          <w:rFonts w:hint="eastAsia"/>
          <w:rtl/>
          <w:lang w:bidi="fa-IR"/>
        </w:rPr>
        <w:t>م</w:t>
      </w:r>
      <w:proofErr w:type="spellEnd"/>
      <w:r w:rsidR="005960DE">
        <w:rPr>
          <w:rFonts w:hint="cs"/>
          <w:rtl/>
          <w:lang w:bidi="fa-IR"/>
        </w:rPr>
        <w:t xml:space="preserve"> مواجه </w:t>
      </w:r>
      <w:proofErr w:type="spellStart"/>
      <w:r w:rsidR="002E7963">
        <w:rPr>
          <w:rtl/>
          <w:lang w:bidi="fa-IR"/>
        </w:rPr>
        <w:t>م</w:t>
      </w:r>
      <w:r w:rsidR="002E7963">
        <w:rPr>
          <w:rFonts w:hint="cs"/>
          <w:rtl/>
          <w:lang w:bidi="fa-IR"/>
        </w:rPr>
        <w:t>ی‌</w:t>
      </w:r>
      <w:r w:rsidR="002E7963">
        <w:rPr>
          <w:rFonts w:hint="eastAsia"/>
          <w:rtl/>
          <w:lang w:bidi="fa-IR"/>
        </w:rPr>
        <w:t>شود</w:t>
      </w:r>
      <w:proofErr w:type="spellEnd"/>
      <w:r w:rsidR="00F167EC">
        <w:rPr>
          <w:rFonts w:hint="cs"/>
          <w:rtl/>
          <w:lang w:bidi="fa-IR"/>
        </w:rPr>
        <w:t>.</w:t>
      </w:r>
    </w:p>
    <w:p w:rsidR="00905217" w:rsidRDefault="00905217" w:rsidP="005B3B97">
      <w:pPr>
        <w:spacing w:line="16" w:lineRule="atLeast"/>
        <w:rPr>
          <w:rtl/>
          <w:lang w:bidi="fa-IR"/>
        </w:rPr>
      </w:pPr>
    </w:p>
    <w:p w:rsidR="006E7C2F" w:rsidRDefault="006E7C2F" w:rsidP="00F167EC">
      <w:pPr>
        <w:pStyle w:val="Heading2"/>
        <w:spacing w:line="16" w:lineRule="atLeast"/>
        <w:rPr>
          <w:rtl/>
          <w:lang w:bidi="fa-IR"/>
        </w:rPr>
      </w:pPr>
      <w:r>
        <w:rPr>
          <w:rFonts w:hint="cs"/>
          <w:rtl/>
          <w:lang w:bidi="fa-IR"/>
        </w:rPr>
        <w:t>2-</w:t>
      </w:r>
      <w:r w:rsidR="00B54885">
        <w:rPr>
          <w:rFonts w:hint="cs"/>
          <w:rtl/>
          <w:lang w:bidi="fa-IR"/>
        </w:rPr>
        <w:t>2</w:t>
      </w:r>
      <w:r>
        <w:rPr>
          <w:rFonts w:hint="cs"/>
          <w:rtl/>
          <w:lang w:bidi="fa-IR"/>
        </w:rPr>
        <w:t xml:space="preserve">- </w:t>
      </w:r>
      <w:proofErr w:type="spellStart"/>
      <w:r w:rsidR="002E7963">
        <w:rPr>
          <w:rtl/>
          <w:lang w:bidi="fa-IR"/>
        </w:rPr>
        <w:t>امکان‌سنج</w:t>
      </w:r>
      <w:r w:rsidR="002E7963">
        <w:rPr>
          <w:rFonts w:hint="cs"/>
          <w:rtl/>
          <w:lang w:bidi="fa-IR"/>
        </w:rPr>
        <w:t>ی</w:t>
      </w:r>
      <w:proofErr w:type="spellEnd"/>
      <w:r w:rsidR="00F167EC">
        <w:rPr>
          <w:rFonts w:hint="cs"/>
          <w:rtl/>
          <w:lang w:bidi="fa-IR"/>
        </w:rPr>
        <w:t xml:space="preserve"> </w:t>
      </w:r>
      <w:proofErr w:type="spellStart"/>
      <w:r w:rsidR="002E7963">
        <w:rPr>
          <w:rtl/>
          <w:lang w:bidi="fa-IR"/>
        </w:rPr>
        <w:t>نرم‌افزار</w:t>
      </w:r>
      <w:r w:rsidR="002E7963">
        <w:rPr>
          <w:rFonts w:hint="cs"/>
          <w:rtl/>
          <w:lang w:bidi="fa-IR"/>
        </w:rPr>
        <w:t>ی</w:t>
      </w:r>
      <w:proofErr w:type="spellEnd"/>
    </w:p>
    <w:p w:rsidR="002B2977" w:rsidRDefault="002B2977" w:rsidP="00EE1F71">
      <w:pPr>
        <w:rPr>
          <w:rtl/>
          <w:lang w:bidi="fa-IR"/>
        </w:rPr>
      </w:pPr>
      <w:r>
        <w:rPr>
          <w:rFonts w:hint="cs"/>
          <w:rtl/>
          <w:lang w:bidi="fa-IR"/>
        </w:rPr>
        <w:t xml:space="preserve">محیط </w:t>
      </w:r>
      <w:proofErr w:type="spellStart"/>
      <w:r w:rsidR="000F7693">
        <w:rPr>
          <w:rtl/>
          <w:lang w:bidi="fa-IR"/>
        </w:rPr>
        <w:t>س</w:t>
      </w:r>
      <w:r w:rsidR="000F7693">
        <w:rPr>
          <w:rFonts w:hint="cs"/>
          <w:rtl/>
          <w:lang w:bidi="fa-IR"/>
        </w:rPr>
        <w:t>ی</w:t>
      </w:r>
      <w:r w:rsidR="000F7693">
        <w:rPr>
          <w:rFonts w:hint="eastAsia"/>
          <w:rtl/>
          <w:lang w:bidi="fa-IR"/>
        </w:rPr>
        <w:t>ستم‌عامل</w:t>
      </w:r>
      <w:proofErr w:type="spellEnd"/>
      <w:r>
        <w:rPr>
          <w:rFonts w:hint="cs"/>
          <w:rtl/>
          <w:lang w:bidi="fa-IR"/>
        </w:rPr>
        <w:t xml:space="preserve"> </w:t>
      </w:r>
      <w:proofErr w:type="spellStart"/>
      <w:r w:rsidR="000F7693">
        <w:rPr>
          <w:rtl/>
          <w:lang w:bidi="fa-IR"/>
        </w:rPr>
        <w:t>مورداستفاده</w:t>
      </w:r>
      <w:proofErr w:type="spellEnd"/>
      <w:r>
        <w:rPr>
          <w:rFonts w:hint="cs"/>
          <w:rtl/>
          <w:lang w:bidi="fa-IR"/>
        </w:rPr>
        <w:t xml:space="preserve"> برای توسعه و </w:t>
      </w:r>
      <w:proofErr w:type="spellStart"/>
      <w:r>
        <w:rPr>
          <w:rFonts w:hint="cs"/>
          <w:rtl/>
          <w:lang w:bidi="fa-IR"/>
        </w:rPr>
        <w:t>بارگذاری</w:t>
      </w:r>
      <w:proofErr w:type="spellEnd"/>
      <w:r>
        <w:rPr>
          <w:rFonts w:hint="cs"/>
          <w:rtl/>
          <w:lang w:bidi="fa-IR"/>
        </w:rPr>
        <w:t xml:space="preserve"> نهایی پروژه، </w:t>
      </w:r>
      <w:proofErr w:type="spellStart"/>
      <w:r w:rsidR="000F7693">
        <w:rPr>
          <w:rtl/>
          <w:lang w:bidi="fa-IR"/>
        </w:rPr>
        <w:t>س</w:t>
      </w:r>
      <w:r w:rsidR="000F7693">
        <w:rPr>
          <w:rFonts w:hint="cs"/>
          <w:rtl/>
          <w:lang w:bidi="fa-IR"/>
        </w:rPr>
        <w:t>ی</w:t>
      </w:r>
      <w:r w:rsidR="000F7693">
        <w:rPr>
          <w:rFonts w:hint="eastAsia"/>
          <w:rtl/>
          <w:lang w:bidi="fa-IR"/>
        </w:rPr>
        <w:t>ستم‌عامل</w:t>
      </w:r>
      <w:proofErr w:type="spellEnd"/>
      <w:r>
        <w:rPr>
          <w:rFonts w:hint="cs"/>
          <w:rtl/>
          <w:lang w:bidi="fa-IR"/>
        </w:rPr>
        <w:t xml:space="preserve"> لینوکس بوده است.</w:t>
      </w:r>
    </w:p>
    <w:p w:rsidR="00EE1F71" w:rsidRDefault="002E7963" w:rsidP="00EE1F71">
      <w:pPr>
        <w:rPr>
          <w:rtl/>
          <w:lang w:bidi="fa-IR"/>
        </w:rPr>
      </w:pPr>
      <w:r>
        <w:rPr>
          <w:rtl/>
          <w:lang w:bidi="fa-IR"/>
        </w:rPr>
        <w:t>ابزارها</w:t>
      </w:r>
      <w:r>
        <w:rPr>
          <w:rFonts w:hint="cs"/>
          <w:rtl/>
          <w:lang w:bidi="fa-IR"/>
        </w:rPr>
        <w:t>یی</w:t>
      </w:r>
      <w:r w:rsidR="00EE1F71">
        <w:rPr>
          <w:rFonts w:hint="cs"/>
          <w:rtl/>
          <w:lang w:bidi="fa-IR"/>
        </w:rPr>
        <w:t xml:space="preserve"> که در این پروژه استفاده </w:t>
      </w:r>
      <w:proofErr w:type="spellStart"/>
      <w:r>
        <w:rPr>
          <w:rtl/>
          <w:lang w:bidi="fa-IR"/>
        </w:rPr>
        <w:t>کرده‌ا</w:t>
      </w:r>
      <w:r>
        <w:rPr>
          <w:rFonts w:hint="cs"/>
          <w:rtl/>
          <w:lang w:bidi="fa-IR"/>
        </w:rPr>
        <w:t>ی</w:t>
      </w:r>
      <w:r>
        <w:rPr>
          <w:rFonts w:hint="eastAsia"/>
          <w:rtl/>
          <w:lang w:bidi="fa-IR"/>
        </w:rPr>
        <w:t>م</w:t>
      </w:r>
      <w:proofErr w:type="spellEnd"/>
      <w:r w:rsidR="00EE1F71">
        <w:rPr>
          <w:rFonts w:hint="cs"/>
          <w:rtl/>
          <w:lang w:bidi="fa-IR"/>
        </w:rPr>
        <w:t xml:space="preserve"> و علت انتخاب </w:t>
      </w:r>
      <w:proofErr w:type="spellStart"/>
      <w:r>
        <w:rPr>
          <w:rtl/>
          <w:lang w:bidi="fa-IR"/>
        </w:rPr>
        <w:t>آن‌ها</w:t>
      </w:r>
      <w:proofErr w:type="spellEnd"/>
      <w:r w:rsidR="00EE1F71">
        <w:rPr>
          <w:rFonts w:hint="cs"/>
          <w:rtl/>
          <w:lang w:bidi="fa-IR"/>
        </w:rPr>
        <w:t xml:space="preserve"> به شرح زیر </w:t>
      </w:r>
      <w:r>
        <w:rPr>
          <w:rtl/>
          <w:lang w:bidi="fa-IR"/>
        </w:rPr>
        <w:t>هست</w:t>
      </w:r>
      <w:r w:rsidR="00EE1F71">
        <w:rPr>
          <w:rFonts w:hint="cs"/>
          <w:rtl/>
          <w:lang w:bidi="fa-IR"/>
        </w:rPr>
        <w:t>.</w:t>
      </w:r>
    </w:p>
    <w:p w:rsidR="00EE1F71" w:rsidRPr="00EE1F71" w:rsidDel="004D1D8E" w:rsidRDefault="00EE1F71" w:rsidP="00EE1F71">
      <w:pPr>
        <w:rPr>
          <w:del w:id="6" w:author="mohammad minoei" w:date="2015-09-06T22:15:00Z"/>
          <w:rtl/>
          <w:lang w:bidi="fa-IR"/>
        </w:rPr>
      </w:pPr>
    </w:p>
    <w:p w:rsidR="00EE1F71" w:rsidRPr="00330962" w:rsidRDefault="00EE1F71" w:rsidP="00EE1F71">
      <w:pPr>
        <w:pStyle w:val="Heading3"/>
        <w:spacing w:line="16" w:lineRule="atLeast"/>
        <w:rPr>
          <w:rtl/>
        </w:rPr>
      </w:pPr>
      <w:r>
        <w:rPr>
          <w:rFonts w:hint="cs"/>
          <w:rtl/>
        </w:rPr>
        <w:t>2-2-1- استریسک</w:t>
      </w:r>
    </w:p>
    <w:p w:rsidR="00DD13D5" w:rsidRDefault="002E7963" w:rsidP="002E7963">
      <w:pPr>
        <w:spacing w:line="16" w:lineRule="atLeast"/>
        <w:rPr>
          <w:rtl/>
          <w:lang w:bidi="fa-IR"/>
        </w:rPr>
      </w:pPr>
      <w:proofErr w:type="spellStart"/>
      <w:r>
        <w:rPr>
          <w:rtl/>
          <w:lang w:bidi="fa-IR"/>
        </w:rPr>
        <w:t>نرم‌افزار</w:t>
      </w:r>
      <w:proofErr w:type="spellEnd"/>
      <w:r w:rsidR="00382B81">
        <w:rPr>
          <w:rFonts w:hint="cs"/>
          <w:rtl/>
          <w:lang w:bidi="fa-IR"/>
        </w:rPr>
        <w:t xml:space="preserve"> اصلی </w:t>
      </w:r>
      <w:proofErr w:type="spellStart"/>
      <w:r>
        <w:rPr>
          <w:rtl/>
          <w:lang w:bidi="fa-IR"/>
        </w:rPr>
        <w:t>مورداستفاده</w:t>
      </w:r>
      <w:proofErr w:type="spellEnd"/>
      <w:r w:rsidR="00382B81">
        <w:rPr>
          <w:rFonts w:hint="cs"/>
          <w:rtl/>
          <w:lang w:bidi="fa-IR"/>
        </w:rPr>
        <w:t xml:space="preserve"> همان </w:t>
      </w:r>
      <w:proofErr w:type="spellStart"/>
      <w:r w:rsidR="00382B81">
        <w:rPr>
          <w:rFonts w:hint="cs"/>
          <w:rtl/>
          <w:lang w:bidi="fa-IR"/>
        </w:rPr>
        <w:t>استریسک</w:t>
      </w:r>
      <w:proofErr w:type="spellEnd"/>
      <w:r w:rsidR="00382B81">
        <w:rPr>
          <w:rFonts w:hint="cs"/>
          <w:rtl/>
          <w:lang w:bidi="fa-IR"/>
        </w:rPr>
        <w:t xml:space="preserve"> است که مدیریت تمام </w:t>
      </w:r>
      <w:proofErr w:type="spellStart"/>
      <w:r>
        <w:rPr>
          <w:rtl/>
          <w:lang w:bidi="fa-IR"/>
        </w:rPr>
        <w:t>تماس‌ها</w:t>
      </w:r>
      <w:proofErr w:type="spellEnd"/>
      <w:r w:rsidR="006E65B5">
        <w:rPr>
          <w:rFonts w:hint="cs"/>
          <w:rtl/>
          <w:lang w:bidi="fa-IR"/>
        </w:rPr>
        <w:t xml:space="preserve"> را بر عهده دارد. قدم بعدی</w:t>
      </w:r>
      <w:r w:rsidR="006E65B5">
        <w:rPr>
          <w:lang w:bidi="fa-IR"/>
        </w:rPr>
        <w:t xml:space="preserve"> </w:t>
      </w:r>
      <w:r w:rsidR="006E65B5">
        <w:rPr>
          <w:rFonts w:hint="cs"/>
          <w:rtl/>
          <w:lang w:bidi="fa-IR"/>
        </w:rPr>
        <w:t xml:space="preserve">کنترل تماس با استفاده از یکی از </w:t>
      </w:r>
      <w:proofErr w:type="spellStart"/>
      <w:r>
        <w:rPr>
          <w:rtl/>
          <w:lang w:bidi="fa-IR"/>
        </w:rPr>
        <w:t>زبان‌ها</w:t>
      </w:r>
      <w:r>
        <w:rPr>
          <w:rFonts w:hint="cs"/>
          <w:rtl/>
          <w:lang w:bidi="fa-IR"/>
        </w:rPr>
        <w:t>ی</w:t>
      </w:r>
      <w:proofErr w:type="spellEnd"/>
      <w:r w:rsidR="006E65B5">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است. در </w:t>
      </w:r>
      <w:proofErr w:type="spellStart"/>
      <w:r>
        <w:rPr>
          <w:rtl/>
          <w:lang w:bidi="fa-IR"/>
        </w:rPr>
        <w:t>زبان‌ها</w:t>
      </w:r>
      <w:r>
        <w:rPr>
          <w:rFonts w:hint="cs"/>
          <w:rtl/>
          <w:lang w:bidi="fa-IR"/>
        </w:rPr>
        <w:t>ی</w:t>
      </w:r>
      <w:proofErr w:type="spellEnd"/>
      <w:r w:rsidR="00705772">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مختلفی </w:t>
      </w:r>
      <w:proofErr w:type="spellStart"/>
      <w:r>
        <w:rPr>
          <w:rtl/>
          <w:lang w:bidi="fa-IR"/>
        </w:rPr>
        <w:t>کتابخانه‌ها</w:t>
      </w:r>
      <w:r>
        <w:rPr>
          <w:rFonts w:hint="cs"/>
          <w:rtl/>
          <w:lang w:bidi="fa-IR"/>
        </w:rPr>
        <w:t>یی</w:t>
      </w:r>
      <w:proofErr w:type="spellEnd"/>
      <w:r w:rsidR="00705772">
        <w:rPr>
          <w:rFonts w:hint="cs"/>
          <w:rtl/>
          <w:lang w:bidi="fa-IR"/>
        </w:rPr>
        <w:t xml:space="preserve"> برای کنترل </w:t>
      </w:r>
      <w:proofErr w:type="spellStart"/>
      <w:r>
        <w:rPr>
          <w:rtl/>
          <w:lang w:bidi="fa-IR"/>
        </w:rPr>
        <w:t>تماس‌ها</w:t>
      </w:r>
      <w:r>
        <w:rPr>
          <w:rFonts w:hint="cs"/>
          <w:rtl/>
          <w:lang w:bidi="fa-IR"/>
        </w:rPr>
        <w:t>ی</w:t>
      </w:r>
      <w:proofErr w:type="spellEnd"/>
      <w:r w:rsidR="00705772">
        <w:rPr>
          <w:rFonts w:hint="cs"/>
          <w:rtl/>
          <w:lang w:bidi="fa-IR"/>
        </w:rPr>
        <w:t xml:space="preserve"> </w:t>
      </w:r>
      <w:proofErr w:type="spellStart"/>
      <w:r w:rsidR="00705772">
        <w:rPr>
          <w:rFonts w:hint="cs"/>
          <w:rtl/>
          <w:lang w:bidi="fa-IR"/>
        </w:rPr>
        <w:t>استریسک</w:t>
      </w:r>
      <w:proofErr w:type="spellEnd"/>
      <w:r w:rsidR="00705772">
        <w:rPr>
          <w:rFonts w:hint="cs"/>
          <w:rtl/>
          <w:lang w:bidi="fa-IR"/>
        </w:rPr>
        <w:t xml:space="preserve"> وجود دارد </w:t>
      </w:r>
      <w:r>
        <w:rPr>
          <w:rtl/>
          <w:lang w:bidi="fa-IR"/>
        </w:rPr>
        <w:t>ازجمله</w:t>
      </w:r>
      <w:r>
        <w:rPr>
          <w:rFonts w:hint="cs"/>
          <w:rtl/>
          <w:lang w:bidi="fa-IR"/>
        </w:rPr>
        <w:t>:</w:t>
      </w:r>
      <w:r w:rsidR="00705772">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C++</w:t>
      </w:r>
      <w:r w:rsidR="00705772">
        <w:rPr>
          <w:rFonts w:hint="cs"/>
          <w:rtl/>
          <w:lang w:bidi="fa-IR"/>
        </w:rPr>
        <w:t>،</w:t>
      </w:r>
      <w:r>
        <w:rPr>
          <w:rFonts w:hint="cs"/>
          <w:rtl/>
          <w:lang w:bidi="fa-IR"/>
        </w:rPr>
        <w:t xml:space="preserve"> </w:t>
      </w:r>
      <w:r w:rsidR="00705772" w:rsidRPr="00705772">
        <w:rPr>
          <w:lang w:bidi="fa-IR"/>
        </w:rPr>
        <w:t>Pascal</w:t>
      </w:r>
      <w:r w:rsidR="00705772">
        <w:rPr>
          <w:rFonts w:hint="cs"/>
          <w:rtl/>
          <w:lang w:bidi="fa-IR"/>
        </w:rPr>
        <w:t xml:space="preserve"> ،</w:t>
      </w:r>
      <w:r>
        <w:rPr>
          <w:rFonts w:hint="cs"/>
          <w:rtl/>
          <w:lang w:bidi="fa-IR"/>
        </w:rPr>
        <w:t xml:space="preserve"> </w:t>
      </w:r>
      <w:r w:rsidR="00705772" w:rsidRPr="00705772">
        <w:rPr>
          <w:lang w:bidi="fa-IR"/>
        </w:rPr>
        <w:t>Java</w:t>
      </w:r>
      <w:r w:rsidR="00705772">
        <w:rPr>
          <w:rFonts w:hint="cs"/>
          <w:rtl/>
          <w:lang w:bidi="fa-IR"/>
        </w:rPr>
        <w:t>،</w:t>
      </w:r>
      <w:r>
        <w:rPr>
          <w:rFonts w:hint="cs"/>
          <w:rtl/>
          <w:lang w:bidi="fa-IR"/>
        </w:rPr>
        <w:t xml:space="preserve"> </w:t>
      </w:r>
      <w:r w:rsidR="00705772" w:rsidRPr="00705772">
        <w:rPr>
          <w:lang w:bidi="fa-IR"/>
        </w:rPr>
        <w:t>C#</w:t>
      </w:r>
      <w:r w:rsidR="00705772">
        <w:rPr>
          <w:rFonts w:hint="cs"/>
          <w:rtl/>
          <w:lang w:bidi="fa-IR"/>
        </w:rPr>
        <w:t>،</w:t>
      </w:r>
      <w:r w:rsidR="00705772" w:rsidRPr="00705772">
        <w:rPr>
          <w:lang w:bidi="fa-IR"/>
        </w:rPr>
        <w:t>Mono</w:t>
      </w:r>
      <w:r>
        <w:rPr>
          <w:lang w:bidi="fa-IR"/>
        </w:rPr>
        <w:t xml:space="preserve"> </w:t>
      </w:r>
      <w:r w:rsidR="00705772">
        <w:rPr>
          <w:rFonts w:hint="cs"/>
          <w:rtl/>
          <w:lang w:bidi="fa-IR"/>
        </w:rPr>
        <w:t>،</w:t>
      </w:r>
      <w:r w:rsidR="00705772" w:rsidRPr="00705772">
        <w:rPr>
          <w:lang w:bidi="fa-IR"/>
        </w:rPr>
        <w:t>PERL</w:t>
      </w:r>
      <w:r>
        <w:rPr>
          <w:lang w:bidi="fa-IR"/>
        </w:rPr>
        <w:t xml:space="preserve"> </w:t>
      </w:r>
      <w:r w:rsidR="00705772">
        <w:rPr>
          <w:rFonts w:hint="cs"/>
          <w:rtl/>
          <w:lang w:bidi="fa-IR"/>
        </w:rPr>
        <w:t>،</w:t>
      </w:r>
      <w:r w:rsidR="00705772" w:rsidRPr="00705772">
        <w:rPr>
          <w:lang w:bidi="fa-IR"/>
        </w:rPr>
        <w:t xml:space="preserve"> PHP Python</w:t>
      </w:r>
      <w:r w:rsidR="00705772">
        <w:rPr>
          <w:rFonts w:hint="cs"/>
          <w:rtl/>
          <w:lang w:bidi="fa-IR"/>
        </w:rPr>
        <w:t>،</w:t>
      </w:r>
      <w:r>
        <w:rPr>
          <w:rFonts w:hint="cs"/>
          <w:rtl/>
          <w:lang w:bidi="fa-IR"/>
        </w:rPr>
        <w:t xml:space="preserve"> </w:t>
      </w:r>
      <w:r w:rsidR="00705772" w:rsidRPr="00705772">
        <w:rPr>
          <w:lang w:bidi="fa-IR"/>
        </w:rPr>
        <w:t xml:space="preserve"> Ruby</w:t>
      </w:r>
      <w:r w:rsidR="00705772">
        <w:rPr>
          <w:rFonts w:hint="cs"/>
          <w:rtl/>
          <w:lang w:bidi="fa-IR"/>
        </w:rPr>
        <w:t xml:space="preserve">و </w:t>
      </w:r>
      <w:r w:rsidR="00705772" w:rsidRPr="00705772">
        <w:rPr>
          <w:lang w:bidi="fa-IR"/>
        </w:rPr>
        <w:t>Node.js</w:t>
      </w:r>
      <w:r w:rsidR="00705772">
        <w:rPr>
          <w:rFonts w:hint="cs"/>
          <w:rtl/>
          <w:lang w:bidi="fa-IR"/>
        </w:rPr>
        <w:t>.</w:t>
      </w:r>
    </w:p>
    <w:p w:rsidR="00705772" w:rsidRDefault="002E7963" w:rsidP="00705772">
      <w:pPr>
        <w:spacing w:line="16" w:lineRule="atLeast"/>
        <w:rPr>
          <w:rtl/>
          <w:lang w:bidi="fa-IR"/>
        </w:rPr>
      </w:pPr>
      <w:proofErr w:type="spellStart"/>
      <w:r>
        <w:rPr>
          <w:rtl/>
          <w:lang w:bidi="fa-IR"/>
        </w:rPr>
        <w:t>کتابخانه‌ا</w:t>
      </w:r>
      <w:r>
        <w:rPr>
          <w:rFonts w:hint="cs"/>
          <w:rtl/>
          <w:lang w:bidi="fa-IR"/>
        </w:rPr>
        <w:t>ی</w:t>
      </w:r>
      <w:proofErr w:type="spellEnd"/>
      <w:r w:rsidR="00705772">
        <w:rPr>
          <w:rFonts w:hint="cs"/>
          <w:rtl/>
          <w:lang w:bidi="fa-IR"/>
        </w:rPr>
        <w:t xml:space="preserve"> که برای کنترل تماس برای </w:t>
      </w:r>
      <w:r w:rsidR="00705772" w:rsidRPr="00705772">
        <w:rPr>
          <w:lang w:bidi="fa-IR"/>
        </w:rPr>
        <w:t>Node.js</w:t>
      </w:r>
      <w:r w:rsidR="00705772">
        <w:rPr>
          <w:rFonts w:hint="cs"/>
          <w:rtl/>
          <w:lang w:bidi="fa-IR"/>
        </w:rPr>
        <w:t xml:space="preserve"> </w:t>
      </w:r>
      <w:proofErr w:type="spellStart"/>
      <w:r>
        <w:rPr>
          <w:rtl/>
          <w:lang w:bidi="fa-IR"/>
        </w:rPr>
        <w:t>فراهم‌شده</w:t>
      </w:r>
      <w:proofErr w:type="spellEnd"/>
      <w:r w:rsidR="00705772">
        <w:rPr>
          <w:rFonts w:hint="cs"/>
          <w:rtl/>
          <w:lang w:bidi="fa-IR"/>
        </w:rPr>
        <w:t xml:space="preserve"> از </w:t>
      </w:r>
      <w:proofErr w:type="spellStart"/>
      <w:r>
        <w:rPr>
          <w:rtl/>
          <w:lang w:bidi="fa-IR"/>
        </w:rPr>
        <w:t>به‌روزتر</w:t>
      </w:r>
      <w:r>
        <w:rPr>
          <w:rFonts w:hint="cs"/>
          <w:rtl/>
          <w:lang w:bidi="fa-IR"/>
        </w:rPr>
        <w:t>ی</w:t>
      </w:r>
      <w:r>
        <w:rPr>
          <w:rFonts w:hint="eastAsia"/>
          <w:rtl/>
          <w:lang w:bidi="fa-IR"/>
        </w:rPr>
        <w:t>ن</w:t>
      </w:r>
      <w:proofErr w:type="spellEnd"/>
      <w:r w:rsidR="00705772">
        <w:rPr>
          <w:rFonts w:hint="cs"/>
          <w:rtl/>
          <w:lang w:bidi="fa-IR"/>
        </w:rPr>
        <w:t xml:space="preserve"> و </w:t>
      </w:r>
      <w:proofErr w:type="spellStart"/>
      <w:r>
        <w:rPr>
          <w:rtl/>
          <w:lang w:bidi="fa-IR"/>
        </w:rPr>
        <w:t>به</w:t>
      </w:r>
      <w:r>
        <w:rPr>
          <w:rFonts w:hint="cs"/>
          <w:rtl/>
          <w:lang w:bidi="fa-IR"/>
        </w:rPr>
        <w:t>ی</w:t>
      </w:r>
      <w:r>
        <w:rPr>
          <w:rFonts w:hint="eastAsia"/>
          <w:rtl/>
          <w:lang w:bidi="fa-IR"/>
        </w:rPr>
        <w:t>نه‌تر</w:t>
      </w:r>
      <w:r>
        <w:rPr>
          <w:rFonts w:hint="cs"/>
          <w:rtl/>
          <w:lang w:bidi="fa-IR"/>
        </w:rPr>
        <w:t>ی</w:t>
      </w:r>
      <w:r>
        <w:rPr>
          <w:rFonts w:hint="eastAsia"/>
          <w:rtl/>
          <w:lang w:bidi="fa-IR"/>
        </w:rPr>
        <w:t>ن</w:t>
      </w:r>
      <w:proofErr w:type="spellEnd"/>
      <w:r w:rsidR="00705772">
        <w:rPr>
          <w:rFonts w:hint="cs"/>
          <w:rtl/>
          <w:lang w:bidi="fa-IR"/>
        </w:rPr>
        <w:t xml:space="preserve"> </w:t>
      </w:r>
      <w:proofErr w:type="spellStart"/>
      <w:r>
        <w:rPr>
          <w:rtl/>
          <w:lang w:bidi="fa-IR"/>
        </w:rPr>
        <w:t>کتابخانه‌ها</w:t>
      </w:r>
      <w:r>
        <w:rPr>
          <w:rFonts w:hint="cs"/>
          <w:rtl/>
          <w:lang w:bidi="fa-IR"/>
        </w:rPr>
        <w:t>ی</w:t>
      </w:r>
      <w:proofErr w:type="spellEnd"/>
      <w:r w:rsidR="00705772">
        <w:rPr>
          <w:rFonts w:hint="cs"/>
          <w:rtl/>
          <w:lang w:bidi="fa-IR"/>
        </w:rPr>
        <w:t xml:space="preserve"> ارتباط با </w:t>
      </w:r>
      <w:proofErr w:type="spellStart"/>
      <w:r w:rsidR="00705772">
        <w:rPr>
          <w:rFonts w:hint="cs"/>
          <w:rtl/>
          <w:lang w:bidi="fa-IR"/>
        </w:rPr>
        <w:t>استریسک</w:t>
      </w:r>
      <w:proofErr w:type="spellEnd"/>
      <w:r w:rsidR="00705772">
        <w:rPr>
          <w:rFonts w:hint="cs"/>
          <w:rtl/>
          <w:lang w:bidi="fa-IR"/>
        </w:rPr>
        <w:t xml:space="preserve"> است که توسط یکی از اعضای </w:t>
      </w:r>
      <w:r>
        <w:rPr>
          <w:rtl/>
          <w:lang w:bidi="fa-IR"/>
        </w:rPr>
        <w:t>گروه</w:t>
      </w:r>
      <w:r w:rsidR="00705772">
        <w:rPr>
          <w:rFonts w:hint="cs"/>
          <w:rtl/>
          <w:lang w:bidi="fa-IR"/>
        </w:rPr>
        <w:t xml:space="preserve">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705772">
        <w:rPr>
          <w:rFonts w:hint="cs"/>
          <w:rtl/>
          <w:lang w:bidi="fa-IR"/>
        </w:rPr>
        <w:t xml:space="preserve"> </w:t>
      </w:r>
      <w:proofErr w:type="spellStart"/>
      <w:r w:rsidR="00705772">
        <w:rPr>
          <w:rFonts w:hint="cs"/>
          <w:rtl/>
          <w:lang w:bidi="fa-IR"/>
        </w:rPr>
        <w:t>استریسک</w:t>
      </w:r>
      <w:proofErr w:type="spellEnd"/>
      <w:r w:rsidR="00705772">
        <w:rPr>
          <w:rFonts w:hint="cs"/>
          <w:rtl/>
          <w:lang w:bidi="fa-IR"/>
        </w:rPr>
        <w:t xml:space="preserve"> توسعه </w:t>
      </w:r>
      <w:proofErr w:type="spellStart"/>
      <w:r>
        <w:rPr>
          <w:rtl/>
          <w:lang w:bidi="fa-IR"/>
        </w:rPr>
        <w:t>داده‌شده</w:t>
      </w:r>
      <w:proofErr w:type="spellEnd"/>
      <w:r w:rsidR="00705772">
        <w:rPr>
          <w:rFonts w:hint="cs"/>
          <w:rtl/>
          <w:lang w:bidi="fa-IR"/>
        </w:rPr>
        <w:t xml:space="preserve"> و یکی از </w:t>
      </w:r>
      <w:r>
        <w:rPr>
          <w:rtl/>
          <w:lang w:bidi="fa-IR"/>
        </w:rPr>
        <w:t>پ</w:t>
      </w:r>
      <w:r>
        <w:rPr>
          <w:rFonts w:hint="cs"/>
          <w:rtl/>
          <w:lang w:bidi="fa-IR"/>
        </w:rPr>
        <w:t>ی</w:t>
      </w:r>
      <w:r>
        <w:rPr>
          <w:rFonts w:hint="eastAsia"/>
          <w:rtl/>
          <w:lang w:bidi="fa-IR"/>
        </w:rPr>
        <w:t>شنهادها</w:t>
      </w:r>
      <w:r>
        <w:rPr>
          <w:rFonts w:hint="cs"/>
          <w:rtl/>
          <w:lang w:bidi="fa-IR"/>
        </w:rPr>
        <w:t>ی</w:t>
      </w:r>
      <w:r w:rsidR="00705772">
        <w:rPr>
          <w:rFonts w:hint="cs"/>
          <w:rtl/>
          <w:lang w:bidi="fa-IR"/>
        </w:rPr>
        <w:t xml:space="preserve"> اصلی </w:t>
      </w:r>
      <w:r>
        <w:rPr>
          <w:rtl/>
          <w:lang w:bidi="fa-IR"/>
        </w:rPr>
        <w:t>گروه</w:t>
      </w:r>
      <w:r w:rsidR="00705772">
        <w:rPr>
          <w:rFonts w:hint="cs"/>
          <w:rtl/>
          <w:lang w:bidi="fa-IR"/>
        </w:rPr>
        <w:t xml:space="preserve"> </w:t>
      </w:r>
      <w:proofErr w:type="spellStart"/>
      <w:r w:rsidR="00705772">
        <w:rPr>
          <w:rFonts w:hint="cs"/>
          <w:rtl/>
          <w:lang w:bidi="fa-IR"/>
        </w:rPr>
        <w:t>استریسک</w:t>
      </w:r>
      <w:proofErr w:type="spellEnd"/>
      <w:r w:rsidR="00705772">
        <w:rPr>
          <w:rFonts w:hint="cs"/>
          <w:rtl/>
          <w:lang w:bidi="fa-IR"/>
        </w:rPr>
        <w:t xml:space="preserve"> برای کنترل تماس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2</w:t>
      </w:r>
      <w:r>
        <w:rPr>
          <w:rFonts w:hint="cs"/>
          <w:rtl/>
        </w:rPr>
        <w:t>- نود جی اس</w:t>
      </w:r>
    </w:p>
    <w:p w:rsidR="00705772" w:rsidRDefault="0017070B" w:rsidP="0017070B">
      <w:pPr>
        <w:spacing w:line="16" w:lineRule="atLeast"/>
        <w:rPr>
          <w:rtl/>
          <w:lang w:bidi="fa-IR"/>
        </w:rPr>
      </w:pPr>
      <w:r>
        <w:rPr>
          <w:rFonts w:hint="cs"/>
          <w:rtl/>
          <w:lang w:bidi="fa-IR"/>
        </w:rPr>
        <w:t xml:space="preserve">نود جی اس </w:t>
      </w:r>
      <w:proofErr w:type="spellStart"/>
      <w:r w:rsidR="00705772" w:rsidRPr="00705772">
        <w:rPr>
          <w:rtl/>
          <w:lang w:bidi="fa-IR"/>
        </w:rPr>
        <w:t>پلتفرم</w:t>
      </w:r>
      <w:r w:rsidR="00705772" w:rsidRPr="00705772">
        <w:rPr>
          <w:rFonts w:hint="cs"/>
          <w:rtl/>
          <w:lang w:bidi="fa-IR"/>
        </w:rPr>
        <w:t>ی</w:t>
      </w:r>
      <w:proofErr w:type="spellEnd"/>
      <w:r w:rsidR="00705772" w:rsidRPr="00705772">
        <w:rPr>
          <w:rtl/>
          <w:lang w:bidi="fa-IR"/>
        </w:rPr>
        <w:t xml:space="preserve"> است بر مبنا</w:t>
      </w:r>
      <w:r w:rsidR="00705772" w:rsidRPr="00705772">
        <w:rPr>
          <w:rFonts w:hint="cs"/>
          <w:rtl/>
          <w:lang w:bidi="fa-IR"/>
        </w:rPr>
        <w:t>ی</w:t>
      </w:r>
      <w:r w:rsidR="00705772" w:rsidRPr="00705772">
        <w:rPr>
          <w:rtl/>
          <w:lang w:bidi="fa-IR"/>
        </w:rPr>
        <w:t xml:space="preserve"> موتور جاوا </w:t>
      </w:r>
      <w:proofErr w:type="spellStart"/>
      <w:r w:rsidR="00705772" w:rsidRPr="00705772">
        <w:rPr>
          <w:rtl/>
          <w:lang w:bidi="fa-IR"/>
        </w:rPr>
        <w:t>اسکر</w:t>
      </w:r>
      <w:r w:rsidR="00705772" w:rsidRPr="00705772">
        <w:rPr>
          <w:rFonts w:hint="cs"/>
          <w:rtl/>
          <w:lang w:bidi="fa-IR"/>
        </w:rPr>
        <w:t>ی</w:t>
      </w:r>
      <w:r w:rsidR="00705772" w:rsidRPr="00705772">
        <w:rPr>
          <w:rFonts w:hint="eastAsia"/>
          <w:rtl/>
          <w:lang w:bidi="fa-IR"/>
        </w:rPr>
        <w:t>پت</w:t>
      </w:r>
      <w:proofErr w:type="spellEnd"/>
      <w:r w:rsidR="00705772" w:rsidRPr="00705772">
        <w:rPr>
          <w:rtl/>
          <w:lang w:bidi="fa-IR"/>
        </w:rPr>
        <w:t xml:space="preserve"> کروم که </w:t>
      </w:r>
      <w:proofErr w:type="spellStart"/>
      <w:r w:rsidR="002E7963">
        <w:rPr>
          <w:rtl/>
          <w:lang w:bidi="fa-IR"/>
        </w:rPr>
        <w:t>به‌منظور</w:t>
      </w:r>
      <w:proofErr w:type="spellEnd"/>
      <w:r w:rsidR="00705772" w:rsidRPr="00705772">
        <w:rPr>
          <w:rtl/>
          <w:lang w:bidi="fa-IR"/>
        </w:rPr>
        <w:t xml:space="preserve"> ا</w:t>
      </w:r>
      <w:r w:rsidR="00705772" w:rsidRPr="00705772">
        <w:rPr>
          <w:rFonts w:hint="cs"/>
          <w:rtl/>
          <w:lang w:bidi="fa-IR"/>
        </w:rPr>
        <w:t>ی</w:t>
      </w:r>
      <w:r w:rsidR="00705772" w:rsidRPr="00705772">
        <w:rPr>
          <w:rFonts w:hint="eastAsia"/>
          <w:rtl/>
          <w:lang w:bidi="fa-IR"/>
        </w:rPr>
        <w:t>جاد</w:t>
      </w:r>
      <w:r w:rsidR="00705772" w:rsidRPr="00705772">
        <w:rPr>
          <w:rtl/>
          <w:lang w:bidi="fa-IR"/>
        </w:rPr>
        <w:t xml:space="preserve"> </w:t>
      </w:r>
      <w:proofErr w:type="spellStart"/>
      <w:r w:rsidR="002E7963">
        <w:rPr>
          <w:rtl/>
          <w:lang w:bidi="fa-IR"/>
        </w:rPr>
        <w:t>برنامه‌ها</w:t>
      </w:r>
      <w:r w:rsidR="002E7963">
        <w:rPr>
          <w:rFonts w:hint="cs"/>
          <w:rtl/>
          <w:lang w:bidi="fa-IR"/>
        </w:rPr>
        <w:t>ی</w:t>
      </w:r>
      <w:proofErr w:type="spellEnd"/>
      <w:r w:rsidR="00705772" w:rsidRPr="00705772">
        <w:rPr>
          <w:rtl/>
          <w:lang w:bidi="fa-IR"/>
        </w:rPr>
        <w:t xml:space="preserve"> سر</w:t>
      </w:r>
      <w:r w:rsidR="00705772" w:rsidRPr="00705772">
        <w:rPr>
          <w:rFonts w:hint="cs"/>
          <w:rtl/>
          <w:lang w:bidi="fa-IR"/>
        </w:rPr>
        <w:t>ی</w:t>
      </w:r>
      <w:r w:rsidR="00705772" w:rsidRPr="00705772">
        <w:rPr>
          <w:rFonts w:hint="eastAsia"/>
          <w:rtl/>
          <w:lang w:bidi="fa-IR"/>
        </w:rPr>
        <w:t>ع</w:t>
      </w:r>
      <w:r w:rsidR="00705772" w:rsidRPr="00705772">
        <w:rPr>
          <w:rtl/>
          <w:lang w:bidi="fa-IR"/>
        </w:rPr>
        <w:t xml:space="preserve"> و </w:t>
      </w:r>
      <w:proofErr w:type="spellStart"/>
      <w:r w:rsidR="002E7963">
        <w:rPr>
          <w:rtl/>
          <w:lang w:bidi="fa-IR"/>
        </w:rPr>
        <w:t>گسترش‌پذ</w:t>
      </w:r>
      <w:r w:rsidR="002E7963">
        <w:rPr>
          <w:rFonts w:hint="cs"/>
          <w:rtl/>
          <w:lang w:bidi="fa-IR"/>
        </w:rPr>
        <w:t>ی</w:t>
      </w:r>
      <w:r w:rsidR="002E7963">
        <w:rPr>
          <w:rFonts w:hint="eastAsia"/>
          <w:rtl/>
          <w:lang w:bidi="fa-IR"/>
        </w:rPr>
        <w:t>ر</w:t>
      </w:r>
      <w:proofErr w:type="spellEnd"/>
      <w:r w:rsidR="00705772" w:rsidRPr="00705772">
        <w:rPr>
          <w:rtl/>
          <w:lang w:bidi="fa-IR"/>
        </w:rPr>
        <w:t xml:space="preserve"> به وجود آمده است. </w:t>
      </w:r>
      <w:r>
        <w:rPr>
          <w:rFonts w:hint="cs"/>
          <w:rtl/>
          <w:lang w:bidi="fa-IR"/>
        </w:rPr>
        <w:t>نود جی اس</w:t>
      </w:r>
      <w:r w:rsidR="00705772" w:rsidRPr="00705772">
        <w:rPr>
          <w:rtl/>
          <w:lang w:bidi="fa-IR"/>
        </w:rPr>
        <w:t xml:space="preserve"> از مدل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sidR="00705772" w:rsidRPr="00705772">
        <w:rPr>
          <w:rtl/>
          <w:lang w:bidi="fa-IR"/>
        </w:rPr>
        <w:t xml:space="preserve"> و </w:t>
      </w:r>
      <w:r w:rsidR="00705772" w:rsidRPr="00705772">
        <w:rPr>
          <w:lang w:bidi="fa-IR"/>
        </w:rPr>
        <w:t>non-blocking</w:t>
      </w:r>
      <w:r w:rsidR="00705772" w:rsidRPr="00705772">
        <w:rPr>
          <w:rtl/>
          <w:lang w:bidi="fa-IR"/>
        </w:rPr>
        <w:t xml:space="preserve"> برا</w:t>
      </w:r>
      <w:r w:rsidR="00705772" w:rsidRPr="00705772">
        <w:rPr>
          <w:rFonts w:hint="cs"/>
          <w:rtl/>
          <w:lang w:bidi="fa-IR"/>
        </w:rPr>
        <w:t>ی</w:t>
      </w:r>
      <w:r w:rsidR="00705772" w:rsidRPr="00705772">
        <w:rPr>
          <w:rtl/>
          <w:lang w:bidi="fa-IR"/>
        </w:rPr>
        <w:t xml:space="preserve"> انجام عمل</w:t>
      </w:r>
      <w:r w:rsidR="00705772" w:rsidRPr="00705772">
        <w:rPr>
          <w:rFonts w:hint="cs"/>
          <w:rtl/>
          <w:lang w:bidi="fa-IR"/>
        </w:rPr>
        <w:t>ی</w:t>
      </w:r>
      <w:r w:rsidR="00705772" w:rsidRPr="00705772">
        <w:rPr>
          <w:rFonts w:hint="eastAsia"/>
          <w:rtl/>
          <w:lang w:bidi="fa-IR"/>
        </w:rPr>
        <w:t>ات</w:t>
      </w:r>
      <w:r w:rsidR="00705772" w:rsidRPr="00705772">
        <w:rPr>
          <w:rtl/>
          <w:lang w:bidi="fa-IR"/>
        </w:rPr>
        <w:t xml:space="preserve"> </w:t>
      </w:r>
      <w:r>
        <w:rPr>
          <w:rFonts w:hint="cs"/>
          <w:rtl/>
          <w:lang w:bidi="fa-IR"/>
        </w:rPr>
        <w:t>ورودی/خروجی</w:t>
      </w:r>
      <w:r w:rsidR="00705772" w:rsidRPr="00705772">
        <w:rPr>
          <w:rtl/>
          <w:lang w:bidi="fa-IR"/>
        </w:rPr>
        <w:t xml:space="preserve"> بهره </w:t>
      </w:r>
      <w:proofErr w:type="spellStart"/>
      <w:r w:rsidR="002E7963">
        <w:rPr>
          <w:rtl/>
          <w:lang w:bidi="fa-IR"/>
        </w:rPr>
        <w:t>م</w:t>
      </w:r>
      <w:r w:rsidR="002E7963">
        <w:rPr>
          <w:rFonts w:hint="cs"/>
          <w:rtl/>
          <w:lang w:bidi="fa-IR"/>
        </w:rPr>
        <w:t>ی‌</w:t>
      </w:r>
      <w:r w:rsidR="002E7963">
        <w:rPr>
          <w:rFonts w:hint="eastAsia"/>
          <w:rtl/>
          <w:lang w:bidi="fa-IR"/>
        </w:rPr>
        <w:t>برد</w:t>
      </w:r>
      <w:proofErr w:type="spellEnd"/>
      <w:r w:rsidR="00705772" w:rsidRPr="00705772">
        <w:rPr>
          <w:rtl/>
          <w:lang w:bidi="fa-IR"/>
        </w:rPr>
        <w:t xml:space="preserve">. </w:t>
      </w:r>
      <w:proofErr w:type="spellStart"/>
      <w:r w:rsidR="002E7963">
        <w:rPr>
          <w:rtl/>
          <w:lang w:bidi="fa-IR"/>
        </w:rPr>
        <w:t>ازا</w:t>
      </w:r>
      <w:r w:rsidR="002E7963">
        <w:rPr>
          <w:rFonts w:hint="cs"/>
          <w:rtl/>
          <w:lang w:bidi="fa-IR"/>
        </w:rPr>
        <w:t>ی</w:t>
      </w:r>
      <w:r w:rsidR="002E7963">
        <w:rPr>
          <w:rFonts w:hint="eastAsia"/>
          <w:rtl/>
          <w:lang w:bidi="fa-IR"/>
        </w:rPr>
        <w:t>ن‌رو</w:t>
      </w:r>
      <w:proofErr w:type="spellEnd"/>
      <w:r w:rsidR="00705772" w:rsidRPr="00705772">
        <w:rPr>
          <w:rtl/>
          <w:lang w:bidi="fa-IR"/>
        </w:rPr>
        <w:t xml:space="preserve"> </w:t>
      </w:r>
      <w:r>
        <w:rPr>
          <w:rFonts w:hint="cs"/>
          <w:rtl/>
          <w:lang w:bidi="fa-IR"/>
        </w:rPr>
        <w:t xml:space="preserve">نود جی اس </w:t>
      </w:r>
      <w:r w:rsidR="00705772" w:rsidRPr="00705772">
        <w:rPr>
          <w:rFonts w:hint="cs"/>
          <w:rtl/>
          <w:lang w:bidi="fa-IR"/>
        </w:rPr>
        <w:t>ی</w:t>
      </w:r>
      <w:r w:rsidR="00705772" w:rsidRPr="00705772">
        <w:rPr>
          <w:rFonts w:hint="eastAsia"/>
          <w:rtl/>
          <w:lang w:bidi="fa-IR"/>
        </w:rPr>
        <w:t>ک</w:t>
      </w:r>
      <w:r w:rsidR="00705772" w:rsidRPr="00705772">
        <w:rPr>
          <w:rtl/>
          <w:lang w:bidi="fa-IR"/>
        </w:rPr>
        <w:t xml:space="preserve"> </w:t>
      </w:r>
      <w:proofErr w:type="spellStart"/>
      <w:r w:rsidR="00705772" w:rsidRPr="00705772">
        <w:rPr>
          <w:rtl/>
          <w:lang w:bidi="fa-IR"/>
        </w:rPr>
        <w:t>پلتفرم</w:t>
      </w:r>
      <w:proofErr w:type="spellEnd"/>
      <w:r w:rsidR="00705772" w:rsidRPr="00705772">
        <w:rPr>
          <w:rtl/>
          <w:lang w:bidi="fa-IR"/>
        </w:rPr>
        <w:t xml:space="preserve"> سبک و کارا برا</w:t>
      </w:r>
      <w:r w:rsidR="00705772" w:rsidRPr="00705772">
        <w:rPr>
          <w:rFonts w:hint="cs"/>
          <w:rtl/>
          <w:lang w:bidi="fa-IR"/>
        </w:rPr>
        <w:t>ی</w:t>
      </w:r>
      <w:r w:rsidR="00705772" w:rsidRPr="00705772">
        <w:rPr>
          <w:rtl/>
          <w:lang w:bidi="fa-IR"/>
        </w:rPr>
        <w:t xml:space="preserve"> </w:t>
      </w:r>
      <w:proofErr w:type="spellStart"/>
      <w:r w:rsidR="002E7963">
        <w:rPr>
          <w:rtl/>
          <w:lang w:bidi="fa-IR"/>
        </w:rPr>
        <w:t>پ</w:t>
      </w:r>
      <w:r w:rsidR="002E7963">
        <w:rPr>
          <w:rFonts w:hint="cs"/>
          <w:rtl/>
          <w:lang w:bidi="fa-IR"/>
        </w:rPr>
        <w:t>ی</w:t>
      </w:r>
      <w:r w:rsidR="002E7963">
        <w:rPr>
          <w:rFonts w:hint="eastAsia"/>
          <w:rtl/>
          <w:lang w:bidi="fa-IR"/>
        </w:rPr>
        <w:t>اده‌ساز</w:t>
      </w:r>
      <w:r w:rsidR="002E7963">
        <w:rPr>
          <w:rFonts w:hint="cs"/>
          <w:rtl/>
          <w:lang w:bidi="fa-IR"/>
        </w:rPr>
        <w:t>ی</w:t>
      </w:r>
      <w:proofErr w:type="spellEnd"/>
      <w:r w:rsidR="00705772">
        <w:rPr>
          <w:rFonts w:hint="cs"/>
          <w:rtl/>
          <w:lang w:bidi="fa-IR"/>
        </w:rPr>
        <w:t xml:space="preserve"> </w:t>
      </w:r>
      <w:proofErr w:type="spellStart"/>
      <w:r w:rsidR="002E7963">
        <w:rPr>
          <w:rtl/>
          <w:lang w:bidi="fa-IR"/>
        </w:rPr>
        <w:t>برنامه‌ها</w:t>
      </w:r>
      <w:r w:rsidR="002E7963">
        <w:rPr>
          <w:rFonts w:hint="cs"/>
          <w:rtl/>
          <w:lang w:bidi="fa-IR"/>
        </w:rPr>
        <w:t>ی</w:t>
      </w:r>
      <w:proofErr w:type="spellEnd"/>
      <w:r w:rsidR="00705772">
        <w:rPr>
          <w:rFonts w:hint="cs"/>
          <w:rtl/>
          <w:lang w:bidi="fa-IR"/>
        </w:rPr>
        <w:t xml:space="preserve"> شبکه،</w:t>
      </w:r>
      <w:r w:rsidR="00705772" w:rsidRPr="00705772">
        <w:rPr>
          <w:rtl/>
          <w:lang w:bidi="fa-IR"/>
        </w:rPr>
        <w:t xml:space="preserve"> </w:t>
      </w:r>
      <w:proofErr w:type="spellStart"/>
      <w:r w:rsidR="002E7963">
        <w:rPr>
          <w:rtl/>
          <w:lang w:bidi="fa-IR"/>
        </w:rPr>
        <w:t>برنامه‌ها</w:t>
      </w:r>
      <w:r w:rsidR="002E7963">
        <w:rPr>
          <w:rFonts w:hint="cs"/>
          <w:rtl/>
          <w:lang w:bidi="fa-IR"/>
        </w:rPr>
        <w:t>ی</w:t>
      </w:r>
      <w:proofErr w:type="spellEnd"/>
      <w:r w:rsidR="00705772" w:rsidRPr="00705772">
        <w:rPr>
          <w:rtl/>
          <w:lang w:bidi="fa-IR"/>
        </w:rPr>
        <w:t xml:space="preserve"> </w:t>
      </w:r>
      <w:r>
        <w:rPr>
          <w:rFonts w:hint="cs"/>
          <w:rtl/>
          <w:lang w:bidi="fa-IR"/>
        </w:rPr>
        <w:t>بلادرنگ</w:t>
      </w:r>
      <w:r w:rsidR="00705772" w:rsidRPr="00705772">
        <w:rPr>
          <w:rtl/>
          <w:lang w:bidi="fa-IR"/>
        </w:rPr>
        <w:t xml:space="preserve"> و مبتن</w:t>
      </w:r>
      <w:r w:rsidR="00705772" w:rsidRPr="00705772">
        <w:rPr>
          <w:rFonts w:hint="cs"/>
          <w:rtl/>
          <w:lang w:bidi="fa-IR"/>
        </w:rPr>
        <w:t>ی</w:t>
      </w:r>
      <w:r w:rsidR="00705772" w:rsidRPr="00705772">
        <w:rPr>
          <w:rtl/>
          <w:lang w:bidi="fa-IR"/>
        </w:rPr>
        <w:t xml:space="preserve"> </w:t>
      </w:r>
      <w:proofErr w:type="spellStart"/>
      <w:r w:rsidR="002E7963">
        <w:rPr>
          <w:rtl/>
          <w:lang w:bidi="fa-IR"/>
        </w:rPr>
        <w:t>برداده</w:t>
      </w:r>
      <w:proofErr w:type="spellEnd"/>
      <w:r w:rsidR="002E7963">
        <w:rPr>
          <w:rFonts w:hint="cs"/>
          <w:rtl/>
          <w:lang w:bidi="fa-IR"/>
        </w:rPr>
        <w:t xml:space="preserve"> </w:t>
      </w:r>
      <w:r w:rsidR="002E7963">
        <w:rPr>
          <w:rtl/>
          <w:lang w:bidi="fa-IR"/>
        </w:rPr>
        <w:t>است</w:t>
      </w:r>
      <w:r w:rsidR="00705772" w:rsidRPr="00705772">
        <w:rPr>
          <w:rtl/>
          <w:lang w:bidi="fa-IR"/>
        </w:rPr>
        <w:t xml:space="preserve"> که </w:t>
      </w:r>
      <w:proofErr w:type="spellStart"/>
      <w:r w:rsidR="002E7963">
        <w:rPr>
          <w:rtl/>
          <w:lang w:bidi="fa-IR"/>
        </w:rPr>
        <w:t>م</w:t>
      </w:r>
      <w:r w:rsidR="002E7963">
        <w:rPr>
          <w:rFonts w:hint="cs"/>
          <w:rtl/>
          <w:lang w:bidi="fa-IR"/>
        </w:rPr>
        <w:t>ی‌</w:t>
      </w:r>
      <w:r w:rsidR="002E7963">
        <w:rPr>
          <w:rFonts w:hint="eastAsia"/>
          <w:rtl/>
          <w:lang w:bidi="fa-IR"/>
        </w:rPr>
        <w:t>توانند</w:t>
      </w:r>
      <w:proofErr w:type="spellEnd"/>
      <w:r w:rsidR="00705772" w:rsidRPr="00705772">
        <w:rPr>
          <w:rtl/>
          <w:lang w:bidi="fa-IR"/>
        </w:rPr>
        <w:t xml:space="preserve"> </w:t>
      </w:r>
      <w:proofErr w:type="spellStart"/>
      <w:r w:rsidR="002E7963">
        <w:rPr>
          <w:rtl/>
          <w:lang w:bidi="fa-IR"/>
        </w:rPr>
        <w:t>به‌راحت</w:t>
      </w:r>
      <w:r w:rsidR="002E7963">
        <w:rPr>
          <w:rFonts w:hint="cs"/>
          <w:rtl/>
          <w:lang w:bidi="fa-IR"/>
        </w:rPr>
        <w:t>ی</w:t>
      </w:r>
      <w:proofErr w:type="spellEnd"/>
      <w:r w:rsidR="00705772" w:rsidRPr="00705772">
        <w:rPr>
          <w:rtl/>
          <w:lang w:bidi="fa-IR"/>
        </w:rPr>
        <w:t xml:space="preserve"> در سرورها</w:t>
      </w:r>
      <w:r w:rsidR="00705772" w:rsidRPr="00705772">
        <w:rPr>
          <w:rFonts w:hint="cs"/>
          <w:rtl/>
          <w:lang w:bidi="fa-IR"/>
        </w:rPr>
        <w:t>ی</w:t>
      </w:r>
      <w:r w:rsidR="00705772" w:rsidRPr="00705772">
        <w:rPr>
          <w:rtl/>
          <w:lang w:bidi="fa-IR"/>
        </w:rPr>
        <w:t xml:space="preserve"> </w:t>
      </w:r>
      <w:proofErr w:type="spellStart"/>
      <w:r w:rsidR="00705772" w:rsidRPr="00705772">
        <w:rPr>
          <w:rtl/>
          <w:lang w:bidi="fa-IR"/>
        </w:rPr>
        <w:t>نامتمرکز</w:t>
      </w:r>
      <w:proofErr w:type="spellEnd"/>
      <w:r w:rsidR="00705772" w:rsidRPr="00705772">
        <w:rPr>
          <w:rtl/>
          <w:lang w:bidi="fa-IR"/>
        </w:rPr>
        <w:t xml:space="preserve"> اجرا شوند.</w:t>
      </w:r>
    </w:p>
    <w:p w:rsidR="00883541" w:rsidRDefault="002E7963" w:rsidP="00013169">
      <w:pPr>
        <w:spacing w:line="16" w:lineRule="atLeast"/>
        <w:rPr>
          <w:rtl/>
          <w:lang w:bidi="fa-IR"/>
        </w:rPr>
      </w:pP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013169" w:rsidRPr="00013169">
        <w:rPr>
          <w:rtl/>
          <w:lang w:bidi="fa-IR"/>
        </w:rPr>
        <w:t xml:space="preserve"> </w:t>
      </w:r>
      <w:r>
        <w:rPr>
          <w:rtl/>
          <w:lang w:bidi="fa-IR"/>
        </w:rPr>
        <w:t>رو</w:t>
      </w:r>
      <w:r>
        <w:rPr>
          <w:rFonts w:hint="cs"/>
          <w:rtl/>
          <w:lang w:bidi="fa-IR"/>
        </w:rPr>
        <w:t>ی</w:t>
      </w:r>
      <w:r>
        <w:rPr>
          <w:rFonts w:hint="eastAsia"/>
          <w:rtl/>
          <w:lang w:bidi="fa-IR"/>
        </w:rPr>
        <w:t>داد</w:t>
      </w:r>
      <w:r>
        <w:rPr>
          <w:rtl/>
          <w:lang w:bidi="fa-IR"/>
        </w:rPr>
        <w:t xml:space="preserve"> گرا</w:t>
      </w:r>
      <w:r w:rsidR="00013169" w:rsidRPr="00705772">
        <w:rPr>
          <w:rtl/>
          <w:lang w:bidi="fa-IR"/>
        </w:rPr>
        <w:t xml:space="preserve"> </w:t>
      </w:r>
      <w:r w:rsidR="00013169" w:rsidRPr="00013169">
        <w:rPr>
          <w:rtl/>
          <w:lang w:bidi="fa-IR"/>
        </w:rPr>
        <w:t>به سبک خاص</w:t>
      </w:r>
      <w:r w:rsidR="00013169" w:rsidRPr="00013169">
        <w:rPr>
          <w:rFonts w:hint="cs"/>
          <w:rtl/>
          <w:lang w:bidi="fa-IR"/>
        </w:rPr>
        <w:t>ی</w:t>
      </w:r>
      <w:r w:rsidR="00013169" w:rsidRPr="00013169">
        <w:rPr>
          <w:rtl/>
          <w:lang w:bidi="fa-IR"/>
        </w:rPr>
        <w:t xml:space="preserve"> از </w:t>
      </w:r>
      <w:proofErr w:type="spellStart"/>
      <w:r>
        <w:rPr>
          <w:rtl/>
          <w:lang w:bidi="fa-IR"/>
        </w:rPr>
        <w:t>برنامه‌نو</w:t>
      </w:r>
      <w:r>
        <w:rPr>
          <w:rFonts w:hint="cs"/>
          <w:rtl/>
          <w:lang w:bidi="fa-IR"/>
        </w:rPr>
        <w:t>ی</w:t>
      </w:r>
      <w:r>
        <w:rPr>
          <w:rFonts w:hint="eastAsia"/>
          <w:rtl/>
          <w:lang w:bidi="fa-IR"/>
        </w:rPr>
        <w:t>س</w:t>
      </w:r>
      <w:r>
        <w:rPr>
          <w:rFonts w:hint="cs"/>
          <w:rtl/>
          <w:lang w:bidi="fa-IR"/>
        </w:rPr>
        <w:t>ی</w:t>
      </w:r>
      <w:proofErr w:type="spellEnd"/>
      <w:r w:rsidR="00013169" w:rsidRPr="00013169">
        <w:rPr>
          <w:rtl/>
          <w:lang w:bidi="fa-IR"/>
        </w:rPr>
        <w:t xml:space="preserve"> </w:t>
      </w:r>
      <w:proofErr w:type="spellStart"/>
      <w:r w:rsidR="00013169" w:rsidRPr="00013169">
        <w:rPr>
          <w:rtl/>
          <w:lang w:bidi="fa-IR"/>
        </w:rPr>
        <w:t>م</w:t>
      </w:r>
      <w:r w:rsidR="00013169" w:rsidRPr="00013169">
        <w:rPr>
          <w:rFonts w:hint="cs"/>
          <w:rtl/>
          <w:lang w:bidi="fa-IR"/>
        </w:rPr>
        <w:t>ی‌</w:t>
      </w:r>
      <w:r w:rsidR="00013169" w:rsidRPr="00013169">
        <w:rPr>
          <w:rFonts w:hint="eastAsia"/>
          <w:rtl/>
          <w:lang w:bidi="fa-IR"/>
        </w:rPr>
        <w:t>گو</w:t>
      </w:r>
      <w:r w:rsidR="00013169" w:rsidRPr="00013169">
        <w:rPr>
          <w:rFonts w:hint="cs"/>
          <w:rtl/>
          <w:lang w:bidi="fa-IR"/>
        </w:rPr>
        <w:t>ی</w:t>
      </w:r>
      <w:r w:rsidR="00013169" w:rsidRPr="00013169">
        <w:rPr>
          <w:rFonts w:hint="eastAsia"/>
          <w:rtl/>
          <w:lang w:bidi="fa-IR"/>
        </w:rPr>
        <w:t>ند</w:t>
      </w:r>
      <w:proofErr w:type="spellEnd"/>
      <w:r w:rsidR="00013169" w:rsidRPr="00013169">
        <w:rPr>
          <w:rtl/>
          <w:lang w:bidi="fa-IR"/>
        </w:rPr>
        <w:t xml:space="preserve"> که در آن جر</w:t>
      </w:r>
      <w:r w:rsidR="00013169" w:rsidRPr="00013169">
        <w:rPr>
          <w:rFonts w:hint="cs"/>
          <w:rtl/>
          <w:lang w:bidi="fa-IR"/>
        </w:rPr>
        <w:t>ی</w:t>
      </w:r>
      <w:r w:rsidR="00013169" w:rsidRPr="00013169">
        <w:rPr>
          <w:rFonts w:hint="eastAsia"/>
          <w:rtl/>
          <w:lang w:bidi="fa-IR"/>
        </w:rPr>
        <w:t>ان</w:t>
      </w:r>
      <w:r w:rsidR="00013169" w:rsidRPr="00013169">
        <w:rPr>
          <w:rtl/>
          <w:lang w:bidi="fa-IR"/>
        </w:rPr>
        <w:t xml:space="preserve"> اجرا</w:t>
      </w:r>
      <w:r w:rsidR="00013169" w:rsidRPr="00013169">
        <w:rPr>
          <w:rFonts w:hint="cs"/>
          <w:rtl/>
          <w:lang w:bidi="fa-IR"/>
        </w:rPr>
        <w:t>ی</w:t>
      </w:r>
      <w:r w:rsidR="00013169" w:rsidRPr="00013169">
        <w:rPr>
          <w:rtl/>
          <w:lang w:bidi="fa-IR"/>
        </w:rPr>
        <w:t xml:space="preserve"> برنامه توسط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sidRPr="00013169">
        <w:rPr>
          <w:rtl/>
          <w:lang w:bidi="fa-IR"/>
        </w:rPr>
        <w:t>ها تع</w:t>
      </w:r>
      <w:r w:rsidR="00013169" w:rsidRPr="00013169">
        <w:rPr>
          <w:rFonts w:hint="cs"/>
          <w:rtl/>
          <w:lang w:bidi="fa-IR"/>
        </w:rPr>
        <w:t>یی</w:t>
      </w:r>
      <w:r w:rsidR="00013169" w:rsidRPr="00013169">
        <w:rPr>
          <w:rFonts w:hint="eastAsia"/>
          <w:rtl/>
          <w:lang w:bidi="fa-IR"/>
        </w:rPr>
        <w:t>ن</w:t>
      </w:r>
      <w:r w:rsidR="00013169" w:rsidRPr="00013169">
        <w:rPr>
          <w:rtl/>
          <w:lang w:bidi="fa-IR"/>
        </w:rPr>
        <w:t xml:space="preserve"> </w:t>
      </w:r>
      <w:proofErr w:type="spellStart"/>
      <w:r w:rsidR="00013169" w:rsidRPr="00013169">
        <w:rPr>
          <w:rtl/>
          <w:lang w:bidi="fa-IR"/>
        </w:rPr>
        <w:t>م</w:t>
      </w:r>
      <w:r w:rsidR="00013169" w:rsidRPr="00013169">
        <w:rPr>
          <w:rFonts w:hint="cs"/>
          <w:rtl/>
          <w:lang w:bidi="fa-IR"/>
        </w:rPr>
        <w:t>ی‌</w:t>
      </w:r>
      <w:r w:rsidR="00013169" w:rsidRPr="00013169">
        <w:rPr>
          <w:rFonts w:hint="eastAsia"/>
          <w:rtl/>
          <w:lang w:bidi="fa-IR"/>
        </w:rPr>
        <w:t>شود</w:t>
      </w:r>
      <w:proofErr w:type="spellEnd"/>
      <w:r w:rsidR="00013169" w:rsidRPr="00013169">
        <w:rPr>
          <w:rtl/>
          <w:lang w:bidi="fa-IR"/>
        </w:rPr>
        <w:t>. در هنگام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هر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proofErr w:type="spellStart"/>
      <w:r>
        <w:rPr>
          <w:rtl/>
          <w:lang w:bidi="fa-IR"/>
        </w:rPr>
        <w:t>برنامه‌نو</w:t>
      </w:r>
      <w:r>
        <w:rPr>
          <w:rFonts w:hint="cs"/>
          <w:rtl/>
          <w:lang w:bidi="fa-IR"/>
        </w:rPr>
        <w:t>ی</w:t>
      </w:r>
      <w:r>
        <w:rPr>
          <w:rFonts w:hint="eastAsia"/>
          <w:rtl/>
          <w:lang w:bidi="fa-IR"/>
        </w:rPr>
        <w:t>س</w:t>
      </w:r>
      <w:proofErr w:type="spellEnd"/>
      <w:r w:rsidR="00013169" w:rsidRPr="00013169">
        <w:rPr>
          <w:rtl/>
          <w:lang w:bidi="fa-IR"/>
        </w:rPr>
        <w:t xml:space="preserve"> موظف است برا</w:t>
      </w:r>
      <w:r w:rsidR="00013169" w:rsidRPr="00013169">
        <w:rPr>
          <w:rFonts w:hint="cs"/>
          <w:rtl/>
          <w:lang w:bidi="fa-IR"/>
        </w:rPr>
        <w:t>ی</w:t>
      </w:r>
      <w:r w:rsidR="00013169" w:rsidRPr="00013169">
        <w:rPr>
          <w:rtl/>
          <w:lang w:bidi="fa-IR"/>
        </w:rPr>
        <w:t xml:space="preserve">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lang w:bidi="fa-IR"/>
        </w:rPr>
        <w:t xml:space="preserve"> </w:t>
      </w:r>
      <w:r w:rsidR="00013169" w:rsidRPr="00013169">
        <w:rPr>
          <w:rFonts w:hint="cs"/>
          <w:rtl/>
          <w:lang w:bidi="fa-IR"/>
        </w:rPr>
        <w:t>ی</w:t>
      </w:r>
      <w:r w:rsidR="00013169" w:rsidRPr="00013169">
        <w:rPr>
          <w:rFonts w:hint="eastAsia"/>
          <w:rtl/>
          <w:lang w:bidi="fa-IR"/>
        </w:rPr>
        <w:t>ک</w:t>
      </w:r>
      <w:r w:rsidR="00013169" w:rsidRPr="00013169">
        <w:rPr>
          <w:rtl/>
          <w:lang w:bidi="fa-IR"/>
        </w:rPr>
        <w:t xml:space="preserve"> </w:t>
      </w:r>
      <w:r w:rsidR="00013169" w:rsidRPr="00013169">
        <w:rPr>
          <w:lang w:bidi="fa-IR"/>
        </w:rPr>
        <w:t>Event-Handler</w:t>
      </w:r>
      <w:r w:rsidR="00013169" w:rsidRPr="00013169">
        <w:rPr>
          <w:rtl/>
          <w:lang w:bidi="fa-IR"/>
        </w:rPr>
        <w:t xml:space="preserve"> </w:t>
      </w:r>
      <w:r w:rsidR="00013169" w:rsidRPr="00013169">
        <w:rPr>
          <w:rFonts w:hint="cs"/>
          <w:rtl/>
          <w:lang w:bidi="fa-IR"/>
        </w:rPr>
        <w:t>ی</w:t>
      </w:r>
      <w:r w:rsidR="00013169" w:rsidRPr="00013169">
        <w:rPr>
          <w:rFonts w:hint="eastAsia"/>
          <w:rtl/>
          <w:lang w:bidi="fa-IR"/>
        </w:rPr>
        <w:t>ا</w:t>
      </w:r>
      <w:r w:rsidR="00013169" w:rsidRPr="00013169">
        <w:rPr>
          <w:rtl/>
          <w:lang w:bidi="fa-IR"/>
        </w:rPr>
        <w:t xml:space="preserve"> </w:t>
      </w:r>
      <w:r w:rsidR="00013169" w:rsidRPr="00013169">
        <w:rPr>
          <w:lang w:bidi="fa-IR"/>
        </w:rPr>
        <w:t>Event-Callback</w:t>
      </w:r>
      <w:r w:rsidR="00013169" w:rsidRPr="00013169">
        <w:rPr>
          <w:rtl/>
          <w:lang w:bidi="fa-IR"/>
        </w:rPr>
        <w:t xml:space="preserve"> ن</w:t>
      </w:r>
      <w:r w:rsidR="00013169" w:rsidRPr="00013169">
        <w:rPr>
          <w:rFonts w:hint="cs"/>
          <w:rtl/>
          <w:lang w:bidi="fa-IR"/>
        </w:rPr>
        <w:t>ی</w:t>
      </w:r>
      <w:r w:rsidR="00013169" w:rsidRPr="00013169">
        <w:rPr>
          <w:rFonts w:hint="eastAsia"/>
          <w:rtl/>
          <w:lang w:bidi="fa-IR"/>
        </w:rPr>
        <w:t>ز</w:t>
      </w:r>
      <w:r w:rsidR="00013169" w:rsidRPr="00013169">
        <w:rPr>
          <w:rtl/>
          <w:lang w:bidi="fa-IR"/>
        </w:rPr>
        <w:t xml:space="preserve"> تعر</w:t>
      </w:r>
      <w:r w:rsidR="00013169" w:rsidRPr="00013169">
        <w:rPr>
          <w:rFonts w:hint="cs"/>
          <w:rtl/>
          <w:lang w:bidi="fa-IR"/>
        </w:rPr>
        <w:t>ی</w:t>
      </w:r>
      <w:r w:rsidR="00013169" w:rsidRPr="00013169">
        <w:rPr>
          <w:rFonts w:hint="eastAsia"/>
          <w:rtl/>
          <w:lang w:bidi="fa-IR"/>
        </w:rPr>
        <w:t>ف</w:t>
      </w:r>
      <w:r w:rsidR="00013169" w:rsidRPr="00013169">
        <w:rPr>
          <w:rtl/>
          <w:lang w:bidi="fa-IR"/>
        </w:rPr>
        <w:t xml:space="preserve"> کند تا در هنگام اتفاق افتادن آن </w:t>
      </w:r>
      <w:r w:rsidR="00013169" w:rsidRPr="00705772">
        <w:rPr>
          <w:rtl/>
          <w:lang w:bidi="fa-IR"/>
        </w:rPr>
        <w:t>رو</w:t>
      </w:r>
      <w:r w:rsidR="00013169" w:rsidRPr="00705772">
        <w:rPr>
          <w:rFonts w:hint="cs"/>
          <w:rtl/>
          <w:lang w:bidi="fa-IR"/>
        </w:rPr>
        <w:t>ی</w:t>
      </w:r>
      <w:r w:rsidR="00013169" w:rsidRPr="00705772">
        <w:rPr>
          <w:rFonts w:hint="eastAsia"/>
          <w:rtl/>
          <w:lang w:bidi="fa-IR"/>
        </w:rPr>
        <w:t>داد</w:t>
      </w:r>
      <w:r w:rsidR="00013169">
        <w:rPr>
          <w:rFonts w:hint="cs"/>
          <w:rtl/>
          <w:lang w:bidi="fa-IR"/>
        </w:rPr>
        <w:t xml:space="preserve"> </w:t>
      </w:r>
      <w:r w:rsidR="00013169" w:rsidRPr="00013169">
        <w:rPr>
          <w:rtl/>
          <w:lang w:bidi="fa-IR"/>
        </w:rPr>
        <w:t>صدا زده شوند و وظ</w:t>
      </w:r>
      <w:r w:rsidR="00013169" w:rsidRPr="00013169">
        <w:rPr>
          <w:rFonts w:hint="cs"/>
          <w:rtl/>
          <w:lang w:bidi="fa-IR"/>
        </w:rPr>
        <w:t>ی</w:t>
      </w:r>
      <w:r w:rsidR="00013169" w:rsidRPr="00013169">
        <w:rPr>
          <w:rFonts w:hint="eastAsia"/>
          <w:rtl/>
          <w:lang w:bidi="fa-IR"/>
        </w:rPr>
        <w:t>فه</w:t>
      </w:r>
      <w:r w:rsidR="00013169" w:rsidRPr="00013169">
        <w:rPr>
          <w:rtl/>
          <w:lang w:bidi="fa-IR"/>
        </w:rPr>
        <w:t xml:space="preserve"> خود را انجام دهد.</w:t>
      </w:r>
    </w:p>
    <w:p w:rsidR="00705772" w:rsidRDefault="0012143F" w:rsidP="00705772">
      <w:pPr>
        <w:spacing w:line="16" w:lineRule="atLeast"/>
        <w:rPr>
          <w:rtl/>
          <w:lang w:bidi="fa-IR"/>
        </w:rPr>
      </w:pPr>
      <w:r>
        <w:rPr>
          <w:rFonts w:hint="cs"/>
          <w:rtl/>
          <w:lang w:bidi="fa-IR"/>
        </w:rPr>
        <w:t xml:space="preserve">معماری </w:t>
      </w:r>
      <w:proofErr w:type="spellStart"/>
      <w:r w:rsidR="002E7963">
        <w:rPr>
          <w:rtl/>
          <w:lang w:bidi="fa-IR"/>
        </w:rPr>
        <w:t>مورداستفاده</w:t>
      </w:r>
      <w:proofErr w:type="spellEnd"/>
      <w:r>
        <w:rPr>
          <w:rFonts w:hint="cs"/>
          <w:rtl/>
          <w:lang w:bidi="fa-IR"/>
        </w:rPr>
        <w:t xml:space="preserve"> ما نیز در این پروژه، معماری </w:t>
      </w:r>
      <w:r w:rsidR="002E7963">
        <w:rPr>
          <w:rtl/>
          <w:lang w:bidi="fa-IR"/>
        </w:rPr>
        <w:t>رو</w:t>
      </w:r>
      <w:r w:rsidR="002E7963">
        <w:rPr>
          <w:rFonts w:hint="cs"/>
          <w:rtl/>
          <w:lang w:bidi="fa-IR"/>
        </w:rPr>
        <w:t>ی</w:t>
      </w:r>
      <w:r w:rsidR="002E7963">
        <w:rPr>
          <w:rFonts w:hint="eastAsia"/>
          <w:rtl/>
          <w:lang w:bidi="fa-IR"/>
        </w:rPr>
        <w:t>داد</w:t>
      </w:r>
      <w:r w:rsidR="002E7963">
        <w:rPr>
          <w:rtl/>
          <w:lang w:bidi="fa-IR"/>
        </w:rPr>
        <w:t xml:space="preserve"> گرا</w:t>
      </w:r>
      <w:r>
        <w:rPr>
          <w:rFonts w:hint="cs"/>
          <w:rtl/>
          <w:lang w:bidi="fa-IR"/>
        </w:rPr>
        <w:t xml:space="preserve"> است.</w:t>
      </w:r>
    </w:p>
    <w:p w:rsidR="00EE1F71" w:rsidRDefault="00EE1F71" w:rsidP="00705772">
      <w:pPr>
        <w:spacing w:line="16" w:lineRule="atLeast"/>
        <w:rPr>
          <w:rtl/>
          <w:lang w:bidi="fa-IR"/>
        </w:rPr>
      </w:pPr>
    </w:p>
    <w:p w:rsidR="0017070B" w:rsidRPr="00330962" w:rsidRDefault="0017070B" w:rsidP="00EE1F71">
      <w:pPr>
        <w:pStyle w:val="Heading3"/>
        <w:spacing w:line="16" w:lineRule="atLeast"/>
        <w:rPr>
          <w:rtl/>
        </w:rPr>
      </w:pPr>
      <w:r>
        <w:rPr>
          <w:rFonts w:hint="cs"/>
          <w:rtl/>
        </w:rPr>
        <w:t>2-2-</w:t>
      </w:r>
      <w:r w:rsidR="00EE1F71">
        <w:rPr>
          <w:rFonts w:hint="cs"/>
          <w:rtl/>
        </w:rPr>
        <w:t>3</w:t>
      </w:r>
      <w:r>
        <w:rPr>
          <w:rFonts w:hint="cs"/>
          <w:rtl/>
        </w:rPr>
        <w:t>- مونگو دی بی</w:t>
      </w:r>
    </w:p>
    <w:p w:rsidR="0017070B" w:rsidRDefault="0017070B" w:rsidP="00705772">
      <w:pPr>
        <w:spacing w:line="16" w:lineRule="atLeast"/>
        <w:rPr>
          <w:rtl/>
          <w:lang w:bidi="fa-IR"/>
        </w:rPr>
      </w:pPr>
      <w:proofErr w:type="spellStart"/>
      <w:proofErr w:type="gramStart"/>
      <w:r w:rsidRPr="0017070B">
        <w:rPr>
          <w:lang w:bidi="fa-IR"/>
        </w:rPr>
        <w:t>MongoDB</w:t>
      </w:r>
      <w:proofErr w:type="spellEnd"/>
      <w:r>
        <w:rPr>
          <w:rFonts w:hint="cs"/>
          <w:rtl/>
          <w:lang w:bidi="fa-IR"/>
        </w:rPr>
        <w:t xml:space="preserve"> </w:t>
      </w:r>
      <w:r w:rsidRPr="0017070B">
        <w:rPr>
          <w:rtl/>
          <w:lang w:bidi="fa-IR"/>
        </w:rPr>
        <w:t xml:space="preserve"> </w:t>
      </w:r>
      <w:r w:rsidRPr="0017070B">
        <w:rPr>
          <w:rFonts w:hint="cs"/>
          <w:rtl/>
          <w:lang w:bidi="fa-IR"/>
        </w:rPr>
        <w:t>ی</w:t>
      </w:r>
      <w:r w:rsidRPr="0017070B">
        <w:rPr>
          <w:rFonts w:hint="eastAsia"/>
          <w:rtl/>
          <w:lang w:bidi="fa-IR"/>
        </w:rPr>
        <w:t>ک</w:t>
      </w:r>
      <w:proofErr w:type="gramEnd"/>
      <w:r w:rsidRPr="0017070B">
        <w:rPr>
          <w:rtl/>
          <w:lang w:bidi="fa-IR"/>
        </w:rPr>
        <w:t xml:space="preserve"> پا</w:t>
      </w:r>
      <w:r w:rsidRPr="0017070B">
        <w:rPr>
          <w:rFonts w:hint="cs"/>
          <w:rtl/>
          <w:lang w:bidi="fa-IR"/>
        </w:rPr>
        <w:t>ی</w:t>
      </w:r>
      <w:r w:rsidRPr="0017070B">
        <w:rPr>
          <w:rFonts w:hint="eastAsia"/>
          <w:rtl/>
          <w:lang w:bidi="fa-IR"/>
        </w:rPr>
        <w:t>گاه</w:t>
      </w:r>
      <w:r>
        <w:rPr>
          <w:rtl/>
          <w:lang w:bidi="fa-IR"/>
        </w:rPr>
        <w:t xml:space="preserve"> </w:t>
      </w:r>
      <w:proofErr w:type="spellStart"/>
      <w:r w:rsidR="002E7963">
        <w:rPr>
          <w:rtl/>
          <w:lang w:bidi="fa-IR"/>
        </w:rPr>
        <w:t>داده‌</w:t>
      </w:r>
      <w:r w:rsidR="002E7963">
        <w:rPr>
          <w:rFonts w:hint="cs"/>
          <w:rtl/>
          <w:lang w:bidi="fa-IR"/>
        </w:rPr>
        <w:t>ی</w:t>
      </w:r>
      <w:proofErr w:type="spellEnd"/>
      <w:r>
        <w:rPr>
          <w:rFonts w:hint="cs"/>
          <w:rtl/>
          <w:lang w:bidi="fa-IR"/>
        </w:rPr>
        <w:t xml:space="preserve"> </w:t>
      </w:r>
      <w:r w:rsidRPr="0017070B">
        <w:rPr>
          <w:lang w:bidi="fa-IR"/>
        </w:rPr>
        <w:t>NoSQL</w:t>
      </w:r>
      <w:r w:rsidRPr="0017070B">
        <w:rPr>
          <w:rtl/>
          <w:lang w:bidi="fa-IR"/>
        </w:rPr>
        <w:t xml:space="preserve"> سند-گرا</w:t>
      </w:r>
      <w:r w:rsidRPr="0017070B">
        <w:rPr>
          <w:rFonts w:hint="cs"/>
          <w:rtl/>
          <w:lang w:bidi="fa-IR"/>
        </w:rPr>
        <w:t>ی</w:t>
      </w:r>
      <w:r w:rsidRPr="0017070B">
        <w:rPr>
          <w:rtl/>
          <w:lang w:bidi="fa-IR"/>
        </w:rPr>
        <w:t xml:space="preserve"> </w:t>
      </w:r>
      <w:proofErr w:type="spellStart"/>
      <w:r w:rsidRPr="0017070B">
        <w:rPr>
          <w:rtl/>
          <w:lang w:bidi="fa-IR"/>
        </w:rPr>
        <w:t>متن‌باز</w:t>
      </w:r>
      <w:proofErr w:type="spellEnd"/>
      <w:r w:rsidRPr="0017070B">
        <w:rPr>
          <w:rtl/>
          <w:lang w:bidi="fa-IR"/>
        </w:rPr>
        <w:t xml:space="preserve">، کارا، </w:t>
      </w:r>
      <w:proofErr w:type="spellStart"/>
      <w:r w:rsidRPr="0017070B">
        <w:rPr>
          <w:rtl/>
          <w:lang w:bidi="fa-IR"/>
        </w:rPr>
        <w:t>مق</w:t>
      </w:r>
      <w:r w:rsidRPr="0017070B">
        <w:rPr>
          <w:rFonts w:hint="cs"/>
          <w:rtl/>
          <w:lang w:bidi="fa-IR"/>
        </w:rPr>
        <w:t>ی</w:t>
      </w:r>
      <w:r w:rsidRPr="0017070B">
        <w:rPr>
          <w:rFonts w:hint="eastAsia"/>
          <w:rtl/>
          <w:lang w:bidi="fa-IR"/>
        </w:rPr>
        <w:t>اس‌پذ</w:t>
      </w:r>
      <w:r w:rsidRPr="0017070B">
        <w:rPr>
          <w:rFonts w:hint="cs"/>
          <w:rtl/>
          <w:lang w:bidi="fa-IR"/>
        </w:rPr>
        <w:t>ی</w:t>
      </w:r>
      <w:r w:rsidRPr="0017070B">
        <w:rPr>
          <w:rFonts w:hint="eastAsia"/>
          <w:rtl/>
          <w:lang w:bidi="fa-IR"/>
        </w:rPr>
        <w:t>ر</w:t>
      </w:r>
      <w:proofErr w:type="spellEnd"/>
      <w:r w:rsidRPr="0017070B">
        <w:rPr>
          <w:rFonts w:hint="eastAsia"/>
          <w:rtl/>
          <w:lang w:bidi="fa-IR"/>
        </w:rPr>
        <w:t>،</w:t>
      </w:r>
      <w:r w:rsidRPr="0017070B">
        <w:rPr>
          <w:rtl/>
          <w:lang w:bidi="fa-IR"/>
        </w:rPr>
        <w:t xml:space="preserve"> بدون ن</w:t>
      </w:r>
      <w:r w:rsidRPr="0017070B">
        <w:rPr>
          <w:rFonts w:hint="cs"/>
          <w:rtl/>
          <w:lang w:bidi="fa-IR"/>
        </w:rPr>
        <w:t>ی</w:t>
      </w:r>
      <w:r w:rsidRPr="0017070B">
        <w:rPr>
          <w:rFonts w:hint="eastAsia"/>
          <w:rtl/>
          <w:lang w:bidi="fa-IR"/>
        </w:rPr>
        <w:t>از</w:t>
      </w:r>
      <w:r w:rsidRPr="0017070B">
        <w:rPr>
          <w:rtl/>
          <w:lang w:bidi="fa-IR"/>
        </w:rPr>
        <w:t xml:space="preserve"> به </w:t>
      </w:r>
      <w:proofErr w:type="spellStart"/>
      <w:r w:rsidRPr="0017070B">
        <w:rPr>
          <w:rtl/>
          <w:lang w:bidi="fa-IR"/>
        </w:rPr>
        <w:t>طرح‌بند</w:t>
      </w:r>
      <w:r w:rsidRPr="0017070B">
        <w:rPr>
          <w:rFonts w:hint="cs"/>
          <w:rtl/>
          <w:lang w:bidi="fa-IR"/>
        </w:rPr>
        <w:t>ی</w:t>
      </w:r>
      <w:proofErr w:type="spellEnd"/>
      <w:r w:rsidRPr="0017070B">
        <w:rPr>
          <w:rtl/>
          <w:lang w:bidi="fa-IR"/>
        </w:rPr>
        <w:t xml:space="preserve"> اول</w:t>
      </w:r>
      <w:r w:rsidRPr="0017070B">
        <w:rPr>
          <w:rFonts w:hint="cs"/>
          <w:rtl/>
          <w:lang w:bidi="fa-IR"/>
        </w:rPr>
        <w:t>ی</w:t>
      </w:r>
      <w:r w:rsidRPr="0017070B">
        <w:rPr>
          <w:rFonts w:hint="eastAsia"/>
          <w:rtl/>
          <w:lang w:bidi="fa-IR"/>
        </w:rPr>
        <w:t>ه</w:t>
      </w:r>
      <w:r w:rsidRPr="0017070B">
        <w:rPr>
          <w:rtl/>
          <w:lang w:bidi="fa-IR"/>
        </w:rPr>
        <w:t xml:space="preserve"> </w:t>
      </w:r>
      <w:proofErr w:type="spellStart"/>
      <w:r w:rsidR="002E7963">
        <w:rPr>
          <w:rtl/>
          <w:lang w:bidi="fa-IR"/>
        </w:rPr>
        <w:t>نوشته‌شده</w:t>
      </w:r>
      <w:proofErr w:type="spellEnd"/>
      <w:r w:rsidRPr="0017070B">
        <w:rPr>
          <w:rtl/>
          <w:lang w:bidi="fa-IR"/>
        </w:rPr>
        <w:t xml:space="preserve"> در زبان </w:t>
      </w:r>
      <w:proofErr w:type="spellStart"/>
      <w:r w:rsidRPr="0017070B">
        <w:rPr>
          <w:rtl/>
          <w:lang w:bidi="fa-IR"/>
        </w:rPr>
        <w:t>برنامه‌نو</w:t>
      </w:r>
      <w:r w:rsidRPr="0017070B">
        <w:rPr>
          <w:rFonts w:hint="cs"/>
          <w:rtl/>
          <w:lang w:bidi="fa-IR"/>
        </w:rPr>
        <w:t>ی</w:t>
      </w:r>
      <w:r w:rsidRPr="0017070B">
        <w:rPr>
          <w:rFonts w:hint="eastAsia"/>
          <w:rtl/>
          <w:lang w:bidi="fa-IR"/>
        </w:rPr>
        <w:t>س</w:t>
      </w:r>
      <w:r w:rsidRPr="0017070B">
        <w:rPr>
          <w:rFonts w:hint="cs"/>
          <w:rtl/>
          <w:lang w:bidi="fa-IR"/>
        </w:rPr>
        <w:t>ی</w:t>
      </w:r>
      <w:proofErr w:type="spellEnd"/>
      <w:r w:rsidRPr="0017070B">
        <w:rPr>
          <w:rtl/>
          <w:lang w:bidi="fa-IR"/>
        </w:rPr>
        <w:t xml:space="preserve"> س</w:t>
      </w:r>
      <w:r w:rsidRPr="0017070B">
        <w:rPr>
          <w:rFonts w:hint="cs"/>
          <w:rtl/>
          <w:lang w:bidi="fa-IR"/>
        </w:rPr>
        <w:t>ی</w:t>
      </w:r>
      <w:r w:rsidRPr="0017070B">
        <w:rPr>
          <w:rtl/>
          <w:lang w:bidi="fa-IR"/>
        </w:rPr>
        <w:t xml:space="preserve">++ </w:t>
      </w:r>
      <w:r>
        <w:rPr>
          <w:rFonts w:hint="cs"/>
          <w:rtl/>
          <w:lang w:bidi="fa-IR"/>
        </w:rPr>
        <w:t xml:space="preserve">و </w:t>
      </w:r>
      <w:r w:rsidR="002E7963">
        <w:rPr>
          <w:rtl/>
          <w:lang w:bidi="fa-IR"/>
        </w:rPr>
        <w:t xml:space="preserve">جاوا </w:t>
      </w:r>
      <w:proofErr w:type="spellStart"/>
      <w:r w:rsidR="002E7963">
        <w:rPr>
          <w:rtl/>
          <w:lang w:bidi="fa-IR"/>
        </w:rPr>
        <w:t>اسکر</w:t>
      </w:r>
      <w:r w:rsidR="002E7963">
        <w:rPr>
          <w:rFonts w:hint="cs"/>
          <w:rtl/>
          <w:lang w:bidi="fa-IR"/>
        </w:rPr>
        <w:t>ی</w:t>
      </w:r>
      <w:r w:rsidR="002E7963">
        <w:rPr>
          <w:rFonts w:hint="eastAsia"/>
          <w:rtl/>
          <w:lang w:bidi="fa-IR"/>
        </w:rPr>
        <w:t>پت</w:t>
      </w:r>
      <w:proofErr w:type="spellEnd"/>
      <w:r>
        <w:rPr>
          <w:rFonts w:hint="cs"/>
          <w:rtl/>
          <w:lang w:bidi="fa-IR"/>
        </w:rPr>
        <w:t xml:space="preserve"> </w:t>
      </w:r>
      <w:r w:rsidRPr="0017070B">
        <w:rPr>
          <w:rtl/>
          <w:lang w:bidi="fa-IR"/>
        </w:rPr>
        <w:t>است.</w:t>
      </w:r>
    </w:p>
    <w:p w:rsidR="0012143F" w:rsidRDefault="00481E49" w:rsidP="00705772">
      <w:pPr>
        <w:spacing w:line="16" w:lineRule="atLeast"/>
        <w:rPr>
          <w:rtl/>
          <w:lang w:bidi="fa-IR"/>
        </w:rPr>
      </w:pPr>
      <w:r>
        <w:rPr>
          <w:rFonts w:hint="cs"/>
          <w:rtl/>
          <w:lang w:bidi="fa-IR"/>
        </w:rPr>
        <w:t>از مزایای این پایگاه داده که ما را ترغیب به استفاده از آن کرد عبارت انداز:</w:t>
      </w:r>
    </w:p>
    <w:p w:rsidR="00481E49" w:rsidRDefault="003B050C" w:rsidP="00481E49">
      <w:pPr>
        <w:pStyle w:val="ListParagraph"/>
        <w:numPr>
          <w:ilvl w:val="0"/>
          <w:numId w:val="50"/>
        </w:numPr>
        <w:spacing w:line="16" w:lineRule="atLeast"/>
        <w:rPr>
          <w:lang w:bidi="fa-IR"/>
        </w:rPr>
      </w:pPr>
      <w:r>
        <w:rPr>
          <w:rFonts w:hint="cs"/>
          <w:rtl/>
          <w:lang w:bidi="fa-IR"/>
        </w:rPr>
        <w:t>محدود نبودن به ساختار جدولی</w:t>
      </w:r>
    </w:p>
    <w:p w:rsidR="003B050C" w:rsidRDefault="003B050C" w:rsidP="00481E49">
      <w:pPr>
        <w:pStyle w:val="ListParagraph"/>
        <w:numPr>
          <w:ilvl w:val="0"/>
          <w:numId w:val="50"/>
        </w:numPr>
        <w:spacing w:line="16" w:lineRule="atLeast"/>
        <w:rPr>
          <w:lang w:bidi="fa-IR"/>
        </w:rPr>
      </w:pPr>
      <w:r>
        <w:rPr>
          <w:rFonts w:hint="cs"/>
          <w:rtl/>
          <w:lang w:bidi="fa-IR"/>
        </w:rPr>
        <w:t xml:space="preserve">امکان طراحی ساختار برای بهینه کردن بر اساس </w:t>
      </w:r>
      <w:proofErr w:type="spellStart"/>
      <w:r>
        <w:rPr>
          <w:rFonts w:hint="cs"/>
          <w:rtl/>
          <w:lang w:bidi="fa-IR"/>
        </w:rPr>
        <w:t>کوئری</w:t>
      </w:r>
      <w:proofErr w:type="spellEnd"/>
      <w:r>
        <w:rPr>
          <w:rFonts w:hint="cs"/>
          <w:rtl/>
          <w:lang w:bidi="fa-IR"/>
        </w:rPr>
        <w:t xml:space="preserve"> های </w:t>
      </w:r>
      <w:r w:rsidR="002E7963">
        <w:rPr>
          <w:rtl/>
          <w:lang w:bidi="fa-IR"/>
        </w:rPr>
        <w:t>موردن</w:t>
      </w:r>
      <w:r w:rsidR="002E7963">
        <w:rPr>
          <w:rFonts w:hint="cs"/>
          <w:rtl/>
          <w:lang w:bidi="fa-IR"/>
        </w:rPr>
        <w:t>ی</w:t>
      </w:r>
      <w:r w:rsidR="002E7963">
        <w:rPr>
          <w:rFonts w:hint="eastAsia"/>
          <w:rtl/>
          <w:lang w:bidi="fa-IR"/>
        </w:rPr>
        <w:t>از</w:t>
      </w:r>
    </w:p>
    <w:p w:rsidR="003B050C" w:rsidRDefault="003B050C" w:rsidP="00481E49">
      <w:pPr>
        <w:pStyle w:val="ListParagraph"/>
        <w:numPr>
          <w:ilvl w:val="0"/>
          <w:numId w:val="50"/>
        </w:numPr>
        <w:spacing w:line="16" w:lineRule="atLeast"/>
        <w:rPr>
          <w:lang w:bidi="fa-IR"/>
        </w:rPr>
      </w:pPr>
      <w:r>
        <w:rPr>
          <w:rFonts w:hint="cs"/>
          <w:rtl/>
          <w:lang w:bidi="fa-IR"/>
        </w:rPr>
        <w:t xml:space="preserve">انعطاف بسیار بالا در اعمال تغییرات </w:t>
      </w:r>
    </w:p>
    <w:p w:rsidR="003B050C" w:rsidRDefault="002E7963" w:rsidP="00481E49">
      <w:pPr>
        <w:pStyle w:val="ListParagraph"/>
        <w:numPr>
          <w:ilvl w:val="0"/>
          <w:numId w:val="50"/>
        </w:numPr>
        <w:spacing w:line="16" w:lineRule="atLeast"/>
        <w:rPr>
          <w:lang w:bidi="fa-IR"/>
        </w:rPr>
      </w:pPr>
      <w:proofErr w:type="spellStart"/>
      <w:r>
        <w:rPr>
          <w:rtl/>
          <w:lang w:bidi="fa-IR"/>
        </w:rPr>
        <w:t>ذخ</w:t>
      </w:r>
      <w:r>
        <w:rPr>
          <w:rFonts w:hint="cs"/>
          <w:rtl/>
          <w:lang w:bidi="fa-IR"/>
        </w:rPr>
        <w:t>ی</w:t>
      </w:r>
      <w:r>
        <w:rPr>
          <w:rFonts w:hint="eastAsia"/>
          <w:rtl/>
          <w:lang w:bidi="fa-IR"/>
        </w:rPr>
        <w:t>ره‌ساز</w:t>
      </w:r>
      <w:r>
        <w:rPr>
          <w:rFonts w:hint="cs"/>
          <w:rtl/>
          <w:lang w:bidi="fa-IR"/>
        </w:rPr>
        <w:t>ی</w:t>
      </w:r>
      <w:proofErr w:type="spellEnd"/>
      <w:r w:rsidR="003B050C">
        <w:rPr>
          <w:rFonts w:hint="cs"/>
          <w:rtl/>
          <w:lang w:bidi="fa-IR"/>
        </w:rPr>
        <w:t xml:space="preserve"> اطلاعات با </w:t>
      </w:r>
      <w:proofErr w:type="spellStart"/>
      <w:r w:rsidR="003B050C">
        <w:rPr>
          <w:rFonts w:hint="cs"/>
          <w:rtl/>
          <w:lang w:bidi="fa-IR"/>
        </w:rPr>
        <w:t>فرمتی</w:t>
      </w:r>
      <w:proofErr w:type="spellEnd"/>
      <w:r w:rsidR="003B050C">
        <w:rPr>
          <w:rFonts w:hint="cs"/>
          <w:rtl/>
          <w:lang w:bidi="fa-IR"/>
        </w:rPr>
        <w:t xml:space="preserve"> معادل </w:t>
      </w:r>
      <w:proofErr w:type="spellStart"/>
      <w:r w:rsidR="003B050C">
        <w:rPr>
          <w:lang w:bidi="fa-IR"/>
        </w:rPr>
        <w:t>json</w:t>
      </w:r>
      <w:proofErr w:type="spellEnd"/>
    </w:p>
    <w:p w:rsidR="003B050C" w:rsidRDefault="00EE1F71" w:rsidP="00481E49">
      <w:pPr>
        <w:pStyle w:val="ListParagraph"/>
        <w:numPr>
          <w:ilvl w:val="0"/>
          <w:numId w:val="50"/>
        </w:numPr>
        <w:spacing w:line="16" w:lineRule="atLeast"/>
        <w:rPr>
          <w:lang w:bidi="fa-IR"/>
        </w:rPr>
      </w:pPr>
      <w:r>
        <w:rPr>
          <w:rFonts w:hint="cs"/>
          <w:rtl/>
          <w:lang w:bidi="fa-IR"/>
        </w:rPr>
        <w:lastRenderedPageBreak/>
        <w:t>سرعت توسعه بالا</w:t>
      </w:r>
    </w:p>
    <w:p w:rsidR="00EE1F71" w:rsidRDefault="00EE1F71" w:rsidP="00481E49">
      <w:pPr>
        <w:pStyle w:val="ListParagraph"/>
        <w:numPr>
          <w:ilvl w:val="0"/>
          <w:numId w:val="50"/>
        </w:numPr>
        <w:spacing w:line="16" w:lineRule="atLeast"/>
        <w:rPr>
          <w:rtl/>
          <w:lang w:bidi="fa-IR"/>
        </w:rPr>
      </w:pPr>
      <w:r>
        <w:rPr>
          <w:rFonts w:hint="cs"/>
          <w:rtl/>
          <w:lang w:bidi="fa-IR"/>
        </w:rPr>
        <w:t xml:space="preserve">امکان </w:t>
      </w:r>
      <w:proofErr w:type="spellStart"/>
      <w:r w:rsidR="002E7963">
        <w:rPr>
          <w:rtl/>
          <w:lang w:bidi="fa-IR"/>
        </w:rPr>
        <w:t>ذخ</w:t>
      </w:r>
      <w:r w:rsidR="002E7963">
        <w:rPr>
          <w:rFonts w:hint="cs"/>
          <w:rtl/>
          <w:lang w:bidi="fa-IR"/>
        </w:rPr>
        <w:t>ی</w:t>
      </w:r>
      <w:r w:rsidR="002E7963">
        <w:rPr>
          <w:rFonts w:hint="eastAsia"/>
          <w:rtl/>
          <w:lang w:bidi="fa-IR"/>
        </w:rPr>
        <w:t>ره‌ساز</w:t>
      </w:r>
      <w:r w:rsidR="002E7963">
        <w:rPr>
          <w:rFonts w:hint="cs"/>
          <w:rtl/>
          <w:lang w:bidi="fa-IR"/>
        </w:rPr>
        <w:t>ی</w:t>
      </w:r>
      <w:proofErr w:type="spellEnd"/>
      <w:r>
        <w:rPr>
          <w:rFonts w:hint="cs"/>
          <w:rtl/>
          <w:lang w:bidi="fa-IR"/>
        </w:rPr>
        <w:t xml:space="preserve"> فایل </w:t>
      </w:r>
      <w:r w:rsidR="002E7963">
        <w:rPr>
          <w:rFonts w:hint="cs"/>
          <w:rtl/>
          <w:lang w:bidi="fa-IR"/>
        </w:rPr>
        <w:t>با حجم بالا (</w:t>
      </w:r>
      <w:r w:rsidR="002E7963">
        <w:rPr>
          <w:rtl/>
          <w:lang w:bidi="fa-IR"/>
        </w:rPr>
        <w:t>ازجمله</w:t>
      </w:r>
      <w:r w:rsidR="002E7963">
        <w:rPr>
          <w:rFonts w:hint="cs"/>
          <w:rtl/>
          <w:lang w:bidi="fa-IR"/>
        </w:rPr>
        <w:t xml:space="preserve"> فایل های صوتی و تصویری)</w:t>
      </w:r>
    </w:p>
    <w:p w:rsidR="0017070B" w:rsidRDefault="00481E49" w:rsidP="00481E49">
      <w:pPr>
        <w:spacing w:line="16" w:lineRule="atLeast"/>
        <w:rPr>
          <w:rtl/>
          <w:lang w:bidi="fa-IR"/>
        </w:rPr>
      </w:pPr>
      <w:r>
        <w:rPr>
          <w:rFonts w:hint="cs"/>
          <w:rtl/>
          <w:lang w:bidi="fa-IR"/>
        </w:rPr>
        <w:t xml:space="preserve">به علت مزایای استفاده از این </w:t>
      </w:r>
      <w:r w:rsidR="0017070B">
        <w:rPr>
          <w:rFonts w:hint="cs"/>
          <w:rtl/>
          <w:lang w:bidi="fa-IR"/>
        </w:rPr>
        <w:t>پایگاه داده</w:t>
      </w:r>
      <w:r>
        <w:rPr>
          <w:rFonts w:hint="cs"/>
          <w:rtl/>
          <w:lang w:bidi="fa-IR"/>
        </w:rPr>
        <w:t xml:space="preserve">، پایگاه داده </w:t>
      </w:r>
      <w:proofErr w:type="spellStart"/>
      <w:r w:rsidR="002E7963">
        <w:rPr>
          <w:rtl/>
          <w:lang w:bidi="fa-IR"/>
        </w:rPr>
        <w:t>مورداستفاده</w:t>
      </w:r>
      <w:proofErr w:type="spellEnd"/>
      <w:r>
        <w:rPr>
          <w:rFonts w:hint="cs"/>
          <w:rtl/>
          <w:lang w:bidi="fa-IR"/>
        </w:rPr>
        <w:t xml:space="preserve"> ما نیز</w:t>
      </w:r>
      <w:r w:rsidR="0017070B">
        <w:rPr>
          <w:rFonts w:hint="cs"/>
          <w:rtl/>
          <w:lang w:bidi="fa-IR"/>
        </w:rPr>
        <w:t xml:space="preserve"> در این پروژه </w:t>
      </w:r>
      <w:proofErr w:type="spellStart"/>
      <w:r w:rsidR="0017070B" w:rsidRPr="0017070B">
        <w:rPr>
          <w:lang w:bidi="fa-IR"/>
        </w:rPr>
        <w:t>MongoDB</w:t>
      </w:r>
      <w:proofErr w:type="spellEnd"/>
      <w:r w:rsidR="0017070B">
        <w:rPr>
          <w:rFonts w:hint="cs"/>
          <w:rtl/>
          <w:lang w:bidi="fa-IR"/>
        </w:rPr>
        <w:t xml:space="preserve"> است.</w:t>
      </w:r>
    </w:p>
    <w:p w:rsidR="0012143F" w:rsidRDefault="0012143F" w:rsidP="00705772">
      <w:pPr>
        <w:spacing w:line="16" w:lineRule="atLeast"/>
        <w:rPr>
          <w:lang w:bidi="fa-IR"/>
        </w:rPr>
      </w:pPr>
    </w:p>
    <w:p w:rsidR="00AB2645" w:rsidRDefault="00AB2645" w:rsidP="005B3B97">
      <w:pPr>
        <w:spacing w:line="16" w:lineRule="atLeast"/>
        <w:rPr>
          <w:rtl/>
          <w:lang w:bidi="fa-IR"/>
        </w:rPr>
      </w:pPr>
    </w:p>
    <w:p w:rsidR="008C3C3A" w:rsidDel="00220E06" w:rsidRDefault="008C3C3A" w:rsidP="005B3B97">
      <w:pPr>
        <w:pStyle w:val="Heading3"/>
        <w:spacing w:line="16" w:lineRule="atLeast"/>
        <w:rPr>
          <w:del w:id="7" w:author="mohammad minoei" w:date="2015-09-06T22:15:00Z"/>
          <w:rtl/>
          <w:lang w:bidi="fa-IR"/>
        </w:rPr>
      </w:pPr>
      <w:del w:id="8" w:author="mohammad minoei" w:date="2015-09-06T22:15:00Z">
        <w:r w:rsidDel="00220E06">
          <w:rPr>
            <w:rFonts w:hint="cs"/>
            <w:rtl/>
            <w:lang w:bidi="fa-IR"/>
          </w:rPr>
          <w:delText>چند تذکر مهم:</w:delText>
        </w:r>
      </w:del>
    </w:p>
    <w:p w:rsidR="008C3C3A" w:rsidDel="00220E06" w:rsidRDefault="008C3C3A" w:rsidP="005B3B97">
      <w:pPr>
        <w:numPr>
          <w:ilvl w:val="0"/>
          <w:numId w:val="14"/>
        </w:numPr>
        <w:spacing w:line="16" w:lineRule="atLeast"/>
        <w:rPr>
          <w:del w:id="9" w:author="mohammad minoei" w:date="2015-09-06T22:15:00Z"/>
          <w:lang w:bidi="fa-IR"/>
        </w:rPr>
      </w:pPr>
      <w:del w:id="10" w:author="mohammad minoei" w:date="2015-09-06T22:15:00Z">
        <w:r w:rsidDel="00220E06">
          <w:rPr>
            <w:rFonts w:hint="cs"/>
            <w:rtl/>
            <w:lang w:bidi="fa-IR"/>
          </w:rPr>
          <w:delText xml:space="preserve">دانشجويان مقطع کارداني ملزم به برگزاري جلسه دفاع (انجام گامهاي 6 و 7) </w:delText>
        </w:r>
        <w:r w:rsidRPr="00E86FD0" w:rsidDel="00220E06">
          <w:rPr>
            <w:rFonts w:hint="cs"/>
            <w:b/>
            <w:bCs/>
            <w:u w:val="single"/>
            <w:rtl/>
            <w:lang w:bidi="fa-IR"/>
          </w:rPr>
          <w:delText>نيستند</w:delText>
        </w:r>
        <w:r w:rsidDel="00220E06">
          <w:rPr>
            <w:rFonts w:hint="cs"/>
            <w:rtl/>
            <w:lang w:bidi="fa-IR"/>
          </w:rPr>
          <w:delText>، اما در صورت تمايل، مي</w:delText>
        </w:r>
        <w:r w:rsidDel="00220E06">
          <w:rPr>
            <w:rFonts w:hint="eastAsia"/>
            <w:rtl/>
            <w:lang w:bidi="fa-IR"/>
          </w:rPr>
          <w:delText>‌</w:delText>
        </w:r>
        <w:r w:rsidDel="00220E06">
          <w:rPr>
            <w:rFonts w:hint="cs"/>
            <w:rtl/>
            <w:lang w:bidi="fa-IR"/>
          </w:rPr>
          <w:delText>توانند اين مراحل را نيز انجام دهند.</w:delText>
        </w:r>
      </w:del>
    </w:p>
    <w:p w:rsidR="008C3C3A" w:rsidDel="00220E06" w:rsidRDefault="00AB2645" w:rsidP="005B3B97">
      <w:pPr>
        <w:numPr>
          <w:ilvl w:val="0"/>
          <w:numId w:val="14"/>
        </w:numPr>
        <w:spacing w:line="16" w:lineRule="atLeast"/>
        <w:rPr>
          <w:del w:id="11" w:author="mohammad minoei" w:date="2015-09-06T22:15:00Z"/>
          <w:lang w:bidi="fa-IR"/>
        </w:rPr>
      </w:pPr>
      <w:del w:id="12" w:author="mohammad minoei" w:date="2015-09-06T22:15:00Z">
        <w:r w:rsidDel="00220E06">
          <w:rPr>
            <w:rFonts w:hint="cs"/>
            <w:rtl/>
            <w:lang w:bidi="fa-IR"/>
          </w:rPr>
          <w:delText>پس از آنکه دانشجو مراحل بالا را انجام داد، نمره وي پس از محاسبه توسط کميته پروژه، براي آموزش ارسال خواهد شد.</w:delText>
        </w:r>
      </w:del>
    </w:p>
    <w:p w:rsidR="008C3C3A" w:rsidDel="00220E06" w:rsidRDefault="006A69A6" w:rsidP="005B3B97">
      <w:pPr>
        <w:numPr>
          <w:ilvl w:val="0"/>
          <w:numId w:val="14"/>
        </w:numPr>
        <w:spacing w:line="16" w:lineRule="atLeast"/>
        <w:rPr>
          <w:del w:id="13" w:author="mohammad minoei" w:date="2015-09-06T22:15:00Z"/>
        </w:rPr>
      </w:pPr>
      <w:del w:id="14" w:author="mohammad minoei" w:date="2015-09-06T22:15:00Z">
        <w:r w:rsidDel="00220E06">
          <w:rPr>
            <w:rtl/>
            <w:lang w:bidi="fa-IR"/>
          </w:rPr>
          <w:delText>ضرور</w:delText>
        </w:r>
        <w:r w:rsidDel="00220E06">
          <w:rPr>
            <w:rFonts w:hint="cs"/>
            <w:rtl/>
            <w:lang w:bidi="fa-IR"/>
          </w:rPr>
          <w:delText>ی</w:delText>
        </w:r>
        <w:r w:rsidDel="00220E06">
          <w:rPr>
            <w:rtl/>
            <w:lang w:bidi="fa-IR"/>
          </w:rPr>
          <w:delText xml:space="preserve"> است دانشجويان محترم پيش</w:delText>
        </w:r>
        <w:r w:rsidR="008C3C3A" w:rsidDel="00220E06">
          <w:rPr>
            <w:rFonts w:hint="cs"/>
            <w:rtl/>
            <w:lang w:bidi="fa-IR"/>
          </w:rPr>
          <w:delText>‌</w:delText>
        </w:r>
        <w:r w:rsidDel="00220E06">
          <w:rPr>
            <w:rtl/>
            <w:lang w:bidi="fa-IR"/>
          </w:rPr>
          <w:delText>بين</w:delText>
        </w:r>
        <w:r w:rsidDel="00220E06">
          <w:rPr>
            <w:rFonts w:hint="cs"/>
            <w:rtl/>
            <w:lang w:bidi="fa-IR"/>
          </w:rPr>
          <w:delText>ی</w:delText>
        </w:r>
        <w:r w:rsidDel="00220E06">
          <w:rPr>
            <w:rtl/>
            <w:lang w:bidi="fa-IR"/>
          </w:rPr>
          <w:delText xml:space="preserve"> لازم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فوق را قبل از اتمام مهلت ارسال نمره به آموزش انجام دهند. در نظر گرفتن </w:delText>
        </w:r>
        <w:r w:rsidRPr="00E86FD0" w:rsidDel="00220E06">
          <w:rPr>
            <w:u w:val="single"/>
            <w:rtl/>
            <w:lang w:bidi="fa-IR"/>
          </w:rPr>
          <w:delText>حداقل يک ماه</w:delText>
        </w:r>
        <w:r w:rsidDel="00220E06">
          <w:rPr>
            <w:rtl/>
            <w:lang w:bidi="fa-IR"/>
          </w:rPr>
          <w:delText xml:space="preserve"> برا</w:delText>
        </w:r>
        <w:r w:rsidDel="00220E06">
          <w:rPr>
            <w:rFonts w:hint="cs"/>
            <w:rtl/>
            <w:lang w:bidi="fa-IR"/>
          </w:rPr>
          <w:delText>ی</w:delText>
        </w:r>
        <w:r w:rsidDel="00220E06">
          <w:rPr>
            <w:rtl/>
            <w:lang w:bidi="fa-IR"/>
          </w:rPr>
          <w:delText xml:space="preserve"> ط</w:delText>
        </w:r>
        <w:r w:rsidDel="00220E06">
          <w:rPr>
            <w:rFonts w:hint="cs"/>
            <w:rtl/>
            <w:lang w:bidi="fa-IR"/>
          </w:rPr>
          <w:delText>ی</w:delText>
        </w:r>
        <w:r w:rsidDel="00220E06">
          <w:rPr>
            <w:rtl/>
            <w:lang w:bidi="fa-IR"/>
          </w:rPr>
          <w:delText xml:space="preserve"> مراحل بالا الزام</w:delText>
        </w:r>
        <w:r w:rsidDel="00220E06">
          <w:rPr>
            <w:rFonts w:hint="cs"/>
            <w:rtl/>
            <w:lang w:bidi="fa-IR"/>
          </w:rPr>
          <w:delText>ی</w:delText>
        </w:r>
        <w:r w:rsidDel="00220E06">
          <w:rPr>
            <w:rtl/>
            <w:lang w:bidi="fa-IR"/>
          </w:rPr>
          <w:delText xml:space="preserve"> است. در غير اينصورت مسئوليت عدم ارسال نمره </w:delText>
        </w:r>
        <w:r w:rsidR="00E86FD0" w:rsidDel="00220E06">
          <w:rPr>
            <w:rFonts w:hint="cs"/>
            <w:rtl/>
            <w:lang w:bidi="fa-IR"/>
          </w:rPr>
          <w:delText xml:space="preserve">در موعد مقرر </w:delText>
        </w:r>
        <w:r w:rsidDel="00220E06">
          <w:rPr>
            <w:rtl/>
            <w:lang w:bidi="fa-IR"/>
          </w:rPr>
          <w:delText>به آموزش</w:delText>
        </w:r>
        <w:r w:rsidR="00FC115D" w:rsidDel="00220E06">
          <w:rPr>
            <w:rFonts w:hint="cs"/>
            <w:rtl/>
            <w:lang w:bidi="fa-IR"/>
          </w:rPr>
          <w:delText>،</w:delText>
        </w:r>
        <w:r w:rsidDel="00220E06">
          <w:rPr>
            <w:rtl/>
            <w:lang w:bidi="fa-IR"/>
          </w:rPr>
          <w:delText xml:space="preserve"> به عهده دان</w:delText>
        </w:r>
        <w:r w:rsidDel="00220E06">
          <w:rPr>
            <w:rFonts w:hint="eastAsia"/>
            <w:rtl/>
            <w:lang w:bidi="fa-IR"/>
          </w:rPr>
          <w:delText>شجو</w:delText>
        </w:r>
        <w:r w:rsidDel="00220E06">
          <w:rPr>
            <w:rtl/>
            <w:lang w:bidi="fa-IR"/>
          </w:rPr>
          <w:delText xml:space="preserve"> م</w:delText>
        </w:r>
        <w:r w:rsidDel="00220E06">
          <w:rPr>
            <w:rFonts w:hint="cs"/>
            <w:rtl/>
            <w:lang w:bidi="fa-IR"/>
          </w:rPr>
          <w:delText>ی</w:delText>
        </w:r>
        <w:r w:rsidDel="00220E06">
          <w:rPr>
            <w:rtl/>
            <w:lang w:bidi="fa-IR"/>
          </w:rPr>
          <w:delText xml:space="preserve"> باشد.                                                                               </w:delText>
        </w:r>
      </w:del>
    </w:p>
    <w:p w:rsidR="00C52CD4" w:rsidDel="00220E06" w:rsidRDefault="00C52CD4" w:rsidP="005B3B97">
      <w:pPr>
        <w:pStyle w:val="Heading2"/>
        <w:spacing w:line="16" w:lineRule="atLeast"/>
        <w:rPr>
          <w:del w:id="15" w:author="mohammad minoei" w:date="2015-09-06T22:15:00Z"/>
          <w:rtl/>
        </w:rPr>
      </w:pPr>
      <w:del w:id="16" w:author="mohammad minoei" w:date="2015-09-06T22:15:00Z">
        <w:r w:rsidDel="00220E06">
          <w:rPr>
            <w:rFonts w:hint="cs"/>
            <w:rtl/>
          </w:rPr>
          <w:delText xml:space="preserve">2-3- چند توصيه کاربردي </w:delText>
        </w:r>
        <w:r w:rsidR="0019252C" w:rsidDel="00220E06">
          <w:rPr>
            <w:rFonts w:hint="cs"/>
            <w:rtl/>
          </w:rPr>
          <w:delText xml:space="preserve">براي </w:delText>
        </w:r>
        <w:r w:rsidDel="00220E06">
          <w:rPr>
            <w:rFonts w:hint="cs"/>
            <w:rtl/>
          </w:rPr>
          <w:delText xml:space="preserve">انجام </w:delText>
        </w:r>
        <w:r w:rsidR="0019252C" w:rsidDel="00220E06">
          <w:rPr>
            <w:rFonts w:hint="cs"/>
            <w:rtl/>
          </w:rPr>
          <w:delText xml:space="preserve">صحيح </w:delText>
        </w:r>
        <w:r w:rsidDel="00220E06">
          <w:rPr>
            <w:rFonts w:hint="cs"/>
            <w:rtl/>
          </w:rPr>
          <w:delText>پروژه</w:delText>
        </w:r>
      </w:del>
    </w:p>
    <w:p w:rsidR="00C52CD4" w:rsidDel="00220E06" w:rsidRDefault="00C52CD4" w:rsidP="005B3B97">
      <w:pPr>
        <w:spacing w:line="16" w:lineRule="atLeast"/>
        <w:rPr>
          <w:del w:id="17" w:author="mohammad minoei" w:date="2015-09-06T22:15:00Z"/>
          <w:rtl/>
        </w:rPr>
      </w:pPr>
      <w:del w:id="18" w:author="mohammad minoei" w:date="2015-09-06T22:15:00Z">
        <w:r w:rsidDel="00220E06">
          <w:rPr>
            <w:rFonts w:hint="cs"/>
            <w:rtl/>
          </w:rPr>
          <w:delText>به دانشجويان عزير توصيه مي‌شود به نک</w:delText>
        </w:r>
        <w:r w:rsidR="00A34579" w:rsidDel="00220E06">
          <w:rPr>
            <w:rFonts w:hint="cs"/>
            <w:rtl/>
          </w:rPr>
          <w:delText>ته‌هاي</w:delText>
        </w:r>
        <w:r w:rsidDel="00220E06">
          <w:rPr>
            <w:rFonts w:hint="cs"/>
            <w:rtl/>
          </w:rPr>
          <w:delText xml:space="preserve"> زير توجه کنند. عمل به اين نک</w:delText>
        </w:r>
        <w:r w:rsidR="00A34579" w:rsidDel="00220E06">
          <w:rPr>
            <w:rFonts w:hint="cs"/>
            <w:rtl/>
          </w:rPr>
          <w:delText>ته‌ها</w:delText>
        </w:r>
        <w:r w:rsidDel="00220E06">
          <w:rPr>
            <w:rFonts w:hint="cs"/>
            <w:rtl/>
          </w:rPr>
          <w:delText xml:space="preserve">، مي‌تواند در جهت انجام موفقيت آميز و آسان پروژه </w:delText>
        </w:r>
        <w:r w:rsidR="00A34579" w:rsidDel="00220E06">
          <w:rPr>
            <w:rFonts w:hint="cs"/>
            <w:rtl/>
          </w:rPr>
          <w:delText>مفيد باشد</w:delText>
        </w:r>
        <w:r w:rsidDel="00220E06">
          <w:rPr>
            <w:rFonts w:hint="cs"/>
            <w:rtl/>
          </w:rPr>
          <w:delText>. درس پروژه، کاربردي</w:delText>
        </w:r>
        <w:r w:rsidR="00370B30" w:rsidDel="00220E06">
          <w:rPr>
            <w:rFonts w:hint="eastAsia"/>
            <w:rtl/>
          </w:rPr>
          <w:delText>‌</w:delText>
        </w:r>
        <w:r w:rsidDel="00220E06">
          <w:rPr>
            <w:rFonts w:hint="cs"/>
            <w:rtl/>
          </w:rPr>
          <w:delText>ترين درس در دوران تحصيل شماست، اگر</w:delText>
        </w:r>
        <w:r w:rsidR="00370B30" w:rsidDel="00220E06">
          <w:rPr>
            <w:rFonts w:hint="cs"/>
            <w:rtl/>
          </w:rPr>
          <w:delText xml:space="preserve"> از ابتداي انتخاب تا تکميل و ارايه آن با نظم و برنامه ريزي دقيق عمل کنيد.</w:delText>
        </w:r>
        <w:r w:rsidDel="00220E06">
          <w:rPr>
            <w:rFonts w:hint="cs"/>
            <w:rtl/>
          </w:rPr>
          <w:delText xml:space="preserve"> پروژه‌اي که از سر بي‌حوص</w:delText>
        </w:r>
        <w:r w:rsidR="00370B30" w:rsidDel="00220E06">
          <w:rPr>
            <w:rFonts w:hint="cs"/>
            <w:rtl/>
          </w:rPr>
          <w:delText>ــ</w:delText>
        </w:r>
        <w:r w:rsidDel="00220E06">
          <w:rPr>
            <w:rFonts w:hint="cs"/>
            <w:rtl/>
          </w:rPr>
          <w:delText xml:space="preserve">لگي و رفع تکليف </w:delText>
        </w:r>
        <w:r w:rsidR="00370B30" w:rsidDel="00220E06">
          <w:rPr>
            <w:rFonts w:hint="cs"/>
            <w:rtl/>
          </w:rPr>
          <w:delText xml:space="preserve">و يا بدون نظم و ترتيب </w:delText>
        </w:r>
        <w:r w:rsidDel="00220E06">
          <w:rPr>
            <w:rFonts w:hint="cs"/>
            <w:rtl/>
          </w:rPr>
          <w:delText>انجام شود، نه‌تنها ارزش علمي ندارد، بلکه ممکن است</w:delText>
        </w:r>
        <w:r w:rsidR="00370B30" w:rsidDel="00220E06">
          <w:rPr>
            <w:rFonts w:hint="cs"/>
            <w:rtl/>
          </w:rPr>
          <w:delText xml:space="preserve"> باعث سرخوردگي شما در مقاطع بعدي تحصيلي شود</w:delText>
        </w:r>
        <w:r w:rsidDel="00220E06">
          <w:rPr>
            <w:rFonts w:hint="cs"/>
            <w:rtl/>
          </w:rPr>
          <w:delText>.</w:delText>
        </w:r>
      </w:del>
    </w:p>
    <w:p w:rsidR="00A57DC8" w:rsidDel="00220E06" w:rsidRDefault="00036CBB" w:rsidP="005B3B97">
      <w:pPr>
        <w:numPr>
          <w:ilvl w:val="0"/>
          <w:numId w:val="47"/>
        </w:numPr>
        <w:spacing w:line="16" w:lineRule="atLeast"/>
        <w:rPr>
          <w:del w:id="19" w:author="mohammad minoei" w:date="2015-09-06T22:15:00Z"/>
        </w:rPr>
      </w:pPr>
      <w:del w:id="20" w:author="mohammad minoei" w:date="2015-09-06T22:15:00Z">
        <w:r w:rsidDel="00220E06">
          <w:rPr>
            <w:rFonts w:hint="cs"/>
            <w:rtl/>
          </w:rPr>
          <w:delText>قبل از انتخاب پروژه، تحقيقات کاملي راجع به سوابق، منابع، قابليتها، محدوديتها، اهداف و ديگر خصوصيات پروژه بکنيد.</w:delText>
        </w:r>
      </w:del>
    </w:p>
    <w:p w:rsidR="00036CBB" w:rsidDel="00220E06" w:rsidRDefault="00A57DC8" w:rsidP="005B3B97">
      <w:pPr>
        <w:numPr>
          <w:ilvl w:val="0"/>
          <w:numId w:val="47"/>
        </w:numPr>
        <w:spacing w:line="16" w:lineRule="atLeast"/>
        <w:rPr>
          <w:del w:id="21" w:author="mohammad minoei" w:date="2015-09-06T22:15:00Z"/>
        </w:rPr>
      </w:pPr>
      <w:del w:id="22" w:author="mohammad minoei" w:date="2015-09-06T22:15:00Z">
        <w:r w:rsidDel="00220E06">
          <w:rPr>
            <w:rFonts w:hint="cs"/>
            <w:rtl/>
          </w:rPr>
          <w:delText>براي شروع،</w:delText>
        </w:r>
        <w:r w:rsidR="00036CBB" w:rsidDel="00220E06">
          <w:rPr>
            <w:rFonts w:hint="cs"/>
            <w:rtl/>
          </w:rPr>
          <w:delText xml:space="preserve"> قبل از هر کاري يک برنامه زمان‌بندي دقيق با واقع بيني براي انجام پروژه تدوين کنيد و تا حد امکان خود را ملزم به </w:delText>
        </w:r>
        <w:r w:rsidDel="00220E06">
          <w:rPr>
            <w:rFonts w:hint="cs"/>
            <w:rtl/>
          </w:rPr>
          <w:delText>رعايت آن کنيد.</w:delText>
        </w:r>
      </w:del>
    </w:p>
    <w:p w:rsidR="00A57DC8" w:rsidDel="00220E06" w:rsidRDefault="00A57DC8" w:rsidP="005B3B97">
      <w:pPr>
        <w:numPr>
          <w:ilvl w:val="0"/>
          <w:numId w:val="47"/>
        </w:numPr>
        <w:spacing w:line="16" w:lineRule="atLeast"/>
        <w:rPr>
          <w:del w:id="23" w:author="mohammad minoei" w:date="2015-09-06T22:15:00Z"/>
        </w:rPr>
      </w:pPr>
      <w:del w:id="24" w:author="mohammad minoei" w:date="2015-09-06T22:15:00Z">
        <w:r w:rsidDel="00220E06">
          <w:rPr>
            <w:rFonts w:hint="cs"/>
            <w:rtl/>
          </w:rPr>
          <w:delText>در طول انجام پروژه، هيچگاه مطالعه و تحقيق در منابع مختلف و ياد</w:delText>
        </w:r>
        <w:r w:rsidDel="00220E06">
          <w:rPr>
            <w:rFonts w:hint="cs"/>
            <w:rtl/>
            <w:lang w:bidi="fa-IR"/>
          </w:rPr>
          <w:delText>گيري را فراموش نکنيد.</w:delText>
        </w:r>
      </w:del>
    </w:p>
    <w:p w:rsidR="00D83EA5" w:rsidDel="00220E06" w:rsidRDefault="00D83EA5" w:rsidP="005B3B97">
      <w:pPr>
        <w:numPr>
          <w:ilvl w:val="0"/>
          <w:numId w:val="47"/>
        </w:numPr>
        <w:spacing w:line="16" w:lineRule="atLeast"/>
        <w:rPr>
          <w:del w:id="25" w:author="mohammad minoei" w:date="2015-09-06T22:15:00Z"/>
          <w:rtl/>
        </w:rPr>
      </w:pPr>
      <w:del w:id="26" w:author="mohammad minoei" w:date="2015-09-06T22:15:00Z">
        <w:r w:rsidDel="00220E06">
          <w:rPr>
            <w:rFonts w:hint="cs"/>
            <w:rtl/>
          </w:rPr>
          <w:delText>هميشه و در همه حال با استاد راهنماي خود در ارتباط باشيد؛ چه در حاليکه پروژه شما با موفقيت به پيش مي‌رود، چه هنگاميکه با شکست مقطعي روبرو شده است. سعي کنيد جلسات هفتگي را با استاد راهنماي خود تنظيم کنيد و خود را ملزم به ارايه گزارش</w:delText>
        </w:r>
        <w:r w:rsidR="00195159" w:rsidDel="00220E06">
          <w:rPr>
            <w:rFonts w:hint="cs"/>
            <w:rtl/>
          </w:rPr>
          <w:delText xml:space="preserve"> هفتگي</w:delText>
        </w:r>
        <w:r w:rsidDel="00220E06">
          <w:rPr>
            <w:rFonts w:hint="cs"/>
            <w:rtl/>
          </w:rPr>
          <w:delText xml:space="preserve"> به ايشان نماييد.</w:delText>
        </w:r>
      </w:del>
    </w:p>
    <w:p w:rsidR="00D83EA5" w:rsidDel="00220E06" w:rsidRDefault="00D83EA5" w:rsidP="005B3B97">
      <w:pPr>
        <w:numPr>
          <w:ilvl w:val="0"/>
          <w:numId w:val="47"/>
        </w:numPr>
        <w:spacing w:line="16" w:lineRule="atLeast"/>
        <w:rPr>
          <w:del w:id="27" w:author="mohammad minoei" w:date="2015-09-06T22:15:00Z"/>
        </w:rPr>
      </w:pPr>
      <w:del w:id="28" w:author="mohammad minoei" w:date="2015-09-06T22:15:00Z">
        <w:r w:rsidDel="00220E06">
          <w:rPr>
            <w:rFonts w:hint="cs"/>
            <w:rtl/>
          </w:rPr>
          <w:delText>در طول انجام پروژه، تمامي نتايج خوب يا بد مقطعي را به صورت مکتوب نگهداري کنيد. اين کار باعث مي‌شود در هنگام نگارش پايان نامه، بهتر بتوانيد کار خود را شرح دهيد.</w:delText>
        </w:r>
      </w:del>
    </w:p>
    <w:p w:rsidR="00D83EA5" w:rsidDel="00220E06" w:rsidRDefault="00D83EA5" w:rsidP="005B3B97">
      <w:pPr>
        <w:numPr>
          <w:ilvl w:val="0"/>
          <w:numId w:val="47"/>
        </w:numPr>
        <w:spacing w:line="16" w:lineRule="atLeast"/>
        <w:rPr>
          <w:del w:id="29" w:author="mohammad minoei" w:date="2015-09-06T22:15:00Z"/>
        </w:rPr>
      </w:pPr>
      <w:del w:id="30" w:author="mohammad minoei" w:date="2015-09-06T22:15:00Z">
        <w:r w:rsidDel="00220E06">
          <w:rPr>
            <w:rFonts w:hint="cs"/>
            <w:rtl/>
          </w:rPr>
          <w:delText>پروژه خود را به چند مرحله کوچکتر، البته با نظر استاد راهنما، تقسيم کنيد و سعي کنيد به صورت جزيي، از هر قسمت نتيجه بگيريد و در انتها نتايج را ترکيب کنيد.</w:delText>
        </w:r>
      </w:del>
    </w:p>
    <w:p w:rsidR="00D83EA5" w:rsidDel="00220E06" w:rsidRDefault="00D83EA5" w:rsidP="005B3B97">
      <w:pPr>
        <w:numPr>
          <w:ilvl w:val="0"/>
          <w:numId w:val="47"/>
        </w:numPr>
        <w:spacing w:line="16" w:lineRule="atLeast"/>
        <w:rPr>
          <w:del w:id="31" w:author="mohammad minoei" w:date="2015-09-06T22:15:00Z"/>
        </w:rPr>
      </w:pPr>
      <w:del w:id="32" w:author="mohammad minoei" w:date="2015-09-06T22:15:00Z">
        <w:r w:rsidDel="00220E06">
          <w:rPr>
            <w:rFonts w:hint="cs"/>
            <w:rtl/>
          </w:rPr>
          <w:delText>هيچگاه سعي نکنيد يک کار بزرگ را به صورت ضربتي انجام دهيد. سعي کنيد پله پله به سمت موفقيت حرکت کنيد.</w:delText>
        </w:r>
      </w:del>
    </w:p>
    <w:p w:rsidR="00A57DC8" w:rsidDel="00220E06" w:rsidRDefault="00A57DC8" w:rsidP="005B3B97">
      <w:pPr>
        <w:numPr>
          <w:ilvl w:val="0"/>
          <w:numId w:val="47"/>
        </w:numPr>
        <w:spacing w:line="16" w:lineRule="atLeast"/>
        <w:rPr>
          <w:del w:id="33" w:author="mohammad minoei" w:date="2015-09-06T22:15:00Z"/>
        </w:rPr>
      </w:pPr>
      <w:del w:id="34" w:author="mohammad minoei" w:date="2015-09-06T22:15:00Z">
        <w:r w:rsidDel="00220E06">
          <w:rPr>
            <w:rFonts w:hint="cs"/>
            <w:rtl/>
          </w:rPr>
          <w:delText>اگر پروژه شما به دستاوردها يا نتايج جديد و خوبي رسيده است، سعي کنيد با نظر استاد راهنما و تاييد او، مقاله يا مقالاتي را از آن استخراج کنيد و به کنفرانسهاي مربوط ارسال کنيد. با اين کار، شما براي خود يک شخصيت علمي مستقل خواهيد ساخت.</w:delText>
        </w:r>
      </w:del>
    </w:p>
    <w:p w:rsidR="00A57DC8" w:rsidDel="00220E06" w:rsidRDefault="00A57DC8" w:rsidP="005B3B97">
      <w:pPr>
        <w:numPr>
          <w:ilvl w:val="0"/>
          <w:numId w:val="47"/>
        </w:numPr>
        <w:spacing w:line="16" w:lineRule="atLeast"/>
        <w:rPr>
          <w:del w:id="35" w:author="mohammad minoei" w:date="2015-09-06T22:15:00Z"/>
        </w:rPr>
      </w:pPr>
      <w:del w:id="36" w:author="mohammad minoei" w:date="2015-09-06T22:15:00Z">
        <w:r w:rsidDel="00220E06">
          <w:rPr>
            <w:rFonts w:hint="cs"/>
            <w:rtl/>
          </w:rPr>
          <w:delText>يک پايان نامه خوب، پايان نامه اي است که تقريباً 70 درصد آن به شرح کارهاي شما در طول انجام پروژه پرداخته باشد و حداکثر شامل 30 درصد مطالب مقدماتي يا ورود به بحث باشد. در عين حال، يک پايان نامه مناسب در مقطع کارداني يا کارشناسي، بايد بين 70 تا 100 صفحه داشته باشد.</w:delText>
        </w:r>
      </w:del>
    </w:p>
    <w:p w:rsidR="00D83EA5" w:rsidRDefault="00D83EA5" w:rsidP="005B3B97">
      <w:pPr>
        <w:spacing w:line="16" w:lineRule="atLeast"/>
        <w:rPr>
          <w:rtl/>
        </w:rPr>
      </w:pPr>
      <w:bookmarkStart w:id="37" w:name="_GoBack"/>
      <w:bookmarkEnd w:id="37"/>
    </w:p>
    <w:p w:rsidR="00C52CD4" w:rsidRPr="00C52CD4" w:rsidRDefault="00C52CD4" w:rsidP="005B3B97">
      <w:pPr>
        <w:spacing w:line="16" w:lineRule="atLeast"/>
        <w:rPr>
          <w:rtl/>
        </w:rPr>
        <w:sectPr w:rsidR="00C52CD4" w:rsidRPr="00C52CD4" w:rsidSect="004C2A79">
          <w:headerReference w:type="default" r:id="rId14"/>
          <w:footerReference w:type="default" r:id="rId15"/>
          <w:pgSz w:w="11906" w:h="16838" w:code="9"/>
          <w:pgMar w:top="1701" w:right="1701" w:bottom="1418" w:left="1134" w:header="720" w:footer="851" w:gutter="0"/>
          <w:cols w:space="720"/>
          <w:bidi/>
          <w:rtlGutter/>
        </w:sectPr>
      </w:pPr>
      <w:r>
        <w:rPr>
          <w:rFonts w:hint="cs"/>
          <w:rtl/>
        </w:rPr>
        <w:t xml:space="preserve"> </w:t>
      </w: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lang w:bidi="fa-IR"/>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spacing w:line="16" w:lineRule="atLeast"/>
        <w:rPr>
          <w:rtl/>
        </w:rPr>
      </w:pPr>
    </w:p>
    <w:p w:rsidR="00F96B4D" w:rsidRDefault="00F96B4D" w:rsidP="005B3B97">
      <w:pPr>
        <w:pStyle w:val="Heading1"/>
        <w:spacing w:line="16" w:lineRule="atLeast"/>
        <w:rPr>
          <w:rtl/>
        </w:rPr>
      </w:pPr>
      <w:r>
        <w:rPr>
          <w:rFonts w:hint="cs"/>
          <w:rtl/>
        </w:rPr>
        <w:t>فصل سوم- شيوه ارزشيابي و مصوبات کميته پروژه</w:t>
      </w:r>
    </w:p>
    <w:p w:rsidR="00F96B4D" w:rsidRPr="00F96B4D" w:rsidRDefault="00F96B4D" w:rsidP="005B3B97">
      <w:pPr>
        <w:spacing w:line="16" w:lineRule="atLeast"/>
        <w:rPr>
          <w:rtl/>
        </w:rPr>
      </w:pPr>
    </w:p>
    <w:p w:rsidR="00F96B4D" w:rsidRDefault="00F96B4D" w:rsidP="005B3B97">
      <w:pPr>
        <w:pStyle w:val="Heading2"/>
        <w:spacing w:line="16" w:lineRule="atLeast"/>
        <w:rPr>
          <w:rtl/>
        </w:rPr>
      </w:pPr>
      <w:r>
        <w:rPr>
          <w:rFonts w:hint="cs"/>
          <w:rtl/>
        </w:rPr>
        <w:t>3-1- ارزشيابي پايان نامه</w:t>
      </w:r>
    </w:p>
    <w:p w:rsidR="006A69A6" w:rsidRDefault="006A69A6" w:rsidP="005B3B97">
      <w:pPr>
        <w:spacing w:line="16" w:lineRule="atLeast"/>
        <w:rPr>
          <w:rtl/>
        </w:rPr>
      </w:pPr>
      <w:r>
        <w:rPr>
          <w:rtl/>
        </w:rPr>
        <w:t>مع</w:t>
      </w:r>
      <w:r>
        <w:rPr>
          <w:rFonts w:hint="cs"/>
          <w:rtl/>
        </w:rPr>
        <w:t>ی</w:t>
      </w:r>
      <w:r>
        <w:rPr>
          <w:rFonts w:hint="eastAsia"/>
          <w:rtl/>
        </w:rPr>
        <w:t>ارها</w:t>
      </w:r>
      <w:r>
        <w:rPr>
          <w:rFonts w:hint="cs"/>
          <w:rtl/>
        </w:rPr>
        <w:t>ی</w:t>
      </w:r>
      <w:r>
        <w:rPr>
          <w:rtl/>
        </w:rPr>
        <w:t xml:space="preserve"> ارزش</w:t>
      </w:r>
      <w:r>
        <w:rPr>
          <w:rFonts w:hint="cs"/>
          <w:rtl/>
        </w:rPr>
        <w:t>ی</w:t>
      </w:r>
      <w:r>
        <w:rPr>
          <w:rFonts w:hint="eastAsia"/>
          <w:rtl/>
        </w:rPr>
        <w:t>اب</w:t>
      </w:r>
      <w:r>
        <w:rPr>
          <w:rFonts w:hint="cs"/>
          <w:rtl/>
        </w:rPr>
        <w:t>ی</w:t>
      </w:r>
      <w:r>
        <w:rPr>
          <w:rtl/>
        </w:rPr>
        <w:t xml:space="preserve"> پروژه</w:t>
      </w:r>
      <w:r w:rsidR="00F96B4D">
        <w:rPr>
          <w:rFonts w:hint="cs"/>
          <w:rtl/>
        </w:rPr>
        <w:t>‌</w:t>
      </w:r>
      <w:r>
        <w:rPr>
          <w:rtl/>
        </w:rPr>
        <w:t>ها</w:t>
      </w:r>
      <w:r>
        <w:rPr>
          <w:rFonts w:hint="cs"/>
          <w:rtl/>
        </w:rPr>
        <w:t>ی</w:t>
      </w:r>
      <w:r>
        <w:rPr>
          <w:rtl/>
        </w:rPr>
        <w:t xml:space="preserve"> فارغ التحص</w:t>
      </w:r>
      <w:r>
        <w:rPr>
          <w:rFonts w:hint="cs"/>
          <w:rtl/>
        </w:rPr>
        <w:t>ی</w:t>
      </w:r>
      <w:r>
        <w:rPr>
          <w:rFonts w:hint="eastAsia"/>
          <w:rtl/>
        </w:rPr>
        <w:t>ل</w:t>
      </w:r>
      <w:r>
        <w:rPr>
          <w:rFonts w:hint="cs"/>
          <w:rtl/>
        </w:rPr>
        <w:t>ی</w:t>
      </w:r>
      <w:r>
        <w:rPr>
          <w:rtl/>
        </w:rPr>
        <w:t xml:space="preserve"> منطبق بر صورت</w:t>
      </w:r>
      <w:r w:rsidR="00E841FA">
        <w:rPr>
          <w:rFonts w:hint="cs"/>
          <w:rtl/>
        </w:rPr>
        <w:t>‌</w:t>
      </w:r>
      <w:r>
        <w:rPr>
          <w:rtl/>
        </w:rPr>
        <w:t>جلسه مورخ 28/7/1383 بد</w:t>
      </w:r>
      <w:r>
        <w:rPr>
          <w:rFonts w:hint="cs"/>
          <w:rtl/>
        </w:rPr>
        <w:t>ی</w:t>
      </w:r>
      <w:r>
        <w:rPr>
          <w:rFonts w:hint="eastAsia"/>
          <w:rtl/>
        </w:rPr>
        <w:t>ن</w:t>
      </w:r>
      <w:r>
        <w:rPr>
          <w:rtl/>
        </w:rPr>
        <w:t xml:space="preserve"> صورت اعلام م</w:t>
      </w:r>
      <w:r>
        <w:rPr>
          <w:rFonts w:hint="cs"/>
          <w:rtl/>
        </w:rPr>
        <w:t>ی</w:t>
      </w:r>
      <w:r w:rsidR="00192D0B">
        <w:rPr>
          <w:rFonts w:hint="cs"/>
          <w:rtl/>
        </w:rPr>
        <w:t>‌</w:t>
      </w:r>
      <w:r>
        <w:rPr>
          <w:rtl/>
        </w:rPr>
        <w:t>گردد:</w:t>
      </w:r>
    </w:p>
    <w:p w:rsidR="00F96B4D" w:rsidRDefault="006A69A6" w:rsidP="005B3B97">
      <w:pPr>
        <w:numPr>
          <w:ilvl w:val="0"/>
          <w:numId w:val="7"/>
        </w:numPr>
        <w:spacing w:line="16" w:lineRule="atLeast"/>
      </w:pPr>
      <w:r w:rsidRPr="00F96B4D">
        <w:rPr>
          <w:rFonts w:hint="eastAsia"/>
          <w:u w:val="single"/>
          <w:rtl/>
        </w:rPr>
        <w:t>ک</w:t>
      </w:r>
      <w:r w:rsidRPr="00F96B4D">
        <w:rPr>
          <w:rFonts w:hint="cs"/>
          <w:u w:val="single"/>
          <w:rtl/>
        </w:rPr>
        <w:t>ی</w:t>
      </w:r>
      <w:r w:rsidRPr="00F96B4D">
        <w:rPr>
          <w:rFonts w:hint="eastAsia"/>
          <w:u w:val="single"/>
          <w:rtl/>
        </w:rPr>
        <w:t>ف</w:t>
      </w:r>
      <w:r w:rsidRPr="00F96B4D">
        <w:rPr>
          <w:rFonts w:hint="cs"/>
          <w:u w:val="single"/>
          <w:rtl/>
        </w:rPr>
        <w:t>ی</w:t>
      </w:r>
      <w:r w:rsidRPr="00F96B4D">
        <w:rPr>
          <w:rFonts w:hint="eastAsia"/>
          <w:u w:val="single"/>
          <w:rtl/>
        </w:rPr>
        <w:t>ت</w:t>
      </w:r>
      <w:r w:rsidRPr="00F96B4D">
        <w:rPr>
          <w:u w:val="single"/>
          <w:rtl/>
        </w:rPr>
        <w:t xml:space="preserve"> علم</w:t>
      </w:r>
      <w:r w:rsidRPr="00F96B4D">
        <w:rPr>
          <w:rFonts w:hint="cs"/>
          <w:u w:val="single"/>
          <w:rtl/>
        </w:rPr>
        <w:t>ی</w:t>
      </w:r>
      <w:r w:rsidRPr="00F96B4D">
        <w:rPr>
          <w:u w:val="single"/>
          <w:rtl/>
        </w:rPr>
        <w:t>:</w:t>
      </w:r>
      <w:r>
        <w:rPr>
          <w:rtl/>
        </w:rPr>
        <w:t xml:space="preserve"> بررس</w:t>
      </w:r>
      <w:r>
        <w:rPr>
          <w:rFonts w:hint="cs"/>
          <w:rtl/>
        </w:rPr>
        <w:t>ی</w:t>
      </w:r>
      <w:r>
        <w:rPr>
          <w:rtl/>
        </w:rPr>
        <w:t xml:space="preserve"> تار</w:t>
      </w:r>
      <w:r>
        <w:rPr>
          <w:rFonts w:hint="cs"/>
          <w:rtl/>
        </w:rPr>
        <w:t>ی</w:t>
      </w:r>
      <w:r>
        <w:rPr>
          <w:rFonts w:hint="eastAsia"/>
          <w:rtl/>
        </w:rPr>
        <w:t>خچه</w:t>
      </w:r>
      <w:r>
        <w:rPr>
          <w:rtl/>
        </w:rPr>
        <w:t xml:space="preserve"> موضوع و ب</w:t>
      </w:r>
      <w:r>
        <w:rPr>
          <w:rFonts w:hint="cs"/>
          <w:rtl/>
        </w:rPr>
        <w:t>ی</w:t>
      </w:r>
      <w:r>
        <w:rPr>
          <w:rFonts w:hint="eastAsia"/>
          <w:rtl/>
        </w:rPr>
        <w:t>ان</w:t>
      </w:r>
      <w:r>
        <w:rPr>
          <w:rtl/>
        </w:rPr>
        <w:t xml:space="preserve"> سابقه، ابتکار و نوآور</w:t>
      </w:r>
      <w:r>
        <w:rPr>
          <w:rFonts w:hint="cs"/>
          <w:rtl/>
        </w:rPr>
        <w:t>ی</w:t>
      </w:r>
      <w:r>
        <w:rPr>
          <w:rFonts w:hint="eastAsia"/>
          <w:rtl/>
        </w:rPr>
        <w:t>،</w:t>
      </w:r>
      <w:r>
        <w:rPr>
          <w:rtl/>
        </w:rPr>
        <w:t xml:space="preserve"> ارزش علم</w:t>
      </w:r>
      <w:r>
        <w:rPr>
          <w:rFonts w:hint="cs"/>
          <w:rtl/>
        </w:rPr>
        <w:t>ی</w:t>
      </w:r>
      <w:r>
        <w:rPr>
          <w:rtl/>
        </w:rPr>
        <w:t xml:space="preserve"> و</w:t>
      </w:r>
      <w:r w:rsidR="00192D0B">
        <w:rPr>
          <w:rFonts w:hint="cs"/>
          <w:rtl/>
        </w:rPr>
        <w:t xml:space="preserve"> </w:t>
      </w:r>
      <w:r>
        <w:rPr>
          <w:rFonts w:hint="cs"/>
          <w:rtl/>
        </w:rPr>
        <w:t>ی</w:t>
      </w:r>
      <w:r>
        <w:rPr>
          <w:rFonts w:hint="eastAsia"/>
          <w:rtl/>
        </w:rPr>
        <w:t>ا</w:t>
      </w:r>
      <w:r w:rsidR="00192D0B">
        <w:rPr>
          <w:rFonts w:hint="cs"/>
          <w:rtl/>
        </w:rPr>
        <w:t xml:space="preserve"> </w:t>
      </w:r>
      <w:r>
        <w:rPr>
          <w:rFonts w:hint="eastAsia"/>
          <w:rtl/>
        </w:rPr>
        <w:t>کاربرد</w:t>
      </w:r>
      <w:r>
        <w:rPr>
          <w:rFonts w:hint="cs"/>
          <w:rtl/>
        </w:rPr>
        <w:t>ی</w:t>
      </w:r>
      <w:r>
        <w:rPr>
          <w:rFonts w:hint="eastAsia"/>
          <w:rtl/>
        </w:rPr>
        <w:t>،</w:t>
      </w:r>
      <w:r>
        <w:rPr>
          <w:rtl/>
        </w:rPr>
        <w:t xml:space="preserve"> استفاده از منابع و م</w:t>
      </w:r>
      <w:r w:rsidR="00A41F07">
        <w:rPr>
          <w:rFonts w:hint="cs"/>
          <w:rtl/>
        </w:rPr>
        <w:t>راجع</w:t>
      </w:r>
      <w:r>
        <w:rPr>
          <w:rtl/>
        </w:rPr>
        <w:t xml:space="preserve"> و ابزارها</w:t>
      </w:r>
      <w:r>
        <w:rPr>
          <w:rFonts w:hint="cs"/>
          <w:rtl/>
        </w:rPr>
        <w:t>ی</w:t>
      </w:r>
      <w:r>
        <w:rPr>
          <w:rtl/>
        </w:rPr>
        <w:t xml:space="preserve"> کار به لحاظ کم</w:t>
      </w:r>
      <w:r>
        <w:rPr>
          <w:rFonts w:hint="cs"/>
          <w:rtl/>
        </w:rPr>
        <w:t>ی</w:t>
      </w:r>
      <w:r>
        <w:rPr>
          <w:rtl/>
        </w:rPr>
        <w:t xml:space="preserve"> وک</w:t>
      </w:r>
      <w:r>
        <w:rPr>
          <w:rFonts w:hint="cs"/>
          <w:rtl/>
        </w:rPr>
        <w:t>ی</w:t>
      </w:r>
      <w:r>
        <w:rPr>
          <w:rFonts w:hint="eastAsia"/>
          <w:rtl/>
        </w:rPr>
        <w:t>ف</w:t>
      </w:r>
      <w:r>
        <w:rPr>
          <w:rFonts w:hint="cs"/>
          <w:rtl/>
        </w:rPr>
        <w:t>ی</w:t>
      </w:r>
      <w:r>
        <w:rPr>
          <w:rtl/>
        </w:rPr>
        <w:t xml:space="preserve"> (به روز بودن)، ک</w:t>
      </w:r>
      <w:r>
        <w:rPr>
          <w:rFonts w:hint="cs"/>
          <w:rtl/>
        </w:rPr>
        <w:t>ی</w:t>
      </w:r>
      <w:r>
        <w:rPr>
          <w:rFonts w:hint="eastAsia"/>
          <w:rtl/>
        </w:rPr>
        <w:t>ف</w:t>
      </w:r>
      <w:r>
        <w:rPr>
          <w:rFonts w:hint="cs"/>
          <w:rtl/>
        </w:rPr>
        <w:t>ی</w:t>
      </w:r>
      <w:r>
        <w:rPr>
          <w:rFonts w:hint="eastAsia"/>
          <w:rtl/>
        </w:rPr>
        <w:t>ت</w:t>
      </w:r>
      <w:r>
        <w:rPr>
          <w:rtl/>
        </w:rPr>
        <w:t xml:space="preserve"> نظرات و پ</w:t>
      </w:r>
      <w:r>
        <w:rPr>
          <w:rFonts w:hint="cs"/>
          <w:rtl/>
        </w:rPr>
        <w:t>ی</w:t>
      </w:r>
      <w:r>
        <w:rPr>
          <w:rFonts w:hint="eastAsia"/>
          <w:rtl/>
        </w:rPr>
        <w:t>شنهادات</w:t>
      </w:r>
      <w:r>
        <w:rPr>
          <w:rtl/>
        </w:rPr>
        <w:t xml:space="preserve"> برا</w:t>
      </w:r>
      <w:r>
        <w:rPr>
          <w:rFonts w:hint="cs"/>
          <w:rtl/>
        </w:rPr>
        <w:t>ی</w:t>
      </w:r>
      <w:r w:rsidR="00F96B4D">
        <w:rPr>
          <w:rtl/>
        </w:rPr>
        <w:t xml:space="preserve"> ادامه پروژه.</w:t>
      </w:r>
    </w:p>
    <w:p w:rsidR="00F96B4D" w:rsidRDefault="006A69A6" w:rsidP="005B3B97">
      <w:pPr>
        <w:numPr>
          <w:ilvl w:val="0"/>
          <w:numId w:val="7"/>
        </w:numPr>
        <w:spacing w:line="16" w:lineRule="atLeast"/>
      </w:pPr>
      <w:r w:rsidRPr="00F96B4D">
        <w:rPr>
          <w:rFonts w:hint="eastAsia"/>
          <w:u w:val="single"/>
          <w:rtl/>
        </w:rPr>
        <w:t>ک</w:t>
      </w:r>
      <w:r w:rsidRPr="00F96B4D">
        <w:rPr>
          <w:rFonts w:hint="cs"/>
          <w:u w:val="single"/>
          <w:rtl/>
        </w:rPr>
        <w:t>ی</w:t>
      </w:r>
      <w:r w:rsidRPr="00F96B4D">
        <w:rPr>
          <w:rFonts w:hint="eastAsia"/>
          <w:u w:val="single"/>
          <w:rtl/>
        </w:rPr>
        <w:t>ف</w:t>
      </w:r>
      <w:r w:rsidRPr="00F96B4D">
        <w:rPr>
          <w:rFonts w:hint="cs"/>
          <w:u w:val="single"/>
          <w:rtl/>
        </w:rPr>
        <w:t>ی</w:t>
      </w:r>
      <w:r w:rsidRPr="00F96B4D">
        <w:rPr>
          <w:rFonts w:hint="eastAsia"/>
          <w:u w:val="single"/>
          <w:rtl/>
        </w:rPr>
        <w:t>ت</w:t>
      </w:r>
      <w:r w:rsidRPr="00F96B4D">
        <w:rPr>
          <w:u w:val="single"/>
          <w:rtl/>
        </w:rPr>
        <w:t xml:space="preserve"> ارا</w:t>
      </w:r>
      <w:r w:rsidR="00F96B4D">
        <w:rPr>
          <w:rFonts w:hint="cs"/>
          <w:u w:val="single"/>
          <w:rtl/>
        </w:rPr>
        <w:t>ي</w:t>
      </w:r>
      <w:r w:rsidRPr="00F96B4D">
        <w:rPr>
          <w:u w:val="single"/>
          <w:rtl/>
        </w:rPr>
        <w:t>ه:</w:t>
      </w:r>
      <w:r>
        <w:rPr>
          <w:rtl/>
        </w:rPr>
        <w:t xml:space="preserve"> تسلط به موضوع و توانا</w:t>
      </w:r>
      <w:r>
        <w:rPr>
          <w:rFonts w:hint="cs"/>
          <w:rtl/>
        </w:rPr>
        <w:t>یی</w:t>
      </w:r>
      <w:r>
        <w:rPr>
          <w:rtl/>
        </w:rPr>
        <w:t xml:space="preserve"> پاسخگو</w:t>
      </w:r>
      <w:r>
        <w:rPr>
          <w:rFonts w:hint="cs"/>
          <w:rtl/>
        </w:rPr>
        <w:t>یی</w:t>
      </w:r>
      <w:r>
        <w:rPr>
          <w:rtl/>
        </w:rPr>
        <w:t xml:space="preserve">  به سئوالات در جلسه دفاع، نحوه ارا</w:t>
      </w:r>
      <w:r w:rsidR="00700F5F">
        <w:rPr>
          <w:rFonts w:hint="cs"/>
          <w:rtl/>
        </w:rPr>
        <w:t>ي</w:t>
      </w:r>
      <w:r>
        <w:rPr>
          <w:rtl/>
        </w:rPr>
        <w:t>ه (رعا</w:t>
      </w:r>
      <w:r>
        <w:rPr>
          <w:rFonts w:hint="cs"/>
          <w:rtl/>
        </w:rPr>
        <w:t>ی</w:t>
      </w:r>
      <w:r>
        <w:rPr>
          <w:rFonts w:hint="eastAsia"/>
          <w:rtl/>
        </w:rPr>
        <w:t>ت</w:t>
      </w:r>
      <w:r>
        <w:rPr>
          <w:rtl/>
        </w:rPr>
        <w:t xml:space="preserve"> زمان، تفه</w:t>
      </w:r>
      <w:r>
        <w:rPr>
          <w:rFonts w:hint="cs"/>
          <w:rtl/>
        </w:rPr>
        <w:t>ی</w:t>
      </w:r>
      <w:r>
        <w:rPr>
          <w:rFonts w:hint="eastAsia"/>
          <w:rtl/>
        </w:rPr>
        <w:t>م</w:t>
      </w:r>
      <w:r>
        <w:rPr>
          <w:rtl/>
        </w:rPr>
        <w:t xml:space="preserve"> موضوع، ک</w:t>
      </w:r>
      <w:r>
        <w:rPr>
          <w:rFonts w:hint="cs"/>
          <w:rtl/>
        </w:rPr>
        <w:t>ی</w:t>
      </w:r>
      <w:r>
        <w:rPr>
          <w:rFonts w:hint="eastAsia"/>
          <w:rtl/>
        </w:rPr>
        <w:t>ف</w:t>
      </w:r>
      <w:r>
        <w:rPr>
          <w:rFonts w:hint="cs"/>
          <w:rtl/>
        </w:rPr>
        <w:t>ی</w:t>
      </w:r>
      <w:r>
        <w:rPr>
          <w:rFonts w:hint="eastAsia"/>
          <w:rtl/>
        </w:rPr>
        <w:t>ت</w:t>
      </w:r>
      <w:r>
        <w:rPr>
          <w:rtl/>
        </w:rPr>
        <w:t xml:space="preserve"> اسلا</w:t>
      </w:r>
      <w:r>
        <w:rPr>
          <w:rFonts w:hint="cs"/>
          <w:rtl/>
        </w:rPr>
        <w:t>ی</w:t>
      </w:r>
      <w:r>
        <w:rPr>
          <w:rFonts w:hint="eastAsia"/>
          <w:rtl/>
        </w:rPr>
        <w:t>د</w:t>
      </w:r>
      <w:r>
        <w:rPr>
          <w:rtl/>
        </w:rPr>
        <w:t xml:space="preserve"> و سا</w:t>
      </w:r>
      <w:r>
        <w:rPr>
          <w:rFonts w:hint="cs"/>
          <w:rtl/>
        </w:rPr>
        <w:t>ی</w:t>
      </w:r>
      <w:r>
        <w:rPr>
          <w:rFonts w:hint="eastAsia"/>
          <w:rtl/>
        </w:rPr>
        <w:t>ر</w:t>
      </w:r>
      <w:r>
        <w:rPr>
          <w:rtl/>
        </w:rPr>
        <w:t xml:space="preserve"> موارد).</w:t>
      </w:r>
    </w:p>
    <w:p w:rsidR="00F96B4D" w:rsidRDefault="006A69A6" w:rsidP="005B3B97">
      <w:pPr>
        <w:numPr>
          <w:ilvl w:val="0"/>
          <w:numId w:val="7"/>
        </w:numPr>
        <w:spacing w:line="16" w:lineRule="atLeast"/>
      </w:pPr>
      <w:r w:rsidRPr="00F96B4D">
        <w:rPr>
          <w:rFonts w:hint="eastAsia"/>
          <w:u w:val="single"/>
          <w:rtl/>
        </w:rPr>
        <w:t>ک</w:t>
      </w:r>
      <w:r w:rsidRPr="00F96B4D">
        <w:rPr>
          <w:rFonts w:hint="cs"/>
          <w:u w:val="single"/>
          <w:rtl/>
        </w:rPr>
        <w:t>ی</w:t>
      </w:r>
      <w:r w:rsidRPr="00F96B4D">
        <w:rPr>
          <w:rFonts w:hint="eastAsia"/>
          <w:u w:val="single"/>
          <w:rtl/>
        </w:rPr>
        <w:t>ف</w:t>
      </w:r>
      <w:r w:rsidRPr="00F96B4D">
        <w:rPr>
          <w:rFonts w:hint="cs"/>
          <w:u w:val="single"/>
          <w:rtl/>
        </w:rPr>
        <w:t>ی</w:t>
      </w:r>
      <w:r w:rsidRPr="00F96B4D">
        <w:rPr>
          <w:rFonts w:hint="eastAsia"/>
          <w:u w:val="single"/>
          <w:rtl/>
        </w:rPr>
        <w:t>ت</w:t>
      </w:r>
      <w:r w:rsidRPr="00F96B4D">
        <w:rPr>
          <w:u w:val="single"/>
          <w:rtl/>
        </w:rPr>
        <w:t xml:space="preserve"> نگارش:</w:t>
      </w:r>
      <w:r>
        <w:rPr>
          <w:rtl/>
        </w:rPr>
        <w:t xml:space="preserve"> انسجام در تنظ</w:t>
      </w:r>
      <w:r>
        <w:rPr>
          <w:rFonts w:hint="cs"/>
          <w:rtl/>
        </w:rPr>
        <w:t>ی</w:t>
      </w:r>
      <w:r>
        <w:rPr>
          <w:rFonts w:hint="eastAsia"/>
          <w:rtl/>
        </w:rPr>
        <w:t>م</w:t>
      </w:r>
      <w:r>
        <w:rPr>
          <w:rtl/>
        </w:rPr>
        <w:t xml:space="preserve"> و تدو</w:t>
      </w:r>
      <w:r>
        <w:rPr>
          <w:rFonts w:hint="cs"/>
          <w:rtl/>
        </w:rPr>
        <w:t>ی</w:t>
      </w:r>
      <w:r>
        <w:rPr>
          <w:rFonts w:hint="eastAsia"/>
          <w:rtl/>
        </w:rPr>
        <w:t>ن</w:t>
      </w:r>
      <w:r>
        <w:rPr>
          <w:rtl/>
        </w:rPr>
        <w:t xml:space="preserve"> مطالب، حسن نگارش و رعا</w:t>
      </w:r>
      <w:r>
        <w:rPr>
          <w:rFonts w:hint="cs"/>
          <w:rtl/>
        </w:rPr>
        <w:t>ی</w:t>
      </w:r>
      <w:r>
        <w:rPr>
          <w:rFonts w:hint="eastAsia"/>
          <w:rtl/>
        </w:rPr>
        <w:t>ت</w:t>
      </w:r>
      <w:r>
        <w:rPr>
          <w:rtl/>
        </w:rPr>
        <w:t xml:space="preserve"> دستورالعمل، ک</w:t>
      </w:r>
      <w:r>
        <w:rPr>
          <w:rFonts w:hint="cs"/>
          <w:rtl/>
        </w:rPr>
        <w:t>ی</w:t>
      </w:r>
      <w:r>
        <w:rPr>
          <w:rFonts w:hint="eastAsia"/>
          <w:rtl/>
        </w:rPr>
        <w:t>ف</w:t>
      </w:r>
      <w:r>
        <w:rPr>
          <w:rFonts w:hint="cs"/>
          <w:rtl/>
        </w:rPr>
        <w:t>ی</w:t>
      </w:r>
      <w:r>
        <w:rPr>
          <w:rFonts w:hint="eastAsia"/>
          <w:rtl/>
        </w:rPr>
        <w:t>ت</w:t>
      </w:r>
      <w:r>
        <w:rPr>
          <w:rtl/>
        </w:rPr>
        <w:t xml:space="preserve"> تصاو</w:t>
      </w:r>
      <w:r>
        <w:rPr>
          <w:rFonts w:hint="cs"/>
          <w:rtl/>
        </w:rPr>
        <w:t>ی</w:t>
      </w:r>
      <w:r>
        <w:rPr>
          <w:rFonts w:hint="eastAsia"/>
          <w:rtl/>
        </w:rPr>
        <w:t>ر</w:t>
      </w:r>
      <w:r>
        <w:rPr>
          <w:rtl/>
        </w:rPr>
        <w:t xml:space="preserve"> اشکال و منحن</w:t>
      </w:r>
      <w:r>
        <w:rPr>
          <w:rFonts w:hint="cs"/>
          <w:rtl/>
        </w:rPr>
        <w:t>ی</w:t>
      </w:r>
      <w:r>
        <w:rPr>
          <w:rtl/>
        </w:rPr>
        <w:t xml:space="preserve"> ها</w:t>
      </w:r>
      <w:r>
        <w:rPr>
          <w:rFonts w:hint="cs"/>
          <w:rtl/>
        </w:rPr>
        <w:t>ی</w:t>
      </w:r>
      <w:r>
        <w:rPr>
          <w:rtl/>
        </w:rPr>
        <w:t xml:space="preserve"> استفاده شده.</w:t>
      </w:r>
    </w:p>
    <w:p w:rsidR="00F96B4D" w:rsidRDefault="006A69A6" w:rsidP="005B3B97">
      <w:pPr>
        <w:numPr>
          <w:ilvl w:val="0"/>
          <w:numId w:val="7"/>
        </w:numPr>
        <w:spacing w:line="16" w:lineRule="atLeast"/>
      </w:pPr>
      <w:r w:rsidRPr="00F96B4D">
        <w:rPr>
          <w:rFonts w:hint="eastAsia"/>
          <w:u w:val="single"/>
          <w:rtl/>
        </w:rPr>
        <w:t>رعا</w:t>
      </w:r>
      <w:r w:rsidRPr="00F96B4D">
        <w:rPr>
          <w:rFonts w:hint="cs"/>
          <w:u w:val="single"/>
          <w:rtl/>
        </w:rPr>
        <w:t>ی</w:t>
      </w:r>
      <w:r w:rsidRPr="00F96B4D">
        <w:rPr>
          <w:rFonts w:hint="eastAsia"/>
          <w:u w:val="single"/>
          <w:rtl/>
        </w:rPr>
        <w:t>ت</w:t>
      </w:r>
      <w:r w:rsidRPr="00F96B4D">
        <w:rPr>
          <w:u w:val="single"/>
          <w:rtl/>
        </w:rPr>
        <w:t xml:space="preserve"> قوان</w:t>
      </w:r>
      <w:r w:rsidRPr="00F96B4D">
        <w:rPr>
          <w:rFonts w:hint="cs"/>
          <w:u w:val="single"/>
          <w:rtl/>
        </w:rPr>
        <w:t>ی</w:t>
      </w:r>
      <w:r w:rsidRPr="00F96B4D">
        <w:rPr>
          <w:rFonts w:hint="eastAsia"/>
          <w:u w:val="single"/>
          <w:rtl/>
        </w:rPr>
        <w:t>ن</w:t>
      </w:r>
      <w:r w:rsidRPr="00F96B4D">
        <w:rPr>
          <w:u w:val="single"/>
          <w:rtl/>
        </w:rPr>
        <w:t xml:space="preserve"> نگارش پا</w:t>
      </w:r>
      <w:r w:rsidRPr="00F96B4D">
        <w:rPr>
          <w:rFonts w:hint="cs"/>
          <w:u w:val="single"/>
          <w:rtl/>
        </w:rPr>
        <w:t>ی</w:t>
      </w:r>
      <w:r w:rsidRPr="00F96B4D">
        <w:rPr>
          <w:rFonts w:hint="eastAsia"/>
          <w:u w:val="single"/>
          <w:rtl/>
        </w:rPr>
        <w:t>ان</w:t>
      </w:r>
      <w:r w:rsidRPr="00F96B4D">
        <w:rPr>
          <w:u w:val="single"/>
          <w:rtl/>
        </w:rPr>
        <w:t xml:space="preserve"> نامه:</w:t>
      </w:r>
      <w:r>
        <w:rPr>
          <w:rtl/>
        </w:rPr>
        <w:t xml:space="preserve"> رعا</w:t>
      </w:r>
      <w:r>
        <w:rPr>
          <w:rFonts w:hint="cs"/>
          <w:rtl/>
        </w:rPr>
        <w:t>ی</w:t>
      </w:r>
      <w:r>
        <w:rPr>
          <w:rFonts w:hint="eastAsia"/>
          <w:rtl/>
        </w:rPr>
        <w:t>ت</w:t>
      </w:r>
      <w:r>
        <w:rPr>
          <w:rtl/>
        </w:rPr>
        <w:t xml:space="preserve"> کامل قوان</w:t>
      </w:r>
      <w:r>
        <w:rPr>
          <w:rFonts w:hint="cs"/>
          <w:rtl/>
        </w:rPr>
        <w:t>ی</w:t>
      </w:r>
      <w:r>
        <w:rPr>
          <w:rFonts w:hint="eastAsia"/>
          <w:rtl/>
        </w:rPr>
        <w:t>ن</w:t>
      </w:r>
      <w:r>
        <w:rPr>
          <w:rtl/>
        </w:rPr>
        <w:t xml:space="preserve"> نگارش پا</w:t>
      </w:r>
      <w:r>
        <w:rPr>
          <w:rFonts w:hint="cs"/>
          <w:rtl/>
        </w:rPr>
        <w:t>ی</w:t>
      </w:r>
      <w:r>
        <w:rPr>
          <w:rFonts w:hint="eastAsia"/>
          <w:rtl/>
        </w:rPr>
        <w:t>ان</w:t>
      </w:r>
      <w:r>
        <w:rPr>
          <w:rtl/>
        </w:rPr>
        <w:t xml:space="preserve"> نامه مطابق با دستورالعمل مصوب کم</w:t>
      </w:r>
      <w:r>
        <w:rPr>
          <w:rFonts w:hint="cs"/>
          <w:rtl/>
        </w:rPr>
        <w:t>ی</w:t>
      </w:r>
      <w:r>
        <w:rPr>
          <w:rFonts w:hint="eastAsia"/>
          <w:rtl/>
        </w:rPr>
        <w:t>ته</w:t>
      </w:r>
      <w:r>
        <w:rPr>
          <w:rtl/>
        </w:rPr>
        <w:t xml:space="preserve"> پروژه</w:t>
      </w:r>
      <w:r w:rsidR="00A41F07">
        <w:rPr>
          <w:rFonts w:hint="cs"/>
          <w:rtl/>
        </w:rPr>
        <w:t xml:space="preserve"> (ذکر شده در فصل اول)</w:t>
      </w:r>
      <w:r>
        <w:rPr>
          <w:rtl/>
        </w:rPr>
        <w:t>.</w:t>
      </w:r>
    </w:p>
    <w:p w:rsidR="00F96B4D" w:rsidRDefault="00F96B4D" w:rsidP="005B3B97">
      <w:pPr>
        <w:spacing w:line="16" w:lineRule="atLeast"/>
        <w:rPr>
          <w:rtl/>
        </w:rPr>
      </w:pPr>
      <w:r>
        <w:rPr>
          <w:rFonts w:hint="cs"/>
          <w:rtl/>
        </w:rPr>
        <w:t>براي اطلاع از ميزان تاثير هريک از عوامل فوق، به جدول 3-1 و 3-2 که به ترتيب براي مقطع کارداني و کارشناسي تهيه شده است، مراجعه نماييد.</w:t>
      </w:r>
      <w:r w:rsidR="004C2A79">
        <w:rPr>
          <w:rFonts w:hint="cs"/>
          <w:rtl/>
        </w:rPr>
        <w:t xml:space="preserve"> براي دانشجويان مقطع کارشناسي ناپيوسته، معيارهاي ارزشيابي همانند دانشجويان کارشناسي پيوسته خواهد بود.</w:t>
      </w:r>
    </w:p>
    <w:p w:rsidR="004001B0" w:rsidRPr="005E2703" w:rsidRDefault="004001B0" w:rsidP="005B3B97">
      <w:pPr>
        <w:pStyle w:val="Caption"/>
        <w:keepNext/>
        <w:spacing w:before="120" w:line="16" w:lineRule="atLeast"/>
        <w:jc w:val="center"/>
        <w:rPr>
          <w:rFonts w:cs="B Nazanin"/>
          <w:rtl/>
          <w:lang w:bidi="fa-IR"/>
        </w:rPr>
      </w:pPr>
      <w:r w:rsidRPr="005E2703">
        <w:rPr>
          <w:rFonts w:cs="B Nazanin"/>
          <w:rtl/>
        </w:rPr>
        <w:lastRenderedPageBreak/>
        <w:t>جدول</w:t>
      </w:r>
      <w:r>
        <w:rPr>
          <w:rFonts w:cs="B Nazanin" w:hint="cs"/>
          <w:noProof/>
          <w:rtl/>
          <w:lang w:bidi="fa-IR"/>
        </w:rPr>
        <w:t>3</w:t>
      </w:r>
      <w:r w:rsidRPr="005E2703">
        <w:rPr>
          <w:rFonts w:cs="B Nazanin" w:hint="cs"/>
          <w:noProof/>
          <w:rtl/>
          <w:lang w:bidi="fa-IR"/>
        </w:rPr>
        <w:t>-</w:t>
      </w:r>
      <w:r>
        <w:rPr>
          <w:rFonts w:cs="B Nazanin" w:hint="cs"/>
          <w:noProof/>
          <w:rtl/>
          <w:lang w:bidi="fa-IR"/>
        </w:rPr>
        <w:t>1</w:t>
      </w:r>
      <w:r w:rsidRPr="005E2703">
        <w:rPr>
          <w:rFonts w:cs="B Nazanin" w:hint="cs"/>
          <w:noProof/>
          <w:rtl/>
          <w:lang w:bidi="fa-IR"/>
        </w:rPr>
        <w:t xml:space="preserve">- </w:t>
      </w:r>
      <w:proofErr w:type="spellStart"/>
      <w:r>
        <w:rPr>
          <w:rFonts w:cs="B Nazanin" w:hint="cs"/>
          <w:rtl/>
          <w:lang w:bidi="fa-IR"/>
        </w:rPr>
        <w:t>ميزان</w:t>
      </w:r>
      <w:proofErr w:type="spellEnd"/>
      <w:r>
        <w:rPr>
          <w:rFonts w:cs="B Nazanin" w:hint="cs"/>
          <w:rtl/>
          <w:lang w:bidi="fa-IR"/>
        </w:rPr>
        <w:t xml:space="preserve"> </w:t>
      </w:r>
      <w:proofErr w:type="spellStart"/>
      <w:r>
        <w:rPr>
          <w:rFonts w:cs="B Nazanin" w:hint="cs"/>
          <w:rtl/>
          <w:lang w:bidi="fa-IR"/>
        </w:rPr>
        <w:t>تاثير</w:t>
      </w:r>
      <w:proofErr w:type="spellEnd"/>
      <w:r>
        <w:rPr>
          <w:rFonts w:cs="B Nazanin" w:hint="cs"/>
          <w:rtl/>
          <w:lang w:bidi="fa-IR"/>
        </w:rPr>
        <w:t xml:space="preserve"> </w:t>
      </w:r>
      <w:proofErr w:type="spellStart"/>
      <w:r>
        <w:rPr>
          <w:rFonts w:cs="B Nazanin" w:hint="cs"/>
          <w:rtl/>
          <w:lang w:bidi="fa-IR"/>
        </w:rPr>
        <w:t>هريک</w:t>
      </w:r>
      <w:proofErr w:type="spellEnd"/>
      <w:r>
        <w:rPr>
          <w:rFonts w:cs="B Nazanin" w:hint="cs"/>
          <w:rtl/>
          <w:lang w:bidi="fa-IR"/>
        </w:rPr>
        <w:t xml:space="preserve"> از </w:t>
      </w:r>
      <w:proofErr w:type="spellStart"/>
      <w:r>
        <w:rPr>
          <w:rFonts w:cs="B Nazanin" w:hint="cs"/>
          <w:rtl/>
          <w:lang w:bidi="fa-IR"/>
        </w:rPr>
        <w:t>ملاکهاي</w:t>
      </w:r>
      <w:proofErr w:type="spellEnd"/>
      <w:r>
        <w:rPr>
          <w:rFonts w:cs="B Nazanin" w:hint="cs"/>
          <w:rtl/>
          <w:lang w:bidi="fa-IR"/>
        </w:rPr>
        <w:t xml:space="preserve"> </w:t>
      </w:r>
      <w:proofErr w:type="spellStart"/>
      <w:r>
        <w:rPr>
          <w:rFonts w:cs="B Nazanin" w:hint="cs"/>
          <w:rtl/>
          <w:lang w:bidi="fa-IR"/>
        </w:rPr>
        <w:t>ارزشيابي</w:t>
      </w:r>
      <w:proofErr w:type="spellEnd"/>
      <w:r>
        <w:rPr>
          <w:rFonts w:cs="B Nazanin" w:hint="cs"/>
          <w:rtl/>
          <w:lang w:bidi="fa-IR"/>
        </w:rPr>
        <w:t xml:space="preserve"> </w:t>
      </w:r>
      <w:r w:rsidR="00515449">
        <w:rPr>
          <w:rFonts w:cs="B Nazanin" w:hint="cs"/>
          <w:rtl/>
          <w:lang w:bidi="fa-IR"/>
        </w:rPr>
        <w:t xml:space="preserve">در نمره پروژه </w:t>
      </w:r>
      <w:proofErr w:type="spellStart"/>
      <w:r w:rsidR="00515449">
        <w:rPr>
          <w:rFonts w:cs="B Nazanin" w:hint="cs"/>
          <w:rtl/>
          <w:lang w:bidi="fa-IR"/>
        </w:rPr>
        <w:t>دانشجويان</w:t>
      </w:r>
      <w:proofErr w:type="spellEnd"/>
      <w:r w:rsidR="00515449">
        <w:rPr>
          <w:rFonts w:cs="B Nazanin" w:hint="cs"/>
          <w:rtl/>
          <w:lang w:bidi="fa-IR"/>
        </w:rPr>
        <w:t xml:space="preserve"> </w:t>
      </w:r>
      <w:proofErr w:type="spellStart"/>
      <w:r w:rsidR="00515449">
        <w:rPr>
          <w:rFonts w:cs="B Nazanin" w:hint="cs"/>
          <w:rtl/>
          <w:lang w:bidi="fa-IR"/>
        </w:rPr>
        <w:t>کارداني</w:t>
      </w:r>
      <w:proofErr w:type="spellEnd"/>
      <w:r w:rsidR="003D00F7">
        <w:rPr>
          <w:rFonts w:cs="B Nazanin" w:hint="cs"/>
          <w:rtl/>
          <w:lang w:bidi="fa-IR"/>
        </w:rPr>
        <w:t xml:space="preserve"> و کارشناسی</w:t>
      </w:r>
    </w:p>
    <w:tbl>
      <w:tblPr>
        <w:bidiVisual/>
        <w:tblW w:w="4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577"/>
        <w:gridCol w:w="1980"/>
      </w:tblGrid>
      <w:tr w:rsidR="004001B0" w:rsidRPr="00434660">
        <w:trPr>
          <w:trHeight w:val="541"/>
          <w:jc w:val="center"/>
        </w:trPr>
        <w:tc>
          <w:tcPr>
            <w:tcW w:w="2577" w:type="dxa"/>
            <w:shd w:val="clear" w:color="auto" w:fill="606060"/>
            <w:tcMar>
              <w:left w:w="0" w:type="dxa"/>
              <w:right w:w="0" w:type="dxa"/>
            </w:tcMar>
            <w:vAlign w:val="center"/>
          </w:tcPr>
          <w:p w:rsidR="004001B0" w:rsidRPr="007E49C7" w:rsidRDefault="00E96AC9" w:rsidP="005B3B97">
            <w:pPr>
              <w:spacing w:line="16" w:lineRule="atLeast"/>
              <w:ind w:firstLine="0"/>
              <w:jc w:val="center"/>
              <w:rPr>
                <w:rFonts w:cs="B Nazanin"/>
                <w:b/>
                <w:bCs/>
                <w:color w:val="FFFFFF"/>
                <w:sz w:val="20"/>
                <w:szCs w:val="24"/>
                <w:rtl/>
                <w:lang w:bidi="fa-IR"/>
              </w:rPr>
            </w:pPr>
            <w:proofErr w:type="spellStart"/>
            <w:r w:rsidRPr="007E49C7">
              <w:rPr>
                <w:rFonts w:cs="B Nazanin" w:hint="cs"/>
                <w:b/>
                <w:bCs/>
                <w:color w:val="FFFFFF"/>
                <w:sz w:val="20"/>
                <w:szCs w:val="24"/>
                <w:rtl/>
                <w:lang w:bidi="fa-IR"/>
              </w:rPr>
              <w:t>معيار</w:t>
            </w:r>
            <w:proofErr w:type="spellEnd"/>
            <w:r w:rsidRPr="007E49C7">
              <w:rPr>
                <w:rFonts w:cs="B Nazanin" w:hint="cs"/>
                <w:b/>
                <w:bCs/>
                <w:color w:val="FFFFFF"/>
                <w:sz w:val="20"/>
                <w:szCs w:val="24"/>
                <w:rtl/>
                <w:lang w:bidi="fa-IR"/>
              </w:rPr>
              <w:t xml:space="preserve"> </w:t>
            </w:r>
            <w:proofErr w:type="spellStart"/>
            <w:r w:rsidRPr="007E49C7">
              <w:rPr>
                <w:rFonts w:cs="B Nazanin" w:hint="cs"/>
                <w:b/>
                <w:bCs/>
                <w:color w:val="FFFFFF"/>
                <w:sz w:val="20"/>
                <w:szCs w:val="24"/>
                <w:rtl/>
                <w:lang w:bidi="fa-IR"/>
              </w:rPr>
              <w:t>ارزشيابي</w:t>
            </w:r>
            <w:proofErr w:type="spellEnd"/>
          </w:p>
        </w:tc>
        <w:tc>
          <w:tcPr>
            <w:tcW w:w="1980" w:type="dxa"/>
            <w:shd w:val="clear" w:color="auto" w:fill="606060"/>
            <w:tcMar>
              <w:left w:w="0" w:type="dxa"/>
              <w:right w:w="0" w:type="dxa"/>
            </w:tcMar>
            <w:vAlign w:val="center"/>
          </w:tcPr>
          <w:p w:rsidR="004001B0" w:rsidRPr="007E49C7" w:rsidRDefault="00E96AC9" w:rsidP="005B3B97">
            <w:pPr>
              <w:spacing w:line="16" w:lineRule="atLeast"/>
              <w:ind w:firstLine="0"/>
              <w:jc w:val="center"/>
              <w:rPr>
                <w:rFonts w:cs="B Nazanin"/>
                <w:b/>
                <w:bCs/>
                <w:color w:val="FFFFFF"/>
                <w:sz w:val="20"/>
                <w:szCs w:val="24"/>
                <w:rtl/>
                <w:lang w:bidi="fa-IR"/>
              </w:rPr>
            </w:pPr>
            <w:proofErr w:type="spellStart"/>
            <w:r w:rsidRPr="007E49C7">
              <w:rPr>
                <w:rFonts w:cs="B Nazanin" w:hint="cs"/>
                <w:b/>
                <w:bCs/>
                <w:color w:val="FFFFFF"/>
                <w:sz w:val="20"/>
                <w:szCs w:val="24"/>
                <w:rtl/>
                <w:lang w:bidi="fa-IR"/>
              </w:rPr>
              <w:t>ميزان</w:t>
            </w:r>
            <w:proofErr w:type="spellEnd"/>
            <w:r w:rsidRPr="007E49C7">
              <w:rPr>
                <w:rFonts w:cs="B Nazanin" w:hint="cs"/>
                <w:b/>
                <w:bCs/>
                <w:color w:val="FFFFFF"/>
                <w:sz w:val="20"/>
                <w:szCs w:val="24"/>
                <w:rtl/>
                <w:lang w:bidi="fa-IR"/>
              </w:rPr>
              <w:t xml:space="preserve"> </w:t>
            </w:r>
            <w:proofErr w:type="spellStart"/>
            <w:r w:rsidRPr="007E49C7">
              <w:rPr>
                <w:rFonts w:cs="B Nazanin" w:hint="cs"/>
                <w:b/>
                <w:bCs/>
                <w:color w:val="FFFFFF"/>
                <w:sz w:val="20"/>
                <w:szCs w:val="24"/>
                <w:rtl/>
                <w:lang w:bidi="fa-IR"/>
              </w:rPr>
              <w:t>تاثير</w:t>
            </w:r>
            <w:proofErr w:type="spellEnd"/>
          </w:p>
        </w:tc>
      </w:tr>
      <w:tr w:rsidR="004001B0">
        <w:trPr>
          <w:trHeight w:val="397"/>
          <w:jc w:val="center"/>
        </w:trPr>
        <w:tc>
          <w:tcPr>
            <w:tcW w:w="2577" w:type="dxa"/>
            <w:tcMar>
              <w:left w:w="0" w:type="dxa"/>
              <w:right w:w="0" w:type="dxa"/>
            </w:tcMar>
            <w:vAlign w:val="center"/>
          </w:tcPr>
          <w:p w:rsidR="004001B0" w:rsidRPr="0063131B" w:rsidRDefault="00E96AC9" w:rsidP="005B3B97">
            <w:pPr>
              <w:spacing w:line="16" w:lineRule="atLeast"/>
              <w:ind w:firstLine="0"/>
              <w:jc w:val="center"/>
              <w:rPr>
                <w:sz w:val="18"/>
                <w:szCs w:val="22"/>
                <w:rtl/>
                <w:lang w:bidi="fa-IR"/>
              </w:rPr>
            </w:pPr>
            <w:proofErr w:type="spellStart"/>
            <w:r>
              <w:rPr>
                <w:rFonts w:hint="cs"/>
                <w:sz w:val="18"/>
                <w:szCs w:val="22"/>
                <w:rtl/>
                <w:lang w:bidi="fa-IR"/>
              </w:rPr>
              <w:t>کيفيت</w:t>
            </w:r>
            <w:proofErr w:type="spellEnd"/>
            <w:r>
              <w:rPr>
                <w:rFonts w:hint="cs"/>
                <w:sz w:val="18"/>
                <w:szCs w:val="22"/>
                <w:rtl/>
                <w:lang w:bidi="fa-IR"/>
              </w:rPr>
              <w:t xml:space="preserve"> </w:t>
            </w:r>
            <w:proofErr w:type="spellStart"/>
            <w:r>
              <w:rPr>
                <w:rFonts w:hint="cs"/>
                <w:sz w:val="18"/>
                <w:szCs w:val="22"/>
                <w:rtl/>
                <w:lang w:bidi="fa-IR"/>
              </w:rPr>
              <w:t>علمي</w:t>
            </w:r>
            <w:proofErr w:type="spellEnd"/>
          </w:p>
        </w:tc>
        <w:tc>
          <w:tcPr>
            <w:tcW w:w="1980" w:type="dxa"/>
            <w:tcMar>
              <w:left w:w="0" w:type="dxa"/>
              <w:right w:w="0" w:type="dxa"/>
            </w:tcMar>
            <w:vAlign w:val="center"/>
          </w:tcPr>
          <w:p w:rsidR="004001B0" w:rsidRPr="0063131B" w:rsidRDefault="00A6699F" w:rsidP="00021527">
            <w:pPr>
              <w:spacing w:line="16" w:lineRule="atLeast"/>
              <w:ind w:firstLine="0"/>
              <w:jc w:val="center"/>
              <w:rPr>
                <w:sz w:val="18"/>
                <w:szCs w:val="22"/>
                <w:rtl/>
                <w:lang w:bidi="fa-IR"/>
              </w:rPr>
            </w:pPr>
            <w:r>
              <w:rPr>
                <w:rFonts w:hint="cs"/>
                <w:sz w:val="18"/>
                <w:szCs w:val="22"/>
                <w:rtl/>
                <w:lang w:bidi="fa-IR"/>
              </w:rPr>
              <w:t>1</w:t>
            </w:r>
            <w:r w:rsidR="00021527">
              <w:rPr>
                <w:rFonts w:hint="cs"/>
                <w:sz w:val="18"/>
                <w:szCs w:val="22"/>
                <w:rtl/>
                <w:lang w:bidi="fa-IR"/>
              </w:rPr>
              <w:t>0</w:t>
            </w:r>
            <w:r w:rsidR="00E96AC9">
              <w:rPr>
                <w:rFonts w:hint="cs"/>
                <w:sz w:val="18"/>
                <w:szCs w:val="22"/>
                <w:rtl/>
                <w:lang w:bidi="fa-IR"/>
              </w:rPr>
              <w:t xml:space="preserve"> نمره</w:t>
            </w:r>
          </w:p>
        </w:tc>
      </w:tr>
      <w:tr w:rsidR="004001B0">
        <w:trPr>
          <w:trHeight w:val="397"/>
          <w:jc w:val="center"/>
        </w:trPr>
        <w:tc>
          <w:tcPr>
            <w:tcW w:w="2577" w:type="dxa"/>
            <w:tcMar>
              <w:left w:w="0" w:type="dxa"/>
              <w:right w:w="0" w:type="dxa"/>
            </w:tcMar>
            <w:vAlign w:val="center"/>
          </w:tcPr>
          <w:p w:rsidR="004001B0" w:rsidRPr="0063131B" w:rsidRDefault="00E96AC9" w:rsidP="005B3B97">
            <w:pPr>
              <w:spacing w:line="16" w:lineRule="atLeast"/>
              <w:ind w:firstLine="0"/>
              <w:jc w:val="center"/>
              <w:rPr>
                <w:sz w:val="18"/>
                <w:szCs w:val="22"/>
                <w:rtl/>
                <w:lang w:bidi="fa-IR"/>
              </w:rPr>
            </w:pPr>
            <w:proofErr w:type="spellStart"/>
            <w:r>
              <w:rPr>
                <w:rFonts w:hint="cs"/>
                <w:sz w:val="18"/>
                <w:szCs w:val="22"/>
                <w:rtl/>
                <w:lang w:bidi="fa-IR"/>
              </w:rPr>
              <w:t>کيفيت</w:t>
            </w:r>
            <w:proofErr w:type="spellEnd"/>
            <w:r>
              <w:rPr>
                <w:rFonts w:hint="cs"/>
                <w:sz w:val="18"/>
                <w:szCs w:val="22"/>
                <w:rtl/>
                <w:lang w:bidi="fa-IR"/>
              </w:rPr>
              <w:t xml:space="preserve"> </w:t>
            </w:r>
            <w:proofErr w:type="spellStart"/>
            <w:r>
              <w:rPr>
                <w:rFonts w:hint="cs"/>
                <w:sz w:val="18"/>
                <w:szCs w:val="22"/>
                <w:rtl/>
                <w:lang w:bidi="fa-IR"/>
              </w:rPr>
              <w:t>ارايه</w:t>
            </w:r>
            <w:proofErr w:type="spellEnd"/>
          </w:p>
        </w:tc>
        <w:tc>
          <w:tcPr>
            <w:tcW w:w="1980" w:type="dxa"/>
            <w:tcMar>
              <w:left w:w="0" w:type="dxa"/>
              <w:right w:w="0" w:type="dxa"/>
            </w:tcMar>
            <w:vAlign w:val="center"/>
          </w:tcPr>
          <w:p w:rsidR="004001B0" w:rsidRPr="0063131B" w:rsidRDefault="00021527" w:rsidP="005B3B97">
            <w:pPr>
              <w:spacing w:line="16" w:lineRule="atLeast"/>
              <w:ind w:firstLine="0"/>
              <w:jc w:val="center"/>
              <w:rPr>
                <w:sz w:val="18"/>
                <w:szCs w:val="22"/>
                <w:rtl/>
                <w:lang w:bidi="fa-IR"/>
              </w:rPr>
            </w:pPr>
            <w:r>
              <w:rPr>
                <w:rFonts w:hint="cs"/>
                <w:sz w:val="18"/>
                <w:szCs w:val="22"/>
                <w:rtl/>
                <w:lang w:bidi="fa-IR"/>
              </w:rPr>
              <w:t>4 نمره</w:t>
            </w:r>
          </w:p>
        </w:tc>
      </w:tr>
      <w:tr w:rsidR="004001B0">
        <w:trPr>
          <w:trHeight w:val="397"/>
          <w:jc w:val="center"/>
        </w:trPr>
        <w:tc>
          <w:tcPr>
            <w:tcW w:w="2577" w:type="dxa"/>
            <w:tcMar>
              <w:left w:w="0" w:type="dxa"/>
              <w:right w:w="0" w:type="dxa"/>
            </w:tcMar>
            <w:vAlign w:val="center"/>
          </w:tcPr>
          <w:p w:rsidR="004001B0" w:rsidRPr="0063131B" w:rsidRDefault="00E96AC9" w:rsidP="005B3B97">
            <w:pPr>
              <w:spacing w:line="16" w:lineRule="atLeast"/>
              <w:ind w:firstLine="0"/>
              <w:jc w:val="center"/>
              <w:rPr>
                <w:sz w:val="18"/>
                <w:szCs w:val="22"/>
                <w:lang w:bidi="fa-IR"/>
              </w:rPr>
            </w:pPr>
            <w:proofErr w:type="spellStart"/>
            <w:r>
              <w:rPr>
                <w:rFonts w:hint="cs"/>
                <w:sz w:val="18"/>
                <w:szCs w:val="22"/>
                <w:rtl/>
                <w:lang w:bidi="fa-IR"/>
              </w:rPr>
              <w:t>کيفيت</w:t>
            </w:r>
            <w:proofErr w:type="spellEnd"/>
            <w:r>
              <w:rPr>
                <w:rFonts w:hint="cs"/>
                <w:sz w:val="18"/>
                <w:szCs w:val="22"/>
                <w:rtl/>
                <w:lang w:bidi="fa-IR"/>
              </w:rPr>
              <w:t xml:space="preserve"> نگارش</w:t>
            </w:r>
          </w:p>
        </w:tc>
        <w:tc>
          <w:tcPr>
            <w:tcW w:w="1980" w:type="dxa"/>
            <w:tcMar>
              <w:left w:w="0" w:type="dxa"/>
              <w:right w:w="0" w:type="dxa"/>
            </w:tcMar>
            <w:vAlign w:val="center"/>
          </w:tcPr>
          <w:p w:rsidR="004001B0" w:rsidRPr="0063131B" w:rsidRDefault="00021527" w:rsidP="005B3B97">
            <w:pPr>
              <w:spacing w:line="16" w:lineRule="atLeast"/>
              <w:ind w:firstLine="0"/>
              <w:jc w:val="center"/>
              <w:rPr>
                <w:sz w:val="18"/>
                <w:szCs w:val="22"/>
                <w:rtl/>
                <w:lang w:bidi="fa-IR"/>
              </w:rPr>
            </w:pPr>
            <w:r>
              <w:rPr>
                <w:rFonts w:hint="cs"/>
                <w:sz w:val="18"/>
                <w:szCs w:val="22"/>
                <w:rtl/>
                <w:lang w:bidi="fa-IR"/>
              </w:rPr>
              <w:t>3</w:t>
            </w:r>
            <w:r w:rsidR="00E96AC9">
              <w:rPr>
                <w:rFonts w:hint="cs"/>
                <w:sz w:val="18"/>
                <w:szCs w:val="22"/>
                <w:rtl/>
                <w:lang w:bidi="fa-IR"/>
              </w:rPr>
              <w:t xml:space="preserve"> نمره</w:t>
            </w:r>
          </w:p>
        </w:tc>
      </w:tr>
      <w:tr w:rsidR="000728B3">
        <w:trPr>
          <w:trHeight w:val="397"/>
          <w:jc w:val="center"/>
        </w:trPr>
        <w:tc>
          <w:tcPr>
            <w:tcW w:w="2577" w:type="dxa"/>
            <w:tcMar>
              <w:left w:w="0" w:type="dxa"/>
              <w:right w:w="0" w:type="dxa"/>
            </w:tcMar>
            <w:vAlign w:val="center"/>
          </w:tcPr>
          <w:p w:rsidR="000728B3" w:rsidRDefault="000728B3" w:rsidP="005B3B97">
            <w:pPr>
              <w:spacing w:line="16" w:lineRule="atLeast"/>
              <w:ind w:firstLine="0"/>
              <w:jc w:val="center"/>
              <w:rPr>
                <w:sz w:val="18"/>
                <w:szCs w:val="22"/>
                <w:rtl/>
                <w:lang w:bidi="fa-IR"/>
              </w:rPr>
            </w:pPr>
            <w:proofErr w:type="spellStart"/>
            <w:r>
              <w:rPr>
                <w:rFonts w:hint="cs"/>
                <w:sz w:val="18"/>
                <w:szCs w:val="22"/>
                <w:rtl/>
                <w:lang w:bidi="fa-IR"/>
              </w:rPr>
              <w:t>رعايت</w:t>
            </w:r>
            <w:proofErr w:type="spellEnd"/>
            <w:r>
              <w:rPr>
                <w:rFonts w:hint="cs"/>
                <w:sz w:val="18"/>
                <w:szCs w:val="22"/>
                <w:rtl/>
                <w:lang w:bidi="fa-IR"/>
              </w:rPr>
              <w:t xml:space="preserve"> </w:t>
            </w:r>
            <w:proofErr w:type="spellStart"/>
            <w:r>
              <w:rPr>
                <w:rFonts w:hint="cs"/>
                <w:sz w:val="18"/>
                <w:szCs w:val="22"/>
                <w:rtl/>
                <w:lang w:bidi="fa-IR"/>
              </w:rPr>
              <w:t>قوانين</w:t>
            </w:r>
            <w:proofErr w:type="spellEnd"/>
            <w:r>
              <w:rPr>
                <w:rFonts w:hint="cs"/>
                <w:sz w:val="18"/>
                <w:szCs w:val="22"/>
                <w:rtl/>
                <w:lang w:bidi="fa-IR"/>
              </w:rPr>
              <w:t xml:space="preserve"> نگارش</w:t>
            </w:r>
            <w:r w:rsidR="00021527">
              <w:rPr>
                <w:rFonts w:hint="cs"/>
                <w:sz w:val="18"/>
                <w:szCs w:val="22"/>
                <w:rtl/>
                <w:lang w:bidi="fa-IR"/>
              </w:rPr>
              <w:t xml:space="preserve"> و نظم </w:t>
            </w:r>
            <w:proofErr w:type="spellStart"/>
            <w:r w:rsidR="00021527">
              <w:rPr>
                <w:rFonts w:hint="cs"/>
                <w:sz w:val="18"/>
                <w:szCs w:val="22"/>
                <w:rtl/>
                <w:lang w:bidi="fa-IR"/>
              </w:rPr>
              <w:t>وترتیب</w:t>
            </w:r>
            <w:proofErr w:type="spellEnd"/>
            <w:r w:rsidR="00021527">
              <w:rPr>
                <w:rFonts w:hint="cs"/>
                <w:sz w:val="18"/>
                <w:szCs w:val="22"/>
                <w:rtl/>
                <w:lang w:bidi="fa-IR"/>
              </w:rPr>
              <w:t xml:space="preserve"> در انجام پروژه</w:t>
            </w:r>
          </w:p>
        </w:tc>
        <w:tc>
          <w:tcPr>
            <w:tcW w:w="1980" w:type="dxa"/>
            <w:tcMar>
              <w:left w:w="0" w:type="dxa"/>
              <w:right w:w="0" w:type="dxa"/>
            </w:tcMar>
            <w:vAlign w:val="center"/>
          </w:tcPr>
          <w:p w:rsidR="000728B3" w:rsidRDefault="00021527" w:rsidP="005B3B97">
            <w:pPr>
              <w:spacing w:line="16" w:lineRule="atLeast"/>
              <w:ind w:firstLine="0"/>
              <w:jc w:val="center"/>
              <w:rPr>
                <w:sz w:val="18"/>
                <w:szCs w:val="22"/>
                <w:rtl/>
                <w:lang w:bidi="fa-IR"/>
              </w:rPr>
            </w:pPr>
            <w:r>
              <w:rPr>
                <w:rFonts w:hint="cs"/>
                <w:sz w:val="18"/>
                <w:szCs w:val="22"/>
                <w:rtl/>
                <w:lang w:bidi="fa-IR"/>
              </w:rPr>
              <w:t>3</w:t>
            </w:r>
            <w:r w:rsidR="000728B3">
              <w:rPr>
                <w:rFonts w:hint="cs"/>
                <w:sz w:val="18"/>
                <w:szCs w:val="22"/>
                <w:rtl/>
                <w:lang w:bidi="fa-IR"/>
              </w:rPr>
              <w:t xml:space="preserve"> نمره</w:t>
            </w:r>
          </w:p>
        </w:tc>
      </w:tr>
    </w:tbl>
    <w:p w:rsidR="00E7234A" w:rsidRPr="00E7234A" w:rsidRDefault="00E7234A" w:rsidP="005B3B97">
      <w:pPr>
        <w:pStyle w:val="Caption"/>
        <w:keepNext/>
        <w:spacing w:before="120" w:line="16" w:lineRule="atLeast"/>
        <w:jc w:val="center"/>
        <w:rPr>
          <w:rFonts w:cs="B Nazanin"/>
          <w:sz w:val="16"/>
          <w:szCs w:val="16"/>
          <w:rtl/>
          <w:lang w:bidi="fa-IR"/>
        </w:rPr>
      </w:pPr>
    </w:p>
    <w:p w:rsidR="00F96B4D" w:rsidRDefault="00F96B4D" w:rsidP="005B3B97">
      <w:pPr>
        <w:spacing w:line="16" w:lineRule="atLeast"/>
        <w:rPr>
          <w:rtl/>
        </w:rPr>
      </w:pPr>
    </w:p>
    <w:p w:rsidR="004C2A79" w:rsidRDefault="007E4C3E" w:rsidP="005B3B97">
      <w:pPr>
        <w:pStyle w:val="Heading2"/>
        <w:spacing w:line="16" w:lineRule="atLeast"/>
        <w:rPr>
          <w:rtl/>
        </w:rPr>
      </w:pPr>
      <w:r>
        <w:rPr>
          <w:rFonts w:hint="cs"/>
          <w:rtl/>
        </w:rPr>
        <w:t>3-2- جريمه‌هايي که به پروژه تعلق مي‌گيرد</w:t>
      </w:r>
    </w:p>
    <w:p w:rsidR="004C2A79" w:rsidRDefault="004C2A79" w:rsidP="005B3B97">
      <w:pPr>
        <w:spacing w:line="16" w:lineRule="atLeast"/>
        <w:rPr>
          <w:rtl/>
        </w:rPr>
      </w:pPr>
      <w:r>
        <w:rPr>
          <w:rFonts w:hint="cs"/>
          <w:rtl/>
        </w:rPr>
        <w:t>با توجه به زمان‌بنديهايي که در فصل دوم ارايه شده است، تاخير در دفاع از پروژه و ارايه پايان نامه مشمول جريمه‌هاي ديرکرد به قرار زير خواهد شد.</w:t>
      </w:r>
    </w:p>
    <w:p w:rsidR="006A69A6" w:rsidRDefault="006A69A6" w:rsidP="005B3B97">
      <w:pPr>
        <w:numPr>
          <w:ilvl w:val="0"/>
          <w:numId w:val="18"/>
        </w:numPr>
        <w:spacing w:line="16" w:lineRule="atLeast"/>
        <w:rPr>
          <w:rtl/>
        </w:rPr>
      </w:pPr>
      <w:r w:rsidRPr="00864A56">
        <w:rPr>
          <w:rFonts w:hint="eastAsia"/>
          <w:u w:val="single"/>
          <w:rtl/>
        </w:rPr>
        <w:t>عدم</w:t>
      </w:r>
      <w:r w:rsidRPr="00864A56">
        <w:rPr>
          <w:u w:val="single"/>
          <w:rtl/>
        </w:rPr>
        <w:t xml:space="preserve"> اتمام به موقع:</w:t>
      </w:r>
      <w:r w:rsidR="004C2A79">
        <w:rPr>
          <w:rFonts w:hint="cs"/>
          <w:rtl/>
        </w:rPr>
        <w:t xml:space="preserve"> با توجه به جدول </w:t>
      </w:r>
      <w:r>
        <w:rPr>
          <w:rtl/>
        </w:rPr>
        <w:t xml:space="preserve"> </w:t>
      </w:r>
      <w:r w:rsidR="00864A56">
        <w:rPr>
          <w:rFonts w:hint="cs"/>
          <w:rtl/>
        </w:rPr>
        <w:t xml:space="preserve">2-2 و 2-3، در صورتيکه دانشجويان در مهلت ذکر شده براي دفاع بدون کسر نمره دفاع نکنند، حداکثر يکماه فرصت دارند تا با کسر نمره دفاع کنند. در اين مدت، به ازاي هر هفته، </w:t>
      </w:r>
      <w:r w:rsidR="00864A56" w:rsidRPr="00295AF7">
        <w:rPr>
          <w:rFonts w:cs="B Nazanin" w:hint="cs"/>
          <w:b/>
          <w:bCs/>
          <w:rtl/>
        </w:rPr>
        <w:t>5/0</w:t>
      </w:r>
      <w:r w:rsidR="00864A56" w:rsidRPr="00DA29F9">
        <w:rPr>
          <w:rFonts w:hint="cs"/>
          <w:b/>
          <w:bCs/>
          <w:rtl/>
        </w:rPr>
        <w:t xml:space="preserve"> نمره</w:t>
      </w:r>
      <w:r w:rsidR="00864A56">
        <w:rPr>
          <w:rFonts w:hint="cs"/>
          <w:rtl/>
        </w:rPr>
        <w:t xml:space="preserve"> از نمره نهايي کسر خواهد شد. </w:t>
      </w:r>
      <w:r w:rsidR="006343C5">
        <w:rPr>
          <w:rFonts w:hint="cs"/>
          <w:rtl/>
        </w:rPr>
        <w:t xml:space="preserve">توجه داشته باشيد که </w:t>
      </w:r>
      <w:r w:rsidR="00192D0B">
        <w:rPr>
          <w:rFonts w:hint="cs"/>
          <w:rtl/>
        </w:rPr>
        <w:t>بخشي</w:t>
      </w:r>
      <w:r w:rsidR="006343C5">
        <w:rPr>
          <w:rFonts w:hint="cs"/>
          <w:rtl/>
        </w:rPr>
        <w:t xml:space="preserve"> از يک هفته، به عنوان يک هفته کامل در نظر گرفته مي</w:t>
      </w:r>
      <w:r w:rsidR="006343C5">
        <w:rPr>
          <w:rFonts w:hint="eastAsia"/>
          <w:rtl/>
        </w:rPr>
        <w:t>‌</w:t>
      </w:r>
      <w:r w:rsidR="006343C5">
        <w:rPr>
          <w:rFonts w:hint="cs"/>
          <w:rtl/>
        </w:rPr>
        <w:t xml:space="preserve">شود؛ به </w:t>
      </w:r>
      <w:r w:rsidR="00DA29F9">
        <w:rPr>
          <w:rFonts w:hint="cs"/>
          <w:rtl/>
        </w:rPr>
        <w:t>عنوان مثال</w:t>
      </w:r>
      <w:r w:rsidR="006343C5">
        <w:rPr>
          <w:rFonts w:hint="cs"/>
          <w:rtl/>
        </w:rPr>
        <w:t xml:space="preserve">، تاخير 8 روزه در دفاع موجب کسر </w:t>
      </w:r>
      <w:r w:rsidR="00DA29F9" w:rsidRPr="00DA29F9">
        <w:rPr>
          <w:rFonts w:hint="cs"/>
          <w:b/>
          <w:bCs/>
          <w:rtl/>
        </w:rPr>
        <w:t>يک</w:t>
      </w:r>
      <w:r w:rsidR="006343C5" w:rsidRPr="00DA29F9">
        <w:rPr>
          <w:rFonts w:hint="cs"/>
          <w:b/>
          <w:bCs/>
          <w:rtl/>
        </w:rPr>
        <w:t xml:space="preserve"> نمره</w:t>
      </w:r>
      <w:r w:rsidR="006343C5">
        <w:rPr>
          <w:rFonts w:hint="cs"/>
          <w:rtl/>
        </w:rPr>
        <w:t xml:space="preserve"> خواهد شد.</w:t>
      </w:r>
      <w:r w:rsidR="006C63F2">
        <w:rPr>
          <w:rFonts w:hint="cs"/>
          <w:rtl/>
        </w:rPr>
        <w:t xml:space="preserve"> اگر پس از يک ماه هنوز از پروژه دفاع نشده باشد، نمره ‌</w:t>
      </w:r>
      <w:r w:rsidR="006C63F2">
        <w:rPr>
          <w:rFonts w:hint="cs"/>
          <w:b/>
          <w:bCs/>
          <w:rtl/>
        </w:rPr>
        <w:t>مردودي</w:t>
      </w:r>
      <w:r w:rsidR="006C63F2">
        <w:rPr>
          <w:rFonts w:hint="cs"/>
          <w:rtl/>
        </w:rPr>
        <w:t xml:space="preserve"> براي پروژه منظور خواهد شد.</w:t>
      </w:r>
    </w:p>
    <w:p w:rsidR="000920CD" w:rsidRDefault="000920CD" w:rsidP="005B3B97">
      <w:pPr>
        <w:numPr>
          <w:ilvl w:val="0"/>
          <w:numId w:val="18"/>
        </w:numPr>
        <w:spacing w:line="16" w:lineRule="atLeast"/>
      </w:pPr>
      <w:r>
        <w:rPr>
          <w:rFonts w:hint="cs"/>
          <w:u w:val="single"/>
          <w:rtl/>
        </w:rPr>
        <w:t>تاخير در تحويل پايان نامه:</w:t>
      </w:r>
      <w:r>
        <w:rPr>
          <w:rFonts w:hint="cs"/>
          <w:rtl/>
        </w:rPr>
        <w:t xml:space="preserve"> دانشجويان حداکثر 2 هفته پس از دفاع، فرصت دارند تا پايان‌نامه نهايي که به تاييد اساتيد راهنما و د</w:t>
      </w:r>
      <w:r w:rsidR="00192D0B">
        <w:rPr>
          <w:rFonts w:hint="cs"/>
          <w:rtl/>
        </w:rPr>
        <w:t>اور و کم</w:t>
      </w:r>
      <w:r>
        <w:rPr>
          <w:rFonts w:hint="cs"/>
          <w:rtl/>
        </w:rPr>
        <w:t xml:space="preserve">يته پروژه رسيده است را به صورت صحافي شده تحويل دهند. پس از اين موعد، به ازاي هر هفته ديرکرد، </w:t>
      </w:r>
      <w:r w:rsidRPr="00295AF7">
        <w:rPr>
          <w:rFonts w:cs="B Nazanin" w:hint="cs"/>
          <w:b/>
          <w:bCs/>
          <w:rtl/>
        </w:rPr>
        <w:t>25/0</w:t>
      </w:r>
      <w:r w:rsidRPr="00295AF7">
        <w:rPr>
          <w:rFonts w:hint="cs"/>
          <w:b/>
          <w:bCs/>
          <w:rtl/>
        </w:rPr>
        <w:t xml:space="preserve"> نمره</w:t>
      </w:r>
      <w:r>
        <w:rPr>
          <w:rFonts w:hint="cs"/>
          <w:rtl/>
        </w:rPr>
        <w:t xml:space="preserve"> از نمره نهايي کسر خواهد شد.</w:t>
      </w:r>
      <w:r w:rsidR="00EC26D4">
        <w:rPr>
          <w:rFonts w:hint="cs"/>
          <w:rtl/>
        </w:rPr>
        <w:t xml:space="preserve"> اگر از زمان دفاع بيش از 2 ماه بگذرد و پايان نامه تحويل نگردد (يا با ايرادهاي کلي تحويل شده باشد يا نظر کميته پرو</w:t>
      </w:r>
      <w:proofErr w:type="spellStart"/>
      <w:r w:rsidR="00EC26D4">
        <w:rPr>
          <w:rFonts w:hint="cs"/>
          <w:rtl/>
          <w:lang w:bidi="fa-IR"/>
        </w:rPr>
        <w:t>ژه</w:t>
      </w:r>
      <w:proofErr w:type="spellEnd"/>
      <w:r w:rsidR="00EC26D4">
        <w:rPr>
          <w:rFonts w:hint="cs"/>
          <w:rtl/>
          <w:lang w:bidi="fa-IR"/>
        </w:rPr>
        <w:t xml:space="preserve"> در نگارش آن </w:t>
      </w:r>
      <w:proofErr w:type="spellStart"/>
      <w:r w:rsidR="00EC26D4">
        <w:rPr>
          <w:rFonts w:hint="cs"/>
          <w:rtl/>
          <w:lang w:bidi="fa-IR"/>
        </w:rPr>
        <w:t>رعايت</w:t>
      </w:r>
      <w:proofErr w:type="spellEnd"/>
      <w:r w:rsidR="00EC26D4">
        <w:rPr>
          <w:rFonts w:hint="cs"/>
          <w:rtl/>
          <w:lang w:bidi="fa-IR"/>
        </w:rPr>
        <w:t xml:space="preserve"> نشده باشد</w:t>
      </w:r>
      <w:r w:rsidR="00EC26D4">
        <w:rPr>
          <w:rFonts w:hint="cs"/>
          <w:rtl/>
        </w:rPr>
        <w:t xml:space="preserve">)، نمره </w:t>
      </w:r>
      <w:r w:rsidR="00EC26D4">
        <w:rPr>
          <w:rFonts w:hint="cs"/>
          <w:b/>
          <w:bCs/>
          <w:rtl/>
        </w:rPr>
        <w:t>مردودي</w:t>
      </w:r>
      <w:r w:rsidR="00EC26D4">
        <w:rPr>
          <w:rFonts w:hint="cs"/>
          <w:rtl/>
        </w:rPr>
        <w:t xml:space="preserve"> براي پروژه منظور خواهد شد.</w:t>
      </w:r>
    </w:p>
    <w:p w:rsidR="007F7295" w:rsidRDefault="00535AE9" w:rsidP="005B3B97">
      <w:pPr>
        <w:numPr>
          <w:ilvl w:val="0"/>
          <w:numId w:val="18"/>
        </w:numPr>
        <w:spacing w:line="16" w:lineRule="atLeast"/>
      </w:pPr>
      <w:r w:rsidRPr="00535AE9">
        <w:rPr>
          <w:rFonts w:hint="cs"/>
          <w:u w:val="single"/>
          <w:rtl/>
        </w:rPr>
        <w:t>تغيير عنوان پروژه:</w:t>
      </w:r>
      <w:r>
        <w:rPr>
          <w:rFonts w:hint="cs"/>
          <w:rtl/>
        </w:rPr>
        <w:t xml:space="preserve">  </w:t>
      </w:r>
      <w:r w:rsidR="007F7295" w:rsidRPr="007F7295">
        <w:rPr>
          <w:rtl/>
        </w:rPr>
        <w:t>تغيير عنوان پروژه بعد از تصويب در کميته پروژه</w:t>
      </w:r>
      <w:r>
        <w:rPr>
          <w:rFonts w:hint="cs"/>
          <w:rtl/>
        </w:rPr>
        <w:t xml:space="preserve"> در هر مرحله‌اي از انجام پروژه</w:t>
      </w:r>
      <w:r w:rsidR="007F7295" w:rsidRPr="007F7295">
        <w:rPr>
          <w:rtl/>
        </w:rPr>
        <w:t xml:space="preserve">، مشمول کسر </w:t>
      </w:r>
      <w:r w:rsidR="007F7295" w:rsidRPr="00E25909">
        <w:rPr>
          <w:b/>
          <w:bCs/>
          <w:rtl/>
        </w:rPr>
        <w:t>2 نمره</w:t>
      </w:r>
      <w:r w:rsidR="007F7295" w:rsidRPr="007F7295">
        <w:rPr>
          <w:rtl/>
        </w:rPr>
        <w:t xml:space="preserve"> از نمره نهايي خواهد شد. </w:t>
      </w:r>
      <w:r w:rsidR="007F7295" w:rsidRPr="00E25909">
        <w:rPr>
          <w:u w:val="single"/>
          <w:rtl/>
        </w:rPr>
        <w:t>تغيير عنوان پروژه فقط يکبار مجاز است.</w:t>
      </w:r>
    </w:p>
    <w:p w:rsidR="00F2478E" w:rsidRDefault="00F2478E" w:rsidP="005B3B97">
      <w:pPr>
        <w:pStyle w:val="Heading3"/>
        <w:spacing w:line="16" w:lineRule="atLeast"/>
        <w:rPr>
          <w:rtl/>
        </w:rPr>
      </w:pPr>
      <w:r>
        <w:rPr>
          <w:rFonts w:hint="cs"/>
          <w:rtl/>
        </w:rPr>
        <w:t>چند تذکر مهم:</w:t>
      </w:r>
    </w:p>
    <w:p w:rsidR="00F2478E" w:rsidRDefault="006A69A6" w:rsidP="005B3B97">
      <w:pPr>
        <w:numPr>
          <w:ilvl w:val="0"/>
          <w:numId w:val="7"/>
        </w:numPr>
        <w:spacing w:line="16" w:lineRule="atLeast"/>
        <w:rPr>
          <w:rtl/>
        </w:rPr>
      </w:pPr>
      <w:r>
        <w:rPr>
          <w:rtl/>
        </w:rPr>
        <w:t>محاسبه م</w:t>
      </w:r>
      <w:r>
        <w:rPr>
          <w:rFonts w:hint="cs"/>
          <w:rtl/>
        </w:rPr>
        <w:t>ی</w:t>
      </w:r>
      <w:r>
        <w:rPr>
          <w:rFonts w:hint="eastAsia"/>
          <w:rtl/>
        </w:rPr>
        <w:t>انگ</w:t>
      </w:r>
      <w:r>
        <w:rPr>
          <w:rFonts w:hint="cs"/>
          <w:rtl/>
        </w:rPr>
        <w:t>ی</w:t>
      </w:r>
      <w:r>
        <w:rPr>
          <w:rFonts w:hint="eastAsia"/>
          <w:rtl/>
        </w:rPr>
        <w:t>ن</w:t>
      </w:r>
      <w:r w:rsidR="00F2478E">
        <w:rPr>
          <w:rFonts w:hint="cs"/>
          <w:rtl/>
        </w:rPr>
        <w:t xml:space="preserve"> نمره اساتيد</w:t>
      </w:r>
      <w:r>
        <w:rPr>
          <w:rtl/>
        </w:rPr>
        <w:t xml:space="preserve"> و </w:t>
      </w:r>
      <w:r w:rsidR="00F2478E">
        <w:rPr>
          <w:rFonts w:hint="cs"/>
          <w:rtl/>
        </w:rPr>
        <w:t>در نظر گرفتن</w:t>
      </w:r>
      <w:r>
        <w:rPr>
          <w:rtl/>
        </w:rPr>
        <w:t xml:space="preserve"> نمره مربوط به بخش رعا</w:t>
      </w:r>
      <w:r>
        <w:rPr>
          <w:rFonts w:hint="cs"/>
          <w:rtl/>
        </w:rPr>
        <w:t>ی</w:t>
      </w:r>
      <w:r>
        <w:rPr>
          <w:rFonts w:hint="eastAsia"/>
          <w:rtl/>
        </w:rPr>
        <w:t>ت</w:t>
      </w:r>
      <w:r>
        <w:rPr>
          <w:rtl/>
        </w:rPr>
        <w:t xml:space="preserve"> قوان</w:t>
      </w:r>
      <w:r>
        <w:rPr>
          <w:rFonts w:hint="cs"/>
          <w:rtl/>
        </w:rPr>
        <w:t>ی</w:t>
      </w:r>
      <w:r>
        <w:rPr>
          <w:rFonts w:hint="eastAsia"/>
          <w:rtl/>
        </w:rPr>
        <w:t>ن</w:t>
      </w:r>
      <w:r>
        <w:rPr>
          <w:rtl/>
        </w:rPr>
        <w:t xml:space="preserve"> نگارش پا</w:t>
      </w:r>
      <w:r>
        <w:rPr>
          <w:rFonts w:hint="cs"/>
          <w:rtl/>
        </w:rPr>
        <w:t>ی</w:t>
      </w:r>
      <w:r>
        <w:rPr>
          <w:rFonts w:hint="eastAsia"/>
          <w:rtl/>
        </w:rPr>
        <w:t>ان</w:t>
      </w:r>
      <w:r>
        <w:rPr>
          <w:rtl/>
        </w:rPr>
        <w:t xml:space="preserve"> نامه</w:t>
      </w:r>
      <w:r w:rsidR="00F2478E">
        <w:rPr>
          <w:rFonts w:hint="cs"/>
          <w:rtl/>
        </w:rPr>
        <w:t xml:space="preserve"> توسط کميته پروژه انجام مي‌پذيرد.</w:t>
      </w:r>
    </w:p>
    <w:p w:rsidR="006A69A6" w:rsidRDefault="00F2478E" w:rsidP="005B3B97">
      <w:pPr>
        <w:numPr>
          <w:ilvl w:val="0"/>
          <w:numId w:val="7"/>
        </w:numPr>
        <w:spacing w:line="16" w:lineRule="atLeast"/>
      </w:pPr>
      <w:r>
        <w:rPr>
          <w:rFonts w:hint="cs"/>
          <w:rtl/>
        </w:rPr>
        <w:t xml:space="preserve">همچنين منظور کردن جريمه مربوط به عدم </w:t>
      </w:r>
      <w:r w:rsidR="006A69A6">
        <w:rPr>
          <w:rtl/>
        </w:rPr>
        <w:t xml:space="preserve">اتمام به موقع </w:t>
      </w:r>
      <w:r>
        <w:rPr>
          <w:rFonts w:hint="cs"/>
          <w:rtl/>
        </w:rPr>
        <w:t xml:space="preserve">و ديرکرد تحويل پايان نامه </w:t>
      </w:r>
      <w:r w:rsidR="006A69A6">
        <w:rPr>
          <w:rtl/>
        </w:rPr>
        <w:t>با توجه به تار</w:t>
      </w:r>
      <w:r w:rsidR="006A69A6">
        <w:rPr>
          <w:rFonts w:hint="cs"/>
          <w:rtl/>
        </w:rPr>
        <w:t>ی</w:t>
      </w:r>
      <w:r w:rsidR="006A69A6">
        <w:rPr>
          <w:rFonts w:hint="eastAsia"/>
          <w:rtl/>
        </w:rPr>
        <w:t>خ</w:t>
      </w:r>
      <w:r w:rsidR="006A69A6">
        <w:rPr>
          <w:rtl/>
        </w:rPr>
        <w:t xml:space="preserve"> ثبت نام درس پروژه و تار</w:t>
      </w:r>
      <w:r w:rsidR="006A69A6">
        <w:rPr>
          <w:rFonts w:hint="cs"/>
          <w:rtl/>
        </w:rPr>
        <w:t>ی</w:t>
      </w:r>
      <w:r w:rsidR="006A69A6">
        <w:rPr>
          <w:rFonts w:hint="eastAsia"/>
          <w:rtl/>
        </w:rPr>
        <w:t>خ</w:t>
      </w:r>
      <w:r w:rsidR="006A69A6">
        <w:rPr>
          <w:rtl/>
        </w:rPr>
        <w:t xml:space="preserve"> ارسال نمره به آموزش توسط کم</w:t>
      </w:r>
      <w:r w:rsidR="006A69A6">
        <w:rPr>
          <w:rFonts w:hint="cs"/>
          <w:rtl/>
        </w:rPr>
        <w:t>ی</w:t>
      </w:r>
      <w:r w:rsidR="006A69A6">
        <w:rPr>
          <w:rFonts w:hint="eastAsia"/>
          <w:rtl/>
        </w:rPr>
        <w:t>ته</w:t>
      </w:r>
      <w:r w:rsidR="006A69A6">
        <w:rPr>
          <w:rtl/>
        </w:rPr>
        <w:t xml:space="preserve"> پروژه گروه کامپ</w:t>
      </w:r>
      <w:r w:rsidR="006A69A6">
        <w:rPr>
          <w:rFonts w:hint="cs"/>
          <w:rtl/>
        </w:rPr>
        <w:t>ی</w:t>
      </w:r>
      <w:r w:rsidR="006A69A6">
        <w:rPr>
          <w:rFonts w:hint="eastAsia"/>
          <w:rtl/>
        </w:rPr>
        <w:t>وتر</w:t>
      </w:r>
      <w:r w:rsidR="006A69A6">
        <w:rPr>
          <w:rtl/>
        </w:rPr>
        <w:t xml:space="preserve"> انجام م</w:t>
      </w:r>
      <w:r w:rsidR="006A69A6">
        <w:rPr>
          <w:rFonts w:hint="cs"/>
          <w:rtl/>
        </w:rPr>
        <w:t>ی</w:t>
      </w:r>
      <w:r>
        <w:rPr>
          <w:rFonts w:hint="cs"/>
          <w:rtl/>
        </w:rPr>
        <w:t>‌</w:t>
      </w:r>
      <w:r>
        <w:rPr>
          <w:rtl/>
        </w:rPr>
        <w:t>شود.</w:t>
      </w:r>
    </w:p>
    <w:p w:rsidR="000F47DE" w:rsidRPr="00B00F87" w:rsidRDefault="000F47DE" w:rsidP="005B3B97">
      <w:pPr>
        <w:spacing w:line="16" w:lineRule="atLeast"/>
        <w:rPr>
          <w:u w:val="single"/>
        </w:rPr>
      </w:pPr>
    </w:p>
    <w:p w:rsidR="00B00F87" w:rsidRPr="00B00F87" w:rsidRDefault="00B00F87" w:rsidP="005B3B97">
      <w:pPr>
        <w:spacing w:line="16" w:lineRule="atLeast"/>
        <w:ind w:left="340" w:firstLine="0"/>
        <w:rPr>
          <w:u w:val="single"/>
          <w:rtl/>
        </w:rPr>
      </w:pPr>
    </w:p>
    <w:p w:rsidR="00BE3457" w:rsidRDefault="00BE3457" w:rsidP="005B3B97">
      <w:pPr>
        <w:spacing w:line="16" w:lineRule="atLeast"/>
        <w:rPr>
          <w:rtl/>
        </w:rPr>
        <w:sectPr w:rsidR="00BE3457" w:rsidSect="004C2A79">
          <w:pgSz w:w="11906" w:h="16838" w:code="9"/>
          <w:pgMar w:top="1701" w:right="1701" w:bottom="1418" w:left="1134" w:header="720" w:footer="851" w:gutter="0"/>
          <w:cols w:space="720"/>
          <w:bidi/>
          <w:rtlGutter/>
        </w:sectPr>
      </w:pPr>
    </w:p>
    <w:p w:rsidR="00F66CE4" w:rsidRDefault="00F66CE4"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spacing w:line="16" w:lineRule="atLeast"/>
        <w:rPr>
          <w:rtl/>
        </w:rPr>
      </w:pPr>
    </w:p>
    <w:p w:rsidR="00BE3457" w:rsidRDefault="00BE3457" w:rsidP="005B3B97">
      <w:pPr>
        <w:pStyle w:val="Heading1"/>
        <w:spacing w:line="16" w:lineRule="atLeast"/>
        <w:rPr>
          <w:rtl/>
        </w:rPr>
      </w:pPr>
      <w:r>
        <w:rPr>
          <w:rFonts w:hint="cs"/>
          <w:rtl/>
        </w:rPr>
        <w:t>فصل چهارم- جمع بندي و نتيجه گيري</w:t>
      </w:r>
    </w:p>
    <w:p w:rsidR="00EA395F" w:rsidRDefault="00EA395F" w:rsidP="005B3B97">
      <w:pPr>
        <w:spacing w:line="16" w:lineRule="atLeast"/>
        <w:rPr>
          <w:rtl/>
        </w:rPr>
      </w:pPr>
    </w:p>
    <w:p w:rsidR="00F30FB8" w:rsidRDefault="00AE5CF7" w:rsidP="005B3B97">
      <w:pPr>
        <w:spacing w:line="16" w:lineRule="atLeast"/>
        <w:rPr>
          <w:rtl/>
        </w:rPr>
      </w:pPr>
      <w:r>
        <w:rPr>
          <w:rFonts w:hint="cs"/>
          <w:rtl/>
        </w:rPr>
        <w:t>در اين آيين نامه، با شيوه درست و قابل قبول نگارش پايان‌نامه آشنا شديد. همچنين مصوبات و قوانين کميته پر</w:t>
      </w:r>
      <w:r w:rsidR="00F30FB8">
        <w:rPr>
          <w:rFonts w:hint="cs"/>
          <w:rtl/>
        </w:rPr>
        <w:t xml:space="preserve">وژه گروه کامپيوتر در ارزشيابي و کسر نمره‌ها براي آشنايي بيشتر شما، آورده شده است. اميد است با مطالعه اين آيين نامه، و عمل به جزييات مندرج در آن، بتوانيد پروژه و پايان‌نامه خوبي را فراهم کرده و نمره خوبي از درس پروژه بگيريد. </w:t>
      </w:r>
    </w:p>
    <w:p w:rsidR="0010052F" w:rsidRDefault="00F30FB8" w:rsidP="005B3B97">
      <w:pPr>
        <w:spacing w:line="16" w:lineRule="atLeast"/>
        <w:rPr>
          <w:rtl/>
        </w:rPr>
      </w:pPr>
      <w:r>
        <w:rPr>
          <w:rFonts w:hint="cs"/>
          <w:rtl/>
        </w:rPr>
        <w:t xml:space="preserve">همچنين توصيه‌هاي معمول براي انجام موثر و مفيد پروژه در اين آيين نامه آمده است. </w:t>
      </w:r>
      <w:r w:rsidR="009E4F3E">
        <w:rPr>
          <w:rFonts w:hint="cs"/>
          <w:rtl/>
        </w:rPr>
        <w:t>تجربه نشان داده است که عمل به توصيه‌هايي که در فصل سوم آمده، در موفقيت پروژه موثر است. دانشجويان موفق، کساني هستند که با برنامه ريزي و نظم و ترتيب، براي رسيدن به هدف از پيش تعيين شده خود تلاش مي‌کنند.</w:t>
      </w:r>
    </w:p>
    <w:p w:rsidR="00BF2905" w:rsidRDefault="00BF2905" w:rsidP="005B3B97">
      <w:pPr>
        <w:spacing w:line="16" w:lineRule="atLeast"/>
        <w:rPr>
          <w:rtl/>
        </w:rPr>
      </w:pPr>
      <w:r>
        <w:rPr>
          <w:rFonts w:hint="cs"/>
          <w:rtl/>
        </w:rPr>
        <w:t>مطالعه اين آيين نامه از يک جهت ديگر نيز براي شما مفيد است؛ رويکرد اصلي در تدوين اين آيين نامه، ارايه يک مثال از تمامي قواعد نگارش به صورت عملي است. به عبارت ديگر، سعي شده تمامي قواعد ذکر شده در فصل اول و تمامي نکات ظريف، در تمامي آيين نامه رعايت شود. توجه دقيق به جزييات نگارشي اين آيين نامه، تمامي ابهام</w:t>
      </w:r>
      <w:r>
        <w:rPr>
          <w:rFonts w:hint="eastAsia"/>
          <w:rtl/>
        </w:rPr>
        <w:t>‌</w:t>
      </w:r>
      <w:r>
        <w:rPr>
          <w:rFonts w:hint="cs"/>
          <w:rtl/>
        </w:rPr>
        <w:t xml:space="preserve">هاي شما را از بين خواهد برد. </w:t>
      </w:r>
    </w:p>
    <w:p w:rsidR="00BF2905" w:rsidRDefault="00BF2905" w:rsidP="005B3B97">
      <w:pPr>
        <w:spacing w:line="16" w:lineRule="atLeast"/>
        <w:rPr>
          <w:rFonts w:cs="Times New Roman"/>
          <w:rtl/>
          <w:lang w:bidi="fa-IR"/>
        </w:rPr>
      </w:pPr>
      <w:r>
        <w:rPr>
          <w:rFonts w:hint="cs"/>
          <w:rtl/>
        </w:rPr>
        <w:t xml:space="preserve">متن اين آيين نامه علاوه بر اينکه در انتشارات موسسه موجود است، از آدرس ذکر شده در مرجع [3] نيز قابل دسترسي است. در اين سايت، اين آيين نامه به صورت فايل </w:t>
      </w:r>
      <w:r>
        <w:t>DOC</w:t>
      </w:r>
      <w:r>
        <w:rPr>
          <w:rFonts w:hint="cs"/>
          <w:rtl/>
          <w:lang w:bidi="fa-IR"/>
        </w:rPr>
        <w:t xml:space="preserve"> و </w:t>
      </w:r>
      <w:r>
        <w:rPr>
          <w:lang w:bidi="fa-IR"/>
        </w:rPr>
        <w:t>PDF</w:t>
      </w:r>
      <w:r>
        <w:rPr>
          <w:rFonts w:hint="cs"/>
          <w:rtl/>
          <w:lang w:bidi="fa-IR"/>
        </w:rPr>
        <w:t xml:space="preserve"> موجود است.</w:t>
      </w: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sectPr w:rsidR="00C047E8" w:rsidSect="004C2A79">
          <w:pgSz w:w="11906" w:h="16838" w:code="9"/>
          <w:pgMar w:top="1701" w:right="1701" w:bottom="1418" w:left="1134" w:header="720" w:footer="851" w:gutter="0"/>
          <w:cols w:space="720"/>
          <w:bidi/>
          <w:rtlGutter/>
        </w:sect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spacing w:line="16" w:lineRule="atLeast"/>
        <w:rPr>
          <w:rFonts w:cs="Times New Roman"/>
          <w:rtl/>
          <w:lang w:bidi="fa-IR"/>
        </w:rPr>
      </w:pPr>
    </w:p>
    <w:p w:rsidR="00C047E8" w:rsidRDefault="00C047E8" w:rsidP="005B3B97">
      <w:pPr>
        <w:pStyle w:val="Heading1"/>
        <w:spacing w:line="16" w:lineRule="atLeast"/>
        <w:rPr>
          <w:rtl/>
          <w:lang w:bidi="fa-IR"/>
        </w:rPr>
      </w:pPr>
      <w:proofErr w:type="spellStart"/>
      <w:r>
        <w:rPr>
          <w:rFonts w:hint="cs"/>
          <w:rtl/>
          <w:lang w:bidi="fa-IR"/>
        </w:rPr>
        <w:t>پيوست</w:t>
      </w:r>
      <w:proofErr w:type="spellEnd"/>
      <w:r>
        <w:rPr>
          <w:rFonts w:hint="cs"/>
          <w:rtl/>
          <w:lang w:bidi="fa-IR"/>
        </w:rPr>
        <w:t xml:space="preserve"> 1- </w:t>
      </w:r>
      <w:proofErr w:type="spellStart"/>
      <w:r>
        <w:rPr>
          <w:rFonts w:hint="cs"/>
          <w:rtl/>
          <w:lang w:bidi="fa-IR"/>
        </w:rPr>
        <w:t>فرمهاي</w:t>
      </w:r>
      <w:proofErr w:type="spellEnd"/>
      <w:r>
        <w:rPr>
          <w:rFonts w:hint="cs"/>
          <w:rtl/>
          <w:lang w:bidi="fa-IR"/>
        </w:rPr>
        <w:t xml:space="preserve"> مربوط به انتخاب، </w:t>
      </w:r>
      <w:proofErr w:type="spellStart"/>
      <w:r>
        <w:rPr>
          <w:rFonts w:hint="cs"/>
          <w:rtl/>
          <w:lang w:bidi="fa-IR"/>
        </w:rPr>
        <w:t>تمديد</w:t>
      </w:r>
      <w:proofErr w:type="spellEnd"/>
      <w:r>
        <w:rPr>
          <w:rFonts w:hint="cs"/>
          <w:rtl/>
          <w:lang w:bidi="fa-IR"/>
        </w:rPr>
        <w:t xml:space="preserve"> و دفاع پروژه</w:t>
      </w:r>
    </w:p>
    <w:p w:rsidR="00C047E8" w:rsidRDefault="00C047E8" w:rsidP="005B3B97">
      <w:pPr>
        <w:spacing w:line="16" w:lineRule="atLeast"/>
        <w:rPr>
          <w:rtl/>
          <w:lang w:bidi="fa-IR"/>
        </w:rPr>
      </w:pPr>
    </w:p>
    <w:p w:rsidR="00C047E8" w:rsidRDefault="00C047E8" w:rsidP="005B3B97">
      <w:pPr>
        <w:spacing w:line="16" w:lineRule="atLeast"/>
        <w:rPr>
          <w:rtl/>
          <w:lang w:bidi="fa-IR"/>
        </w:rPr>
      </w:pPr>
      <w:r>
        <w:rPr>
          <w:rFonts w:hint="cs"/>
          <w:rtl/>
          <w:lang w:bidi="fa-IR"/>
        </w:rPr>
        <w:t xml:space="preserve">در </w:t>
      </w:r>
      <w:proofErr w:type="spellStart"/>
      <w:r>
        <w:rPr>
          <w:rFonts w:hint="cs"/>
          <w:rtl/>
          <w:lang w:bidi="fa-IR"/>
        </w:rPr>
        <w:t>اين</w:t>
      </w:r>
      <w:proofErr w:type="spellEnd"/>
      <w:r>
        <w:rPr>
          <w:rFonts w:hint="cs"/>
          <w:rtl/>
          <w:lang w:bidi="fa-IR"/>
        </w:rPr>
        <w:t xml:space="preserve"> </w:t>
      </w:r>
      <w:proofErr w:type="spellStart"/>
      <w:r>
        <w:rPr>
          <w:rFonts w:hint="cs"/>
          <w:rtl/>
          <w:lang w:bidi="fa-IR"/>
        </w:rPr>
        <w:t>پيوست</w:t>
      </w:r>
      <w:proofErr w:type="spellEnd"/>
      <w:r>
        <w:rPr>
          <w:rFonts w:hint="cs"/>
          <w:rtl/>
          <w:lang w:bidi="fa-IR"/>
        </w:rPr>
        <w:t xml:space="preserve">، </w:t>
      </w:r>
      <w:proofErr w:type="spellStart"/>
      <w:r>
        <w:rPr>
          <w:rFonts w:hint="cs"/>
          <w:rtl/>
          <w:lang w:bidi="fa-IR"/>
        </w:rPr>
        <w:t>تمامي</w:t>
      </w:r>
      <w:proofErr w:type="spellEnd"/>
      <w:r>
        <w:rPr>
          <w:rFonts w:hint="cs"/>
          <w:rtl/>
          <w:lang w:bidi="fa-IR"/>
        </w:rPr>
        <w:t xml:space="preserve"> </w:t>
      </w:r>
      <w:proofErr w:type="spellStart"/>
      <w:r>
        <w:rPr>
          <w:rFonts w:hint="cs"/>
          <w:rtl/>
          <w:lang w:bidi="fa-IR"/>
        </w:rPr>
        <w:t>فرمهايي</w:t>
      </w:r>
      <w:proofErr w:type="spellEnd"/>
      <w:r>
        <w:rPr>
          <w:rFonts w:hint="cs"/>
          <w:rtl/>
          <w:lang w:bidi="fa-IR"/>
        </w:rPr>
        <w:t xml:space="preserve"> که </w:t>
      </w:r>
      <w:proofErr w:type="spellStart"/>
      <w:r>
        <w:rPr>
          <w:rFonts w:hint="cs"/>
          <w:rtl/>
          <w:lang w:bidi="fa-IR"/>
        </w:rPr>
        <w:t>براي</w:t>
      </w:r>
      <w:proofErr w:type="spellEnd"/>
      <w:r>
        <w:rPr>
          <w:rFonts w:hint="cs"/>
          <w:rtl/>
          <w:lang w:bidi="fa-IR"/>
        </w:rPr>
        <w:t xml:space="preserve"> انجام پروژه </w:t>
      </w:r>
      <w:proofErr w:type="spellStart"/>
      <w:r>
        <w:rPr>
          <w:rFonts w:hint="cs"/>
          <w:rtl/>
          <w:lang w:bidi="fa-IR"/>
        </w:rPr>
        <w:t>نياز</w:t>
      </w:r>
      <w:proofErr w:type="spellEnd"/>
      <w:r>
        <w:rPr>
          <w:rFonts w:hint="cs"/>
          <w:rtl/>
          <w:lang w:bidi="fa-IR"/>
        </w:rPr>
        <w:t xml:space="preserve"> </w:t>
      </w:r>
      <w:proofErr w:type="spellStart"/>
      <w:r>
        <w:rPr>
          <w:rFonts w:hint="cs"/>
          <w:rtl/>
          <w:lang w:bidi="fa-IR"/>
        </w:rPr>
        <w:t>داريد</w:t>
      </w:r>
      <w:proofErr w:type="spellEnd"/>
      <w:r>
        <w:rPr>
          <w:rFonts w:hint="cs"/>
          <w:rtl/>
          <w:lang w:bidi="fa-IR"/>
        </w:rPr>
        <w:t xml:space="preserve">، آورده شده است. در هنگام </w:t>
      </w:r>
      <w:proofErr w:type="spellStart"/>
      <w:r>
        <w:rPr>
          <w:rFonts w:hint="cs"/>
          <w:rtl/>
          <w:lang w:bidi="fa-IR"/>
        </w:rPr>
        <w:t>نياز</w:t>
      </w:r>
      <w:proofErr w:type="spellEnd"/>
      <w:r>
        <w:rPr>
          <w:rFonts w:hint="cs"/>
          <w:rtl/>
          <w:lang w:bidi="fa-IR"/>
        </w:rPr>
        <w:t xml:space="preserve"> به هر کدام، </w:t>
      </w:r>
      <w:proofErr w:type="spellStart"/>
      <w:r>
        <w:rPr>
          <w:rFonts w:hint="cs"/>
          <w:rtl/>
          <w:lang w:bidi="fa-IR"/>
        </w:rPr>
        <w:t>کافيست</w:t>
      </w:r>
      <w:proofErr w:type="spellEnd"/>
      <w:r>
        <w:rPr>
          <w:rFonts w:hint="cs"/>
          <w:rtl/>
          <w:lang w:bidi="fa-IR"/>
        </w:rPr>
        <w:t xml:space="preserve"> فرم مربوطه را از </w:t>
      </w:r>
      <w:proofErr w:type="spellStart"/>
      <w:r>
        <w:rPr>
          <w:rFonts w:hint="cs"/>
          <w:rtl/>
          <w:lang w:bidi="fa-IR"/>
        </w:rPr>
        <w:t>اين</w:t>
      </w:r>
      <w:proofErr w:type="spellEnd"/>
      <w:r>
        <w:rPr>
          <w:rFonts w:hint="cs"/>
          <w:rtl/>
          <w:lang w:bidi="fa-IR"/>
        </w:rPr>
        <w:t xml:space="preserve"> </w:t>
      </w:r>
      <w:proofErr w:type="spellStart"/>
      <w:r>
        <w:rPr>
          <w:rFonts w:hint="cs"/>
          <w:rtl/>
          <w:lang w:bidi="fa-IR"/>
        </w:rPr>
        <w:t>آيين</w:t>
      </w:r>
      <w:proofErr w:type="spellEnd"/>
      <w:r>
        <w:rPr>
          <w:rFonts w:hint="cs"/>
          <w:rtl/>
          <w:lang w:bidi="fa-IR"/>
        </w:rPr>
        <w:t xml:space="preserve"> نامه جدا کرده و استفاده </w:t>
      </w:r>
      <w:proofErr w:type="spellStart"/>
      <w:r>
        <w:rPr>
          <w:rFonts w:hint="cs"/>
          <w:rtl/>
          <w:lang w:bidi="fa-IR"/>
        </w:rPr>
        <w:t>کنيد</w:t>
      </w:r>
      <w:proofErr w:type="spellEnd"/>
      <w:r>
        <w:rPr>
          <w:rFonts w:hint="cs"/>
          <w:rtl/>
          <w:lang w:bidi="fa-IR"/>
        </w:rPr>
        <w:t>.</w:t>
      </w:r>
      <w:r w:rsidR="005E7B13">
        <w:rPr>
          <w:rFonts w:hint="cs"/>
          <w:rtl/>
          <w:lang w:bidi="fa-IR"/>
        </w:rPr>
        <w:t xml:space="preserve"> ممکن است با توجه به </w:t>
      </w:r>
      <w:proofErr w:type="spellStart"/>
      <w:r w:rsidR="005E7B13">
        <w:rPr>
          <w:rFonts w:hint="cs"/>
          <w:rtl/>
          <w:lang w:bidi="fa-IR"/>
        </w:rPr>
        <w:t>شرايط</w:t>
      </w:r>
      <w:proofErr w:type="spellEnd"/>
      <w:r w:rsidR="005E7B13">
        <w:rPr>
          <w:rFonts w:hint="cs"/>
          <w:rtl/>
          <w:lang w:bidi="fa-IR"/>
        </w:rPr>
        <w:t xml:space="preserve">، </w:t>
      </w:r>
      <w:proofErr w:type="spellStart"/>
      <w:r w:rsidR="005E7B13">
        <w:rPr>
          <w:rFonts w:hint="cs"/>
          <w:rtl/>
          <w:lang w:bidi="fa-IR"/>
        </w:rPr>
        <w:t>يک</w:t>
      </w:r>
      <w:proofErr w:type="spellEnd"/>
      <w:r w:rsidR="005E7B13">
        <w:rPr>
          <w:rFonts w:hint="cs"/>
          <w:rtl/>
          <w:lang w:bidi="fa-IR"/>
        </w:rPr>
        <w:t xml:space="preserve"> </w:t>
      </w:r>
      <w:proofErr w:type="spellStart"/>
      <w:r w:rsidR="005E7B13">
        <w:rPr>
          <w:rFonts w:hint="cs"/>
          <w:rtl/>
          <w:lang w:bidi="fa-IR"/>
        </w:rPr>
        <w:t>يا</w:t>
      </w:r>
      <w:proofErr w:type="spellEnd"/>
      <w:r w:rsidR="005E7B13">
        <w:rPr>
          <w:rFonts w:hint="cs"/>
          <w:rtl/>
          <w:lang w:bidi="fa-IR"/>
        </w:rPr>
        <w:t xml:space="preserve"> چند فرم </w:t>
      </w:r>
      <w:proofErr w:type="spellStart"/>
      <w:r w:rsidR="005E7B13">
        <w:rPr>
          <w:rFonts w:hint="cs"/>
          <w:rtl/>
          <w:lang w:bidi="fa-IR"/>
        </w:rPr>
        <w:t>براي</w:t>
      </w:r>
      <w:proofErr w:type="spellEnd"/>
      <w:r w:rsidR="005E7B13">
        <w:rPr>
          <w:rFonts w:hint="cs"/>
          <w:rtl/>
          <w:lang w:bidi="fa-IR"/>
        </w:rPr>
        <w:t xml:space="preserve"> شما </w:t>
      </w:r>
      <w:proofErr w:type="spellStart"/>
      <w:r w:rsidR="005E7B13">
        <w:rPr>
          <w:rFonts w:hint="cs"/>
          <w:rtl/>
          <w:lang w:bidi="fa-IR"/>
        </w:rPr>
        <w:t>کارايي</w:t>
      </w:r>
      <w:proofErr w:type="spellEnd"/>
      <w:r w:rsidR="005E7B13">
        <w:rPr>
          <w:rFonts w:hint="cs"/>
          <w:rtl/>
          <w:lang w:bidi="fa-IR"/>
        </w:rPr>
        <w:t xml:space="preserve"> نداشته باشد. لطفاً به مقطع خود توجه </w:t>
      </w:r>
      <w:proofErr w:type="spellStart"/>
      <w:r w:rsidR="005E7B13">
        <w:rPr>
          <w:rFonts w:hint="cs"/>
          <w:rtl/>
          <w:lang w:bidi="fa-IR"/>
        </w:rPr>
        <w:t>کنيد</w:t>
      </w:r>
      <w:proofErr w:type="spellEnd"/>
      <w:r w:rsidR="005E7B13">
        <w:rPr>
          <w:rFonts w:hint="cs"/>
          <w:rtl/>
          <w:lang w:bidi="fa-IR"/>
        </w:rPr>
        <w:t>، چون فرم</w:t>
      </w:r>
      <w:r w:rsidR="00A657A2">
        <w:rPr>
          <w:rFonts w:hint="cs"/>
          <w:rtl/>
          <w:lang w:bidi="fa-IR"/>
        </w:rPr>
        <w:t xml:space="preserve"> نمره</w:t>
      </w:r>
      <w:r w:rsidR="00620D03">
        <w:rPr>
          <w:rFonts w:hint="cs"/>
          <w:rtl/>
          <w:lang w:bidi="fa-IR"/>
        </w:rPr>
        <w:t xml:space="preserve"> پروژه</w:t>
      </w:r>
      <w:r w:rsidR="005E7B13">
        <w:rPr>
          <w:rFonts w:hint="cs"/>
          <w:rtl/>
          <w:lang w:bidi="fa-IR"/>
        </w:rPr>
        <w:t xml:space="preserve"> </w:t>
      </w:r>
      <w:proofErr w:type="spellStart"/>
      <w:r w:rsidR="005E7B13">
        <w:rPr>
          <w:rFonts w:hint="cs"/>
          <w:rtl/>
          <w:lang w:bidi="fa-IR"/>
        </w:rPr>
        <w:t>براي</w:t>
      </w:r>
      <w:proofErr w:type="spellEnd"/>
      <w:r w:rsidR="005E7B13">
        <w:rPr>
          <w:rFonts w:hint="cs"/>
          <w:rtl/>
          <w:lang w:bidi="fa-IR"/>
        </w:rPr>
        <w:t xml:space="preserve"> مقاطع </w:t>
      </w:r>
      <w:proofErr w:type="spellStart"/>
      <w:r w:rsidR="005E7B13">
        <w:rPr>
          <w:rFonts w:hint="cs"/>
          <w:rtl/>
          <w:lang w:bidi="fa-IR"/>
        </w:rPr>
        <w:t>کارداني</w:t>
      </w:r>
      <w:proofErr w:type="spellEnd"/>
      <w:r w:rsidR="005E7B13">
        <w:rPr>
          <w:rFonts w:hint="cs"/>
          <w:rtl/>
          <w:lang w:bidi="fa-IR"/>
        </w:rPr>
        <w:t xml:space="preserve"> و </w:t>
      </w:r>
      <w:proofErr w:type="spellStart"/>
      <w:r w:rsidR="005E7B13">
        <w:rPr>
          <w:rFonts w:hint="cs"/>
          <w:rtl/>
          <w:lang w:bidi="fa-IR"/>
        </w:rPr>
        <w:t>کارشناسي</w:t>
      </w:r>
      <w:proofErr w:type="spellEnd"/>
      <w:r w:rsidR="005E7B13">
        <w:rPr>
          <w:rFonts w:hint="cs"/>
          <w:rtl/>
          <w:lang w:bidi="fa-IR"/>
        </w:rPr>
        <w:t xml:space="preserve"> متفاوت است.</w:t>
      </w:r>
    </w:p>
    <w:p w:rsidR="006D1C76" w:rsidRDefault="006D1C76" w:rsidP="005B3B97">
      <w:pPr>
        <w:spacing w:line="16" w:lineRule="atLeast"/>
        <w:rPr>
          <w:rtl/>
          <w:lang w:bidi="fa-IR"/>
        </w:rPr>
      </w:pPr>
    </w:p>
    <w:p w:rsidR="006D1C76" w:rsidRDefault="006D1C76" w:rsidP="005B3B97">
      <w:pPr>
        <w:spacing w:line="16" w:lineRule="atLeast"/>
        <w:rPr>
          <w:rtl/>
          <w:lang w:bidi="fa-IR"/>
        </w:rPr>
        <w:sectPr w:rsidR="006D1C76" w:rsidSect="004C2A79">
          <w:pgSz w:w="11906" w:h="16838" w:code="9"/>
          <w:pgMar w:top="1701" w:right="1701" w:bottom="1418" w:left="1134" w:header="720" w:footer="851" w:gutter="0"/>
          <w:cols w:space="720"/>
          <w:bidi/>
          <w:rtlGutter/>
        </w:sectPr>
      </w:pPr>
    </w:p>
    <w:p w:rsidR="002C7A95" w:rsidRPr="002C7A95" w:rsidRDefault="002C7A95" w:rsidP="005B3B97">
      <w:pPr>
        <w:spacing w:line="16" w:lineRule="atLeast"/>
        <w:ind w:firstLine="0"/>
        <w:jc w:val="center"/>
        <w:rPr>
          <w:rFonts w:cs="B Lotus"/>
          <w:b/>
          <w:bCs/>
          <w:sz w:val="8"/>
          <w:szCs w:val="8"/>
          <w:rtl/>
        </w:rPr>
      </w:pPr>
    </w:p>
    <w:p w:rsidR="006D1C76" w:rsidRPr="006D1C76" w:rsidRDefault="002C4766" w:rsidP="00DE4311">
      <w:pPr>
        <w:spacing w:line="209" w:lineRule="auto"/>
        <w:ind w:firstLine="0"/>
        <w:jc w:val="center"/>
        <w:rPr>
          <w:rFonts w:cs="B Lotus"/>
          <w:b/>
          <w:bCs/>
          <w:sz w:val="28"/>
          <w:rtl/>
        </w:rPr>
      </w:pPr>
      <w:r>
        <w:rPr>
          <w:rFonts w:cs="B Lotus"/>
          <w:b/>
          <w:bCs/>
          <w:noProof/>
          <w:sz w:val="32"/>
          <w:szCs w:val="32"/>
          <w:rtl/>
        </w:rPr>
        <w:pict>
          <v:rect id="_x0000_s1109" style="position:absolute;left:0;text-align:left;margin-left:369pt;margin-top:28.15pt;width:74.8pt;height:18pt;z-index:251665408">
            <w10:wrap anchorx="page"/>
          </v:rect>
        </w:pict>
      </w:r>
      <w:r w:rsidR="006C5410">
        <w:rPr>
          <w:rFonts w:cs="B Lotus" w:hint="cs"/>
          <w:noProof/>
          <w:sz w:val="20"/>
          <w:szCs w:val="20"/>
          <w:rtl/>
          <w:lang w:bidi="fa-IR"/>
        </w:rPr>
        <w:drawing>
          <wp:anchor distT="0" distB="0" distL="114300" distR="114300" simplePos="0" relativeHeight="251655168" behindDoc="0" locked="0" layoutInCell="1" allowOverlap="1">
            <wp:simplePos x="0" y="0"/>
            <wp:positionH relativeFrom="column">
              <wp:posOffset>-320040</wp:posOffset>
            </wp:positionH>
            <wp:positionV relativeFrom="paragraph">
              <wp:posOffset>24130</wp:posOffset>
            </wp:positionV>
            <wp:extent cx="1120140" cy="1385570"/>
            <wp:effectExtent l="19050" t="0" r="3810" b="0"/>
            <wp:wrapNone/>
            <wp:docPr id="64" name="Picture 64"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can0002"/>
                    <pic:cNvPicPr>
                      <a:picLocks noChangeAspect="1" noChangeArrowheads="1"/>
                    </pic:cNvPicPr>
                  </pic:nvPicPr>
                  <pic:blipFill>
                    <a:blip r:embed="rId7"/>
                    <a:srcRect/>
                    <a:stretch>
                      <a:fillRect/>
                    </a:stretch>
                  </pic:blipFill>
                  <pic:spPr bwMode="auto">
                    <a:xfrm>
                      <a:off x="0" y="0"/>
                      <a:ext cx="1120140" cy="1385570"/>
                    </a:xfrm>
                    <a:prstGeom prst="rect">
                      <a:avLst/>
                    </a:prstGeom>
                    <a:noFill/>
                    <a:ln w="9525">
                      <a:noFill/>
                      <a:miter lim="800000"/>
                      <a:headEnd/>
                      <a:tailEnd/>
                    </a:ln>
                  </pic:spPr>
                </pic:pic>
              </a:graphicData>
            </a:graphic>
          </wp:anchor>
        </w:drawing>
      </w:r>
      <w:r w:rsidR="006D1C76" w:rsidRPr="006D1C76">
        <w:rPr>
          <w:rFonts w:cs="B Lotus" w:hint="cs"/>
          <w:b/>
          <w:bCs/>
          <w:sz w:val="36"/>
          <w:szCs w:val="36"/>
          <w:rtl/>
        </w:rPr>
        <w:t>فرم انتخاب پروژه</w:t>
      </w:r>
    </w:p>
    <w:p w:rsidR="006D1C76" w:rsidRDefault="006D1C76" w:rsidP="00DE4311">
      <w:pPr>
        <w:spacing w:line="209" w:lineRule="auto"/>
        <w:ind w:firstLine="0"/>
        <w:rPr>
          <w:rFonts w:cs="B Lotus"/>
          <w:sz w:val="20"/>
          <w:szCs w:val="20"/>
          <w:rtl/>
        </w:rPr>
      </w:pPr>
      <w:r w:rsidRPr="005D0EBA">
        <w:rPr>
          <w:rFonts w:cs="B Lotus" w:hint="cs"/>
          <w:sz w:val="20"/>
          <w:szCs w:val="20"/>
          <w:rtl/>
        </w:rPr>
        <w:t>شماره</w:t>
      </w:r>
      <w:r w:rsidR="009150CF" w:rsidRPr="005D0EBA">
        <w:rPr>
          <w:rFonts w:cs="B Lotus" w:hint="cs"/>
          <w:sz w:val="20"/>
          <w:szCs w:val="20"/>
          <w:rtl/>
        </w:rPr>
        <w:t xml:space="preserve"> ثبت </w:t>
      </w:r>
      <w:r w:rsidR="00BF3051">
        <w:rPr>
          <w:rFonts w:cs="B Lotus" w:hint="cs"/>
          <w:sz w:val="20"/>
          <w:szCs w:val="20"/>
          <w:rtl/>
        </w:rPr>
        <w:t>پروژه</w:t>
      </w:r>
      <w:r w:rsidR="005D0EBA" w:rsidRPr="005D0EBA">
        <w:rPr>
          <w:rFonts w:cs="B Lotus" w:hint="cs"/>
          <w:sz w:val="20"/>
          <w:szCs w:val="20"/>
          <w:rtl/>
        </w:rPr>
        <w:t xml:space="preserve">: </w:t>
      </w:r>
      <w:r w:rsidR="005D0EBA" w:rsidRPr="005D0EBA">
        <w:rPr>
          <w:rFonts w:cs="B Lotus" w:hint="cs"/>
          <w:sz w:val="20"/>
          <w:szCs w:val="20"/>
          <w:rtl/>
        </w:rPr>
        <w:tab/>
      </w:r>
      <w:r w:rsidR="005D0EBA" w:rsidRPr="005D0EBA">
        <w:rPr>
          <w:rFonts w:cs="B Lotus" w:hint="cs"/>
          <w:sz w:val="20"/>
          <w:szCs w:val="20"/>
          <w:rtl/>
        </w:rPr>
        <w:tab/>
      </w:r>
      <w:r w:rsidR="005D0EBA" w:rsidRPr="005D0EBA">
        <w:rPr>
          <w:rFonts w:cs="B Lotus" w:hint="cs"/>
          <w:sz w:val="20"/>
          <w:szCs w:val="20"/>
          <w:rtl/>
        </w:rPr>
        <w:tab/>
        <w:t>(</w:t>
      </w:r>
      <w:r w:rsidR="005D0EBA" w:rsidRPr="005D0EBA">
        <w:rPr>
          <w:rFonts w:cs="Times New Roman"/>
          <w:sz w:val="20"/>
          <w:szCs w:val="20"/>
        </w:rPr>
        <w:sym w:font="Wingdings" w:char="F0E0"/>
      </w:r>
      <w:r w:rsidR="005D0EBA" w:rsidRPr="005D0EBA">
        <w:rPr>
          <w:rFonts w:cs="B Lotus" w:hint="cs"/>
          <w:sz w:val="20"/>
          <w:szCs w:val="20"/>
          <w:rtl/>
        </w:rPr>
        <w:t>در اين قسمت چيزي ننويسيد)</w:t>
      </w:r>
    </w:p>
    <w:p w:rsidR="005D0EBA" w:rsidRPr="005D0EBA" w:rsidRDefault="005D0EBA" w:rsidP="00DE4311">
      <w:pPr>
        <w:spacing w:line="209" w:lineRule="auto"/>
        <w:ind w:firstLine="0"/>
        <w:rPr>
          <w:rFonts w:cs="Times New Roman"/>
          <w:sz w:val="20"/>
          <w:szCs w:val="20"/>
          <w:rtl/>
        </w:rPr>
      </w:pPr>
    </w:p>
    <w:p w:rsidR="006D1C76" w:rsidRDefault="006D1C76" w:rsidP="00DE4311">
      <w:pPr>
        <w:spacing w:line="209" w:lineRule="auto"/>
        <w:ind w:firstLine="0"/>
        <w:rPr>
          <w:rFonts w:cs="B Lotus"/>
          <w:b/>
          <w:bCs/>
          <w:sz w:val="32"/>
          <w:szCs w:val="32"/>
          <w:rtl/>
        </w:rPr>
      </w:pPr>
      <w:r w:rsidRPr="006D1C76">
        <w:rPr>
          <w:rFonts w:cs="B Lotus" w:hint="cs"/>
          <w:b/>
          <w:bCs/>
          <w:sz w:val="32"/>
          <w:szCs w:val="32"/>
          <w:rtl/>
        </w:rPr>
        <w:t>عنوان پروژه :</w:t>
      </w:r>
      <w:r w:rsidRPr="006D1C76">
        <w:rPr>
          <w:rFonts w:cs="B Lotus" w:hint="cs"/>
          <w:b/>
          <w:bCs/>
          <w:sz w:val="32"/>
          <w:szCs w:val="32"/>
          <w:rtl/>
        </w:rPr>
        <w:tab/>
      </w:r>
      <w:r w:rsidR="006D7F32">
        <w:rPr>
          <w:rFonts w:cs="B Lotus" w:hint="cs"/>
          <w:b/>
          <w:bCs/>
          <w:sz w:val="32"/>
          <w:szCs w:val="32"/>
          <w:rtl/>
        </w:rPr>
        <w:t xml:space="preserve">                                    نیمسال انتخاب پروژه:</w:t>
      </w:r>
    </w:p>
    <w:p w:rsidR="005D0EBA" w:rsidRPr="006D1C76" w:rsidRDefault="005D0EBA" w:rsidP="00DE4311">
      <w:pPr>
        <w:spacing w:line="209" w:lineRule="auto"/>
        <w:ind w:firstLine="0"/>
        <w:rPr>
          <w:rFonts w:cs="B Lotus"/>
          <w:b/>
          <w:bCs/>
          <w:sz w:val="32"/>
          <w:szCs w:val="32"/>
          <w:rtl/>
        </w:rPr>
      </w:pPr>
    </w:p>
    <w:p w:rsidR="002C7A95" w:rsidRPr="002C7A95" w:rsidRDefault="002C7A95" w:rsidP="00DE4311">
      <w:pPr>
        <w:spacing w:line="209" w:lineRule="auto"/>
        <w:ind w:firstLine="0"/>
        <w:rPr>
          <w:rFonts w:cs="B Lotus"/>
          <w:sz w:val="22"/>
          <w:szCs w:val="22"/>
          <w:rtl/>
        </w:rPr>
      </w:pPr>
    </w:p>
    <w:p w:rsidR="006D1C76" w:rsidRPr="006D1C76" w:rsidRDefault="006D1C76" w:rsidP="00DE4311">
      <w:pPr>
        <w:spacing w:line="209" w:lineRule="auto"/>
        <w:ind w:firstLine="0"/>
        <w:rPr>
          <w:rFonts w:cs="B Lotus"/>
          <w:sz w:val="28"/>
          <w:rtl/>
        </w:rPr>
      </w:pPr>
      <w:r w:rsidRPr="002C7A95">
        <w:rPr>
          <w:rFonts w:cs="B Lotus" w:hint="cs"/>
          <w:sz w:val="32"/>
          <w:szCs w:val="32"/>
          <w:rtl/>
        </w:rPr>
        <w:t>نام استاد:</w:t>
      </w:r>
      <w:r w:rsidR="009150CF">
        <w:rPr>
          <w:rFonts w:cs="B Lotus" w:hint="cs"/>
          <w:sz w:val="32"/>
          <w:szCs w:val="32"/>
          <w:rtl/>
        </w:rPr>
        <w:tab/>
      </w:r>
      <w:r w:rsidR="00734943">
        <w:rPr>
          <w:rFonts w:cs="B Lotus" w:hint="cs"/>
          <w:sz w:val="28"/>
          <w:rtl/>
        </w:rPr>
        <w:tab/>
      </w:r>
      <w:r w:rsidR="00734943">
        <w:rPr>
          <w:rFonts w:cs="B Lotus" w:hint="cs"/>
          <w:sz w:val="28"/>
          <w:rtl/>
        </w:rPr>
        <w:tab/>
      </w:r>
      <w:r w:rsidR="00734943">
        <w:rPr>
          <w:rFonts w:cs="B Lotus" w:hint="cs"/>
          <w:sz w:val="28"/>
          <w:rtl/>
        </w:rPr>
        <w:tab/>
      </w:r>
      <w:r w:rsidR="00734943">
        <w:rPr>
          <w:rFonts w:cs="B Lotus" w:hint="cs"/>
          <w:sz w:val="28"/>
          <w:rtl/>
        </w:rPr>
        <w:tab/>
        <w:t xml:space="preserve">      </w:t>
      </w:r>
      <w:r w:rsidR="00734943" w:rsidRPr="006D1C76">
        <w:rPr>
          <w:rFonts w:cs="B Lotus" w:hint="cs"/>
          <w:sz w:val="28"/>
          <w:rtl/>
        </w:rPr>
        <w:t>موضوع پيشنهادي توسط: استاد</w:t>
      </w:r>
      <w:r w:rsidR="00734943" w:rsidRPr="006D1C76">
        <w:rPr>
          <w:rFonts w:cs="B Lotus" w:hint="cs"/>
          <w:sz w:val="28"/>
        </w:rPr>
        <w:sym w:font="Webdings" w:char="F031"/>
      </w:r>
      <w:r w:rsidR="00734943" w:rsidRPr="006D1C76">
        <w:rPr>
          <w:rFonts w:cs="B Lotus" w:hint="cs"/>
          <w:sz w:val="28"/>
          <w:rtl/>
        </w:rPr>
        <w:t xml:space="preserve"> </w:t>
      </w:r>
      <w:r w:rsidR="00584D78">
        <w:rPr>
          <w:rFonts w:cs="B Lotus" w:hint="cs"/>
          <w:sz w:val="28"/>
          <w:rtl/>
          <w:lang w:bidi="fa-IR"/>
        </w:rPr>
        <w:t xml:space="preserve"> </w:t>
      </w:r>
      <w:r w:rsidR="00734943" w:rsidRPr="006D1C76">
        <w:rPr>
          <w:rFonts w:cs="B Lotus" w:hint="cs"/>
          <w:sz w:val="28"/>
          <w:rtl/>
        </w:rPr>
        <w:t>دانشجو</w:t>
      </w:r>
      <w:r w:rsidR="00734943" w:rsidRPr="006D1C76">
        <w:rPr>
          <w:rFonts w:cs="B Lotus" w:hint="cs"/>
          <w:sz w:val="28"/>
        </w:rPr>
        <w:sym w:font="Webdings" w:char="F031"/>
      </w:r>
    </w:p>
    <w:p w:rsidR="002C7A95" w:rsidRPr="002C7A95" w:rsidRDefault="002C7A95" w:rsidP="00DE4311">
      <w:pPr>
        <w:spacing w:line="209" w:lineRule="auto"/>
        <w:ind w:left="360" w:firstLine="0"/>
        <w:rPr>
          <w:rFonts w:cs="B Lotus"/>
          <w:sz w:val="12"/>
          <w:szCs w:val="12"/>
          <w:rtl/>
        </w:rPr>
      </w:pPr>
    </w:p>
    <w:p w:rsidR="006D1C76" w:rsidRPr="006D1C76" w:rsidRDefault="006D1C76" w:rsidP="00DE4311">
      <w:pPr>
        <w:spacing w:line="209" w:lineRule="auto"/>
        <w:ind w:left="360" w:firstLine="0"/>
        <w:rPr>
          <w:rFonts w:cs="B Lotus"/>
          <w:sz w:val="28"/>
          <w:rtl/>
          <w:lang w:bidi="fa-IR"/>
        </w:rPr>
      </w:pPr>
      <w:r w:rsidRPr="006D1C76">
        <w:rPr>
          <w:rFonts w:cs="B Lotus" w:hint="cs"/>
          <w:sz w:val="28"/>
          <w:rtl/>
        </w:rPr>
        <w:t xml:space="preserve">1- نام و نام خانوادگي دانشجو: </w:t>
      </w:r>
      <w:r w:rsidRPr="006D1C76">
        <w:rPr>
          <w:rFonts w:cs="B Lotus" w:hint="cs"/>
          <w:sz w:val="28"/>
          <w:rtl/>
        </w:rPr>
        <w:tab/>
      </w:r>
      <w:r w:rsidRPr="006D1C76">
        <w:rPr>
          <w:rFonts w:cs="B Lotus"/>
          <w:sz w:val="28"/>
        </w:rPr>
        <w:tab/>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lang w:bidi="fa-IR"/>
        </w:rPr>
        <w:t>شماره دانشجویی:</w:t>
      </w:r>
    </w:p>
    <w:p w:rsidR="006D1C76" w:rsidRPr="00CE0ED2" w:rsidRDefault="006D1C76"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نرم افزار</w:t>
      </w:r>
      <w:r w:rsidR="00CE0ED2" w:rsidRPr="006D1C76">
        <w:rPr>
          <w:rFonts w:cs="B Lotus" w:hint="cs"/>
          <w:sz w:val="22"/>
          <w:szCs w:val="22"/>
          <w:rtl/>
        </w:rPr>
        <w:t xml:space="preserve">     </w:t>
      </w:r>
      <w:r w:rsidR="00CE0ED2" w:rsidRPr="006D1C76">
        <w:rPr>
          <w:rFonts w:cs="B Lotus" w:hint="cs"/>
          <w:sz w:val="22"/>
          <w:szCs w:val="22"/>
        </w:rPr>
        <w:sym w:font="Webdings" w:char="F031"/>
      </w:r>
      <w:r w:rsidR="00CE0ED2">
        <w:rPr>
          <w:rFonts w:cs="B Lotus" w:hint="cs"/>
          <w:sz w:val="22"/>
          <w:szCs w:val="22"/>
          <w:rtl/>
        </w:rPr>
        <w:t>فن</w:t>
      </w:r>
      <w:r w:rsidR="008E7EC3">
        <w:rPr>
          <w:rFonts w:cs="B Lotus" w:hint="cs"/>
          <w:sz w:val="22"/>
          <w:szCs w:val="22"/>
          <w:rtl/>
        </w:rPr>
        <w:t>ا</w:t>
      </w:r>
      <w:r w:rsidR="00CE0ED2">
        <w:rPr>
          <w:rFonts w:cs="B Lotus" w:hint="cs"/>
          <w:sz w:val="22"/>
          <w:szCs w:val="22"/>
          <w:rtl/>
        </w:rPr>
        <w:t>وري اطلاعات(</w:t>
      </w:r>
      <w:r w:rsidR="00CE0ED2">
        <w:rPr>
          <w:rFonts w:cs="B Lotus"/>
          <w:sz w:val="22"/>
          <w:szCs w:val="22"/>
        </w:rPr>
        <w:t>IT</w:t>
      </w:r>
      <w:r w:rsidR="00CE0ED2">
        <w:rPr>
          <w:rFonts w:cs="B Lotus" w:hint="cs"/>
          <w:sz w:val="22"/>
          <w:szCs w:val="22"/>
          <w:rtl/>
        </w:rPr>
        <w:t>)</w:t>
      </w:r>
    </w:p>
    <w:p w:rsidR="006D1C76" w:rsidRPr="002C7A95" w:rsidRDefault="006D1C76" w:rsidP="00DE4311">
      <w:pPr>
        <w:spacing w:line="209" w:lineRule="auto"/>
        <w:ind w:firstLine="0"/>
        <w:rPr>
          <w:rFonts w:cs="B Lotus"/>
          <w:sz w:val="20"/>
          <w:szCs w:val="20"/>
          <w:rtl/>
        </w:rPr>
      </w:pPr>
    </w:p>
    <w:p w:rsidR="006D1C76" w:rsidRPr="006D1C76" w:rsidRDefault="006D1C76" w:rsidP="00DE4311">
      <w:pPr>
        <w:spacing w:line="209" w:lineRule="auto"/>
        <w:ind w:left="360" w:firstLine="0"/>
        <w:rPr>
          <w:rFonts w:cs="B Lotus"/>
          <w:szCs w:val="24"/>
        </w:rPr>
      </w:pPr>
      <w:r w:rsidRPr="006D1C76">
        <w:rPr>
          <w:rFonts w:cs="B Lotus" w:hint="cs"/>
          <w:sz w:val="28"/>
          <w:rtl/>
        </w:rPr>
        <w:t>2- نام و نام خانوادگی دانشجو:</w:t>
      </w:r>
      <w:r w:rsidRPr="006D1C76">
        <w:rPr>
          <w:rFonts w:cs="B Lotus" w:hint="cs"/>
          <w:sz w:val="28"/>
          <w:rtl/>
        </w:rPr>
        <w:tab/>
        <w:t xml:space="preserve">     </w:t>
      </w:r>
      <w:r w:rsidRPr="006D1C76">
        <w:rPr>
          <w:rFonts w:cs="B Lotus" w:hint="cs"/>
          <w:sz w:val="28"/>
          <w:rtl/>
        </w:rPr>
        <w:tab/>
      </w:r>
      <w:r w:rsidRPr="006D1C76">
        <w:rPr>
          <w:rFonts w:cs="B Lotus" w:hint="cs"/>
          <w:sz w:val="28"/>
          <w:rtl/>
        </w:rPr>
        <w:tab/>
      </w:r>
      <w:r w:rsidRPr="006D1C76">
        <w:rPr>
          <w:rFonts w:cs="B Lotus" w:hint="cs"/>
          <w:sz w:val="28"/>
          <w:rtl/>
        </w:rPr>
        <w:tab/>
      </w:r>
      <w:r w:rsidRPr="006D1C76">
        <w:rPr>
          <w:rFonts w:cs="B Lotus" w:hint="cs"/>
          <w:sz w:val="28"/>
          <w:rtl/>
        </w:rPr>
        <w:tab/>
        <w:t>شماره دانشجویی:</w:t>
      </w:r>
      <w:r w:rsidRPr="006D1C76">
        <w:rPr>
          <w:rFonts w:cs="B Lotus" w:hint="cs"/>
          <w:sz w:val="28"/>
          <w:rtl/>
        </w:rPr>
        <w:tab/>
      </w:r>
    </w:p>
    <w:p w:rsidR="00CE0ED2" w:rsidRPr="00CE0ED2" w:rsidRDefault="00CE0ED2" w:rsidP="00DE4311">
      <w:pPr>
        <w:spacing w:line="209" w:lineRule="auto"/>
        <w:ind w:left="360" w:firstLine="0"/>
        <w:rPr>
          <w:rFonts w:cs="B Lotus"/>
          <w:sz w:val="22"/>
          <w:szCs w:val="22"/>
          <w:rtl/>
        </w:rPr>
      </w:pPr>
      <w:r w:rsidRPr="006D1C76">
        <w:rPr>
          <w:rFonts w:cs="B Lotus" w:hint="cs"/>
          <w:szCs w:val="24"/>
          <w:rtl/>
        </w:rPr>
        <w:t>مقطع :</w:t>
      </w:r>
      <w:r w:rsidRPr="006D1C76">
        <w:rPr>
          <w:rFonts w:cs="B Lotus" w:hint="cs"/>
          <w:sz w:val="22"/>
          <w:szCs w:val="22"/>
        </w:rPr>
        <w:t xml:space="preserve"> </w:t>
      </w:r>
      <w:r w:rsidRPr="006D1C76">
        <w:rPr>
          <w:rFonts w:cs="B Lotus" w:hint="cs"/>
          <w:sz w:val="22"/>
          <w:szCs w:val="22"/>
        </w:rPr>
        <w:sym w:font="Webdings" w:char="F031"/>
      </w:r>
      <w:r w:rsidRPr="006D1C76">
        <w:rPr>
          <w:rFonts w:cs="B Lotus" w:hint="cs"/>
          <w:sz w:val="22"/>
          <w:szCs w:val="22"/>
          <w:rtl/>
          <w:lang w:bidi="fa-IR"/>
        </w:rPr>
        <w:t xml:space="preserve">کاردانی   </w:t>
      </w:r>
      <w:r w:rsidRPr="006D1C76">
        <w:rPr>
          <w:rFonts w:cs="B Lotus" w:hint="cs"/>
          <w:sz w:val="22"/>
          <w:szCs w:val="22"/>
        </w:rPr>
        <w:sym w:font="Webdings" w:char="F031"/>
      </w:r>
      <w:r w:rsidRPr="006D1C76">
        <w:rPr>
          <w:rFonts w:cs="B Lotus" w:hint="cs"/>
          <w:sz w:val="22"/>
          <w:szCs w:val="22"/>
          <w:rtl/>
        </w:rPr>
        <w:t xml:space="preserve">کارشناسی   </w:t>
      </w:r>
      <w:r w:rsidRPr="006D1C76">
        <w:rPr>
          <w:rFonts w:cs="B Lotus" w:hint="cs"/>
          <w:sz w:val="22"/>
          <w:szCs w:val="22"/>
        </w:rPr>
        <w:sym w:font="Webdings" w:char="F031"/>
      </w:r>
      <w:r w:rsidRPr="006D1C76">
        <w:rPr>
          <w:rFonts w:cs="B Lotus" w:hint="cs"/>
          <w:sz w:val="22"/>
          <w:szCs w:val="22"/>
          <w:rtl/>
        </w:rPr>
        <w:t>کارشناسی ناپیوسته</w:t>
      </w:r>
      <w:r w:rsidRPr="006D1C76">
        <w:rPr>
          <w:rFonts w:cs="B Lotus" w:hint="cs"/>
          <w:szCs w:val="24"/>
          <w:rtl/>
        </w:rPr>
        <w:tab/>
      </w:r>
      <w:r w:rsidRPr="006D1C76">
        <w:rPr>
          <w:rFonts w:cs="B Lotus" w:hint="cs"/>
          <w:szCs w:val="24"/>
          <w:rtl/>
        </w:rPr>
        <w:tab/>
      </w:r>
      <w:r w:rsidRPr="006D1C76">
        <w:rPr>
          <w:rFonts w:cs="B Lotus" w:hint="cs"/>
          <w:szCs w:val="24"/>
          <w:rtl/>
          <w:lang w:bidi="fa-IR"/>
        </w:rPr>
        <w:t>گرایش</w:t>
      </w:r>
      <w:r w:rsidRPr="006D1C76">
        <w:rPr>
          <w:rFonts w:cs="B Lotus" w:hint="cs"/>
          <w:szCs w:val="24"/>
          <w:rtl/>
        </w:rPr>
        <w:t xml:space="preserve"> :</w:t>
      </w:r>
      <w:r w:rsidRPr="006D1C76">
        <w:rPr>
          <w:rFonts w:cs="B Lotus" w:hint="cs"/>
          <w:sz w:val="22"/>
          <w:szCs w:val="22"/>
        </w:rPr>
        <w:sym w:font="Webdings" w:char="F031"/>
      </w:r>
      <w:r w:rsidRPr="006D1C76">
        <w:rPr>
          <w:rFonts w:cs="B Lotus" w:hint="cs"/>
          <w:sz w:val="22"/>
          <w:szCs w:val="22"/>
          <w:rtl/>
        </w:rPr>
        <w:t xml:space="preserve">سخت افزار     </w:t>
      </w:r>
      <w:r w:rsidRPr="006D1C76">
        <w:rPr>
          <w:rFonts w:cs="B Lotus" w:hint="cs"/>
          <w:sz w:val="22"/>
          <w:szCs w:val="22"/>
        </w:rPr>
        <w:sym w:font="Webdings" w:char="F031"/>
      </w:r>
      <w:r w:rsidRPr="006D1C76">
        <w:rPr>
          <w:rFonts w:cs="B Lotus" w:hint="cs"/>
          <w:sz w:val="22"/>
          <w:szCs w:val="22"/>
          <w:rtl/>
        </w:rPr>
        <w:t xml:space="preserve">نرم افزار     </w:t>
      </w:r>
      <w:r w:rsidRPr="006D1C76">
        <w:rPr>
          <w:rFonts w:cs="B Lotus" w:hint="cs"/>
          <w:sz w:val="22"/>
          <w:szCs w:val="22"/>
        </w:rPr>
        <w:sym w:font="Webdings" w:char="F031"/>
      </w:r>
      <w:r>
        <w:rPr>
          <w:rFonts w:cs="B Lotus" w:hint="cs"/>
          <w:sz w:val="22"/>
          <w:szCs w:val="22"/>
          <w:rtl/>
        </w:rPr>
        <w:t>فن</w:t>
      </w:r>
      <w:r w:rsidR="008E7EC3">
        <w:rPr>
          <w:rFonts w:cs="B Lotus" w:hint="cs"/>
          <w:sz w:val="22"/>
          <w:szCs w:val="22"/>
          <w:rtl/>
        </w:rPr>
        <w:t>ا</w:t>
      </w:r>
      <w:r>
        <w:rPr>
          <w:rFonts w:cs="B Lotus" w:hint="cs"/>
          <w:sz w:val="22"/>
          <w:szCs w:val="22"/>
          <w:rtl/>
        </w:rPr>
        <w:t>وري اطلاعات(</w:t>
      </w:r>
      <w:r>
        <w:rPr>
          <w:rFonts w:cs="B Lotus"/>
          <w:sz w:val="22"/>
          <w:szCs w:val="22"/>
        </w:rPr>
        <w:t>IT</w:t>
      </w:r>
      <w:r>
        <w:rPr>
          <w:rFonts w:cs="B Lotus" w:hint="cs"/>
          <w:sz w:val="22"/>
          <w:szCs w:val="22"/>
          <w:rtl/>
        </w:rPr>
        <w:t>)</w:t>
      </w:r>
    </w:p>
    <w:p w:rsidR="002C7A95" w:rsidRPr="002C7A95" w:rsidRDefault="002C7A95" w:rsidP="00DE4311">
      <w:pPr>
        <w:spacing w:line="209" w:lineRule="auto"/>
        <w:ind w:firstLine="0"/>
        <w:rPr>
          <w:rFonts w:cs="B Lotus"/>
          <w:b/>
          <w:bCs/>
          <w:sz w:val="10"/>
          <w:szCs w:val="10"/>
          <w:rtl/>
        </w:rPr>
      </w:pP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نوع پروژه </w:t>
      </w:r>
      <w:r w:rsidR="009150CF">
        <w:rPr>
          <w:rFonts w:cs="B Lotus" w:hint="cs"/>
          <w:b/>
          <w:bCs/>
          <w:sz w:val="32"/>
          <w:szCs w:val="32"/>
          <w:rtl/>
        </w:rPr>
        <w:t>(حتماً ذکر شود)</w:t>
      </w:r>
      <w:r w:rsidRPr="002C7A95">
        <w:rPr>
          <w:rFonts w:cs="B Lotus" w:hint="cs"/>
          <w:b/>
          <w:bCs/>
          <w:sz w:val="32"/>
          <w:szCs w:val="32"/>
          <w:rtl/>
        </w:rPr>
        <w:t xml:space="preserve">: </w:t>
      </w:r>
    </w:p>
    <w:p w:rsidR="009150CF" w:rsidRPr="009150CF" w:rsidRDefault="009150CF" w:rsidP="00DE4311">
      <w:pPr>
        <w:spacing w:line="209" w:lineRule="auto"/>
        <w:ind w:firstLine="0"/>
        <w:rPr>
          <w:rFonts w:cs="B Lotus"/>
          <w:szCs w:val="24"/>
          <w:rtl/>
          <w:lang w:bidi="fa-IR"/>
        </w:rPr>
      </w:pPr>
      <w:r>
        <w:rPr>
          <w:rFonts w:cs="B Lotus" w:hint="cs"/>
          <w:szCs w:val="24"/>
          <w:rtl/>
        </w:rPr>
        <w:t>طراحي سايت</w:t>
      </w:r>
      <w:r w:rsidRPr="006D1C76">
        <w:rPr>
          <w:rFonts w:cs="B Lotus" w:hint="cs"/>
          <w:szCs w:val="24"/>
        </w:rPr>
        <w:sym w:font="Webdings" w:char="F031"/>
      </w:r>
      <w:r w:rsidR="005D0EBA">
        <w:rPr>
          <w:rFonts w:cs="B Lotus" w:hint="cs"/>
          <w:szCs w:val="24"/>
          <w:rtl/>
        </w:rPr>
        <w:t xml:space="preserve">     </w:t>
      </w:r>
      <w:r>
        <w:rPr>
          <w:rFonts w:cs="B Lotus" w:hint="cs"/>
          <w:szCs w:val="24"/>
          <w:rtl/>
        </w:rPr>
        <w:t>طراحي پايگاه داده</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طراحي نرم</w:t>
      </w:r>
      <w:r>
        <w:rPr>
          <w:rFonts w:cs="B Lotus" w:hint="eastAsia"/>
          <w:szCs w:val="24"/>
          <w:rtl/>
        </w:rPr>
        <w:t>‌</w:t>
      </w:r>
      <w:r w:rsidRPr="006D1C76">
        <w:rPr>
          <w:rFonts w:cs="B Lotus" w:hint="cs"/>
          <w:szCs w:val="24"/>
          <w:rtl/>
        </w:rPr>
        <w:t>افزار</w:t>
      </w:r>
      <w:r w:rsidRPr="006D1C76">
        <w:rPr>
          <w:rFonts w:cs="B Lotus" w:hint="cs"/>
          <w:szCs w:val="24"/>
        </w:rPr>
        <w:sym w:font="Webdings" w:char="F031"/>
      </w:r>
      <w:r w:rsidR="005D0EBA">
        <w:rPr>
          <w:rFonts w:cs="B Lotus" w:hint="cs"/>
          <w:szCs w:val="24"/>
          <w:rtl/>
        </w:rPr>
        <w:t xml:space="preserve">     </w:t>
      </w:r>
      <w:r w:rsidRPr="006D1C76">
        <w:rPr>
          <w:rFonts w:cs="B Lotus" w:hint="cs"/>
          <w:szCs w:val="24"/>
          <w:rtl/>
        </w:rPr>
        <w:t>شبيه سازي</w:t>
      </w:r>
      <w:r w:rsidRPr="006D1C76">
        <w:rPr>
          <w:rFonts w:cs="B Lotus" w:hint="cs"/>
          <w:szCs w:val="24"/>
        </w:rPr>
        <w:sym w:font="Webdings" w:char="F031"/>
      </w:r>
      <w:r w:rsidR="005D0EBA">
        <w:rPr>
          <w:rFonts w:cs="B Lotus" w:hint="cs"/>
          <w:szCs w:val="24"/>
          <w:rtl/>
        </w:rPr>
        <w:t xml:space="preserve">     </w:t>
      </w:r>
      <w:r>
        <w:rPr>
          <w:rFonts w:cs="B Lotus" w:hint="cs"/>
          <w:szCs w:val="24"/>
          <w:rtl/>
        </w:rPr>
        <w:t xml:space="preserve">اصول شبکه </w:t>
      </w:r>
      <w:r w:rsidRPr="006D1C76">
        <w:rPr>
          <w:rFonts w:cs="B Lotus" w:hint="cs"/>
          <w:szCs w:val="24"/>
        </w:rPr>
        <w:sym w:font="Webdings" w:char="F031"/>
      </w:r>
      <w:r w:rsidR="005D0EBA">
        <w:rPr>
          <w:rFonts w:cs="B Lotus" w:hint="cs"/>
          <w:szCs w:val="24"/>
          <w:rtl/>
        </w:rPr>
        <w:t xml:space="preserve">     </w:t>
      </w:r>
      <w:r>
        <w:rPr>
          <w:rFonts w:cs="B Lotus" w:hint="cs"/>
          <w:szCs w:val="24"/>
          <w:rtl/>
        </w:rPr>
        <w:t>سيستمهاي هوشمند و خبره</w:t>
      </w:r>
      <w:r w:rsidRPr="006D1C76">
        <w:rPr>
          <w:rFonts w:cs="B Lotus" w:hint="cs"/>
          <w:szCs w:val="24"/>
        </w:rPr>
        <w:sym w:font="Webdings" w:char="F031"/>
      </w:r>
      <w:r w:rsidR="005D0EBA">
        <w:rPr>
          <w:rFonts w:cs="B Lotus" w:hint="cs"/>
          <w:szCs w:val="24"/>
          <w:rtl/>
        </w:rPr>
        <w:t xml:space="preserve">     </w:t>
      </w:r>
      <w:r>
        <w:rPr>
          <w:rFonts w:cs="B Lotus" w:hint="cs"/>
          <w:szCs w:val="24"/>
          <w:rtl/>
        </w:rPr>
        <w:t>طراحي شبکه هاي کامپيوتري</w:t>
      </w:r>
      <w:r w:rsidRPr="006D1C76">
        <w:rPr>
          <w:rFonts w:cs="B Lotus" w:hint="cs"/>
          <w:szCs w:val="24"/>
        </w:rPr>
        <w:sym w:font="Webdings" w:char="F031"/>
      </w:r>
      <w:r w:rsidR="005D0EBA">
        <w:rPr>
          <w:rFonts w:cs="B Lotus" w:hint="cs"/>
          <w:szCs w:val="24"/>
          <w:rtl/>
        </w:rPr>
        <w:t xml:space="preserve">     طراحي و</w:t>
      </w:r>
      <w:r w:rsidR="005D0EBA" w:rsidRPr="006D1C76">
        <w:rPr>
          <w:rFonts w:cs="B Lotus" w:hint="cs"/>
          <w:szCs w:val="24"/>
          <w:rtl/>
        </w:rPr>
        <w:t xml:space="preserve"> سخت افزار</w:t>
      </w:r>
      <w:r w:rsidR="005D0EBA">
        <w:rPr>
          <w:rFonts w:cs="B Lotus" w:hint="cs"/>
          <w:szCs w:val="24"/>
          <w:rtl/>
        </w:rPr>
        <w:t xml:space="preserve"> و مدارهاي واسط</w:t>
      </w:r>
      <w:r w:rsidR="005D0EBA" w:rsidRPr="006D1C76">
        <w:rPr>
          <w:rFonts w:cs="B Lotus" w:hint="cs"/>
          <w:szCs w:val="24"/>
        </w:rPr>
        <w:sym w:font="Webdings" w:char="F031"/>
      </w:r>
      <w:r w:rsidR="005D0EBA">
        <w:rPr>
          <w:rFonts w:cs="B Lotus" w:hint="cs"/>
          <w:szCs w:val="24"/>
          <w:rtl/>
        </w:rPr>
        <w:t xml:space="preserve">     </w:t>
      </w:r>
      <w:r w:rsidR="005D0EBA">
        <w:rPr>
          <w:rFonts w:cs="B Lotus" w:hint="cs"/>
          <w:szCs w:val="24"/>
          <w:rtl/>
          <w:lang w:bidi="fa-IR"/>
        </w:rPr>
        <w:t xml:space="preserve">ساخت </w:t>
      </w:r>
      <w:proofErr w:type="spellStart"/>
      <w:r w:rsidR="005D0EBA">
        <w:rPr>
          <w:rFonts w:cs="B Lotus" w:hint="cs"/>
          <w:szCs w:val="24"/>
          <w:rtl/>
          <w:lang w:bidi="fa-IR"/>
        </w:rPr>
        <w:t>سيستمهاي</w:t>
      </w:r>
      <w:proofErr w:type="spellEnd"/>
      <w:r w:rsidR="005D0EBA">
        <w:rPr>
          <w:rFonts w:cs="B Lotus" w:hint="cs"/>
          <w:szCs w:val="24"/>
          <w:rtl/>
          <w:lang w:bidi="fa-IR"/>
        </w:rPr>
        <w:t xml:space="preserve"> </w:t>
      </w:r>
      <w:proofErr w:type="spellStart"/>
      <w:r w:rsidR="005D0EBA">
        <w:rPr>
          <w:rFonts w:cs="B Lotus" w:hint="cs"/>
          <w:szCs w:val="24"/>
          <w:rtl/>
          <w:lang w:bidi="fa-IR"/>
        </w:rPr>
        <w:t>صنعتي</w:t>
      </w:r>
      <w:proofErr w:type="spellEnd"/>
      <w:r w:rsidR="005D0EBA" w:rsidRPr="006D1C76">
        <w:rPr>
          <w:rFonts w:cs="B Lotus" w:hint="cs"/>
          <w:szCs w:val="24"/>
        </w:rPr>
        <w:sym w:font="Webdings" w:char="F031"/>
      </w:r>
      <w:r w:rsidR="005D0EBA">
        <w:rPr>
          <w:rFonts w:cs="B Lotus" w:hint="cs"/>
          <w:szCs w:val="24"/>
          <w:rtl/>
        </w:rPr>
        <w:t xml:space="preserve">      </w:t>
      </w:r>
      <w:r w:rsidR="005D0EBA" w:rsidRPr="006D1C76">
        <w:rPr>
          <w:rFonts w:cs="B Lotus" w:hint="cs"/>
          <w:szCs w:val="24"/>
          <w:rtl/>
        </w:rPr>
        <w:t>مطالعاتي و تحقيقي</w:t>
      </w:r>
      <w:r w:rsidR="005D0EBA" w:rsidRPr="006D1C76">
        <w:rPr>
          <w:rFonts w:cs="B Lotus" w:hint="cs"/>
          <w:szCs w:val="24"/>
        </w:rPr>
        <w:sym w:font="Webdings" w:char="F031"/>
      </w:r>
    </w:p>
    <w:p w:rsidR="006D1C76" w:rsidRPr="006D1C76" w:rsidRDefault="006D1C76" w:rsidP="00DE4311">
      <w:pPr>
        <w:spacing w:line="209" w:lineRule="auto"/>
        <w:ind w:firstLine="0"/>
        <w:rPr>
          <w:rFonts w:cs="B Lotus"/>
          <w:szCs w:val="24"/>
          <w:rtl/>
          <w:lang w:bidi="fa-IR"/>
        </w:rPr>
      </w:pPr>
      <w:r w:rsidRPr="006D1C76">
        <w:rPr>
          <w:rFonts w:cs="B Lotus" w:hint="cs"/>
          <w:szCs w:val="24"/>
          <w:rtl/>
        </w:rPr>
        <w:t>غيـره</w:t>
      </w:r>
      <w:r w:rsidR="008E5F7B">
        <w:rPr>
          <w:rFonts w:cs="B Lotus" w:hint="cs"/>
          <w:szCs w:val="24"/>
          <w:rtl/>
        </w:rPr>
        <w:t xml:space="preserve">(نام ببريد):   </w:t>
      </w:r>
    </w:p>
    <w:p w:rsidR="006D1C76" w:rsidRPr="002C7A95" w:rsidRDefault="006D1C76" w:rsidP="00DE4311">
      <w:pPr>
        <w:spacing w:line="209" w:lineRule="auto"/>
        <w:ind w:firstLine="0"/>
        <w:rPr>
          <w:rFonts w:cs="B Lotus"/>
          <w:b/>
          <w:bCs/>
          <w:sz w:val="32"/>
          <w:szCs w:val="32"/>
          <w:rtl/>
        </w:rPr>
      </w:pPr>
      <w:r w:rsidRPr="002C7A95">
        <w:rPr>
          <w:rFonts w:cs="B Lotus" w:hint="cs"/>
          <w:b/>
          <w:bCs/>
          <w:sz w:val="32"/>
          <w:szCs w:val="32"/>
          <w:rtl/>
        </w:rPr>
        <w:t xml:space="preserve">خلاصه پروژه : </w:t>
      </w:r>
    </w:p>
    <w:p w:rsidR="006D1C76" w:rsidRPr="006D1C76" w:rsidRDefault="006D1C76" w:rsidP="00DE4311">
      <w:pPr>
        <w:numPr>
          <w:ilvl w:val="0"/>
          <w:numId w:val="48"/>
        </w:numPr>
        <w:tabs>
          <w:tab w:val="clear" w:pos="1080"/>
          <w:tab w:val="num" w:pos="484"/>
        </w:tabs>
        <w:spacing w:line="209" w:lineRule="auto"/>
        <w:ind w:left="304" w:firstLine="0"/>
        <w:jc w:val="left"/>
        <w:rPr>
          <w:rFonts w:cs="B Lotus"/>
          <w:szCs w:val="24"/>
          <w:rtl/>
        </w:rPr>
      </w:pPr>
      <w:r w:rsidRPr="006D1C76">
        <w:rPr>
          <w:rFonts w:cs="B Lotus" w:hint="cs"/>
          <w:szCs w:val="24"/>
          <w:rtl/>
        </w:rPr>
        <w:t>بيان مسأله (تشريح ابعاد و حدود مسأله و معرفي دقيق آن و منظور پروژه)</w:t>
      </w:r>
      <w:r w:rsidR="005D0EBA">
        <w:rPr>
          <w:rFonts w:cs="B Lotus" w:hint="cs"/>
          <w:szCs w:val="24"/>
          <w:rtl/>
        </w:rPr>
        <w:t xml:space="preserve"> و </w:t>
      </w:r>
      <w:r w:rsidR="005D0EBA" w:rsidRPr="006D1C76">
        <w:rPr>
          <w:rFonts w:cs="B Lotus" w:hint="cs"/>
          <w:szCs w:val="24"/>
          <w:rtl/>
        </w:rPr>
        <w:t>اهداف پروژه (اهداف علمي و كاربردي و ضرورتهاي خاص انجام پروژه)</w:t>
      </w:r>
    </w:p>
    <w:p w:rsidR="006D1C76" w:rsidRPr="006D1C76" w:rsidRDefault="006D1C76" w:rsidP="00DE4311">
      <w:pPr>
        <w:tabs>
          <w:tab w:val="num" w:pos="484"/>
        </w:tabs>
        <w:spacing w:line="209" w:lineRule="auto"/>
        <w:ind w:left="304" w:firstLine="0"/>
        <w:rPr>
          <w:rFonts w:cs="B Lotus"/>
          <w:sz w:val="28"/>
          <w:rtl/>
        </w:rPr>
      </w:pPr>
    </w:p>
    <w:p w:rsidR="006D1C76" w:rsidRDefault="006D1C76" w:rsidP="00DE4311">
      <w:pPr>
        <w:tabs>
          <w:tab w:val="num" w:pos="484"/>
        </w:tabs>
        <w:spacing w:line="209" w:lineRule="auto"/>
        <w:ind w:left="304" w:firstLine="0"/>
        <w:rPr>
          <w:rFonts w:cs="B Lotus"/>
          <w:sz w:val="28"/>
          <w:rtl/>
        </w:rPr>
      </w:pPr>
    </w:p>
    <w:p w:rsidR="005D0EBA" w:rsidRDefault="005D0EBA" w:rsidP="00DE4311">
      <w:pPr>
        <w:tabs>
          <w:tab w:val="num" w:pos="484"/>
        </w:tabs>
        <w:spacing w:line="209" w:lineRule="auto"/>
        <w:ind w:left="304" w:firstLine="0"/>
        <w:rPr>
          <w:rFonts w:cs="B Lotus"/>
          <w:sz w:val="28"/>
          <w:rtl/>
        </w:rPr>
      </w:pPr>
    </w:p>
    <w:p w:rsidR="005D0EBA" w:rsidRPr="006D1C76" w:rsidRDefault="005D0EBA"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سوابق مربوطه (بيان مختصر سابقه تحقيقات و كارهاي انجام شده </w:t>
      </w:r>
      <w:r w:rsidR="005D0EBA">
        <w:rPr>
          <w:rFonts w:cs="B Lotus" w:hint="cs"/>
          <w:szCs w:val="24"/>
          <w:rtl/>
        </w:rPr>
        <w:t xml:space="preserve">توسط ديگران </w:t>
      </w:r>
      <w:r w:rsidRPr="006D1C76">
        <w:rPr>
          <w:rFonts w:cs="B Lotus" w:hint="cs"/>
          <w:szCs w:val="24"/>
          <w:rtl/>
        </w:rPr>
        <w:t xml:space="preserve">پيرامون موضوع و نتايج بدست آمده)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نام بهره وران (اعم از مؤسسات آموزشي و پژوهشي ، دستگاههاي اجرائي ، واحدهاي صنعتي و ...) </w:t>
      </w:r>
    </w:p>
    <w:p w:rsidR="006D1C76" w:rsidRPr="006D1C76" w:rsidRDefault="006D1C76" w:rsidP="00DE4311">
      <w:pPr>
        <w:tabs>
          <w:tab w:val="num" w:pos="484"/>
        </w:tabs>
        <w:spacing w:line="209" w:lineRule="auto"/>
        <w:ind w:left="304" w:firstLine="0"/>
        <w:rPr>
          <w:rFonts w:cs="B Lotus"/>
          <w:sz w:val="28"/>
          <w:rtl/>
        </w:rPr>
      </w:pPr>
    </w:p>
    <w:p w:rsidR="006D1C76" w:rsidRPr="006D1C76" w:rsidRDefault="006D1C76" w:rsidP="00DE4311">
      <w:pPr>
        <w:numPr>
          <w:ilvl w:val="0"/>
          <w:numId w:val="48"/>
        </w:numPr>
        <w:tabs>
          <w:tab w:val="num" w:pos="484"/>
        </w:tabs>
        <w:spacing w:line="209" w:lineRule="auto"/>
        <w:ind w:left="304" w:firstLine="0"/>
        <w:jc w:val="left"/>
        <w:rPr>
          <w:rFonts w:cs="B Lotus"/>
          <w:szCs w:val="24"/>
          <w:rtl/>
        </w:rPr>
      </w:pPr>
      <w:r w:rsidRPr="006D1C76">
        <w:rPr>
          <w:rFonts w:cs="B Lotus" w:hint="cs"/>
          <w:szCs w:val="24"/>
          <w:rtl/>
        </w:rPr>
        <w:t xml:space="preserve">مراحل انجام پروژه (نوع روش كار ، روش و ابزار گردآوري اطلاعات ، روش ساخت و تجزيه و تحليل اطلاعات) </w:t>
      </w:r>
    </w:p>
    <w:p w:rsidR="006D1C76" w:rsidRDefault="006D1C76" w:rsidP="00DE4311">
      <w:pPr>
        <w:tabs>
          <w:tab w:val="num" w:pos="484"/>
        </w:tabs>
        <w:spacing w:line="209" w:lineRule="auto"/>
        <w:ind w:left="304" w:firstLine="0"/>
        <w:rPr>
          <w:rFonts w:cs="B Lotus"/>
          <w:sz w:val="28"/>
          <w:rtl/>
        </w:rPr>
      </w:pPr>
    </w:p>
    <w:p w:rsidR="006D1C76" w:rsidRPr="005D0EBA" w:rsidRDefault="006D1C76" w:rsidP="00DE4311">
      <w:pPr>
        <w:spacing w:line="209" w:lineRule="auto"/>
        <w:ind w:firstLine="0"/>
        <w:rPr>
          <w:rFonts w:cs="B Lotus"/>
          <w:sz w:val="12"/>
          <w:szCs w:val="12"/>
          <w:rtl/>
        </w:rPr>
      </w:pPr>
    </w:p>
    <w:p w:rsidR="006D1C76" w:rsidRDefault="006D1C76" w:rsidP="00DE4311">
      <w:pPr>
        <w:spacing w:line="209" w:lineRule="auto"/>
        <w:ind w:firstLine="0"/>
        <w:rPr>
          <w:rFonts w:cs="B Lotus"/>
          <w:b/>
          <w:bCs/>
          <w:sz w:val="28"/>
          <w:rtl/>
        </w:rPr>
      </w:pPr>
      <w:r w:rsidRPr="006D1C76">
        <w:rPr>
          <w:rFonts w:cs="B Lotus" w:hint="cs"/>
          <w:b/>
          <w:bCs/>
          <w:sz w:val="28"/>
          <w:rtl/>
        </w:rPr>
        <w:t>امكانات مورد نياز</w:t>
      </w:r>
      <w:r w:rsidR="005D0EBA">
        <w:rPr>
          <w:rFonts w:cs="B Lotus" w:hint="cs"/>
          <w:b/>
          <w:bCs/>
          <w:sz w:val="28"/>
          <w:rtl/>
        </w:rPr>
        <w:t xml:space="preserve"> (نرم افزارها يا تجهيزات آزمايشگاهي يا ديگر موارد)</w:t>
      </w:r>
      <w:r w:rsidRPr="006D1C76">
        <w:rPr>
          <w:rFonts w:cs="B Lotus" w:hint="cs"/>
          <w:b/>
          <w:bCs/>
          <w:sz w:val="28"/>
          <w:rtl/>
        </w:rPr>
        <w:t xml:space="preserve"> : </w:t>
      </w:r>
    </w:p>
    <w:p w:rsidR="005D0EBA" w:rsidRPr="005D0EBA" w:rsidRDefault="005D0EBA" w:rsidP="00DE4311">
      <w:pPr>
        <w:spacing w:line="209" w:lineRule="auto"/>
        <w:ind w:firstLine="0"/>
        <w:rPr>
          <w:rFonts w:cs="B Lotus"/>
          <w:b/>
          <w:bCs/>
          <w:sz w:val="20"/>
          <w:szCs w:val="20"/>
          <w:rtl/>
        </w:rPr>
      </w:pPr>
    </w:p>
    <w:p w:rsidR="006D1C76" w:rsidRDefault="006D1C76" w:rsidP="00DE4311">
      <w:pPr>
        <w:spacing w:line="209" w:lineRule="auto"/>
        <w:ind w:firstLine="0"/>
        <w:rPr>
          <w:rFonts w:cs="B Lotus"/>
          <w:sz w:val="28"/>
          <w:rtl/>
        </w:rPr>
      </w:pPr>
      <w:r w:rsidRPr="006D1C76">
        <w:rPr>
          <w:rFonts w:cs="B Lotus" w:hint="cs"/>
          <w:sz w:val="28"/>
          <w:rtl/>
        </w:rPr>
        <w:t xml:space="preserve">تاریخ و امضاي استاد (اساتيد) راهنما : </w:t>
      </w:r>
      <w:r w:rsidRPr="006D1C76">
        <w:rPr>
          <w:rFonts w:cs="B Lotus" w:hint="cs"/>
          <w:sz w:val="28"/>
          <w:rtl/>
        </w:rPr>
        <w:tab/>
      </w:r>
      <w:r w:rsidRPr="006D1C76">
        <w:rPr>
          <w:rFonts w:cs="B Lotus" w:hint="cs"/>
          <w:sz w:val="28"/>
          <w:rtl/>
        </w:rPr>
        <w:tab/>
      </w:r>
      <w:r w:rsidRPr="006D1C76">
        <w:rPr>
          <w:rFonts w:cs="B Lotus" w:hint="cs"/>
          <w:sz w:val="28"/>
          <w:rtl/>
        </w:rPr>
        <w:tab/>
        <w:t xml:space="preserve">    </w:t>
      </w:r>
      <w:r w:rsidRPr="006D1C76">
        <w:rPr>
          <w:rFonts w:cs="B Lotus" w:hint="cs"/>
          <w:sz w:val="28"/>
          <w:rtl/>
        </w:rPr>
        <w:tab/>
      </w:r>
    </w:p>
    <w:p w:rsidR="005D0EBA" w:rsidRPr="005D0EBA" w:rsidRDefault="005D0EBA" w:rsidP="00DE4311">
      <w:pPr>
        <w:spacing w:line="209" w:lineRule="auto"/>
        <w:ind w:firstLine="0"/>
        <w:rPr>
          <w:rFonts w:cs="B Lotus"/>
          <w:sz w:val="12"/>
          <w:szCs w:val="12"/>
          <w:rtl/>
        </w:rPr>
      </w:pPr>
    </w:p>
    <w:p w:rsidR="006D1C76" w:rsidRPr="006D1C76" w:rsidRDefault="006D1C76" w:rsidP="00DE4311">
      <w:pPr>
        <w:spacing w:line="209"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734943" w:rsidRDefault="006D1C76" w:rsidP="00DE4311">
      <w:pPr>
        <w:spacing w:line="209" w:lineRule="auto"/>
        <w:ind w:firstLine="0"/>
        <w:rPr>
          <w:rFonts w:cs="B Lotus"/>
          <w:sz w:val="28"/>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DE4311" w:rsidRDefault="00DE4311" w:rsidP="00042DD8">
      <w:pPr>
        <w:spacing w:line="192" w:lineRule="auto"/>
        <w:ind w:firstLine="0"/>
        <w:jc w:val="center"/>
        <w:rPr>
          <w:rFonts w:cs="B Mitra"/>
          <w:b/>
          <w:bCs/>
          <w:sz w:val="14"/>
          <w:szCs w:val="14"/>
          <w:rtl/>
        </w:rPr>
      </w:pPr>
    </w:p>
    <w:p w:rsidR="005C3E09" w:rsidRPr="005C3E09" w:rsidRDefault="006C5410" w:rsidP="00042DD8">
      <w:pPr>
        <w:spacing w:line="192" w:lineRule="auto"/>
        <w:ind w:firstLine="0"/>
        <w:jc w:val="center"/>
        <w:rPr>
          <w:rFonts w:cs="B Mitra"/>
          <w:b/>
          <w:bCs/>
          <w:sz w:val="14"/>
          <w:szCs w:val="14"/>
          <w:rtl/>
        </w:rPr>
      </w:pPr>
      <w:r>
        <w:rPr>
          <w:rFonts w:cs="B Mitra" w:hint="cs"/>
          <w:b/>
          <w:bCs/>
          <w:noProof/>
          <w:sz w:val="28"/>
          <w:rtl/>
          <w:lang w:bidi="fa-IR"/>
        </w:rPr>
        <w:drawing>
          <wp:anchor distT="0" distB="0" distL="114300" distR="114300" simplePos="0" relativeHeight="251648000" behindDoc="0" locked="0" layoutInCell="1" allowOverlap="1">
            <wp:simplePos x="0" y="0"/>
            <wp:positionH relativeFrom="column">
              <wp:posOffset>-353060</wp:posOffset>
            </wp:positionH>
            <wp:positionV relativeFrom="paragraph">
              <wp:posOffset>6350</wp:posOffset>
            </wp:positionV>
            <wp:extent cx="908050" cy="1123950"/>
            <wp:effectExtent l="0" t="0" r="0" b="0"/>
            <wp:wrapNone/>
            <wp:docPr id="65" name="Picture 65"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an0002"/>
                    <pic:cNvPicPr>
                      <a:picLocks noChangeAspect="1" noChangeArrowheads="1"/>
                    </pic:cNvPicPr>
                  </pic:nvPicPr>
                  <pic:blipFill>
                    <a:blip r:embed="rId16" cstate="print">
                      <a:clrChange>
                        <a:clrFrom>
                          <a:srgbClr val="FFFFFF"/>
                        </a:clrFrom>
                        <a:clrTo>
                          <a:srgbClr val="FFFFFF">
                            <a:alpha val="0"/>
                          </a:srgbClr>
                        </a:clrTo>
                      </a:clrChange>
                    </a:blip>
                    <a:srcRect/>
                    <a:stretch>
                      <a:fillRect/>
                    </a:stretch>
                  </pic:blipFill>
                  <pic:spPr bwMode="auto">
                    <a:xfrm>
                      <a:off x="0" y="0"/>
                      <a:ext cx="908050" cy="1123950"/>
                    </a:xfrm>
                    <a:prstGeom prst="rect">
                      <a:avLst/>
                    </a:prstGeom>
                    <a:noFill/>
                    <a:ln w="9525">
                      <a:noFill/>
                      <a:miter lim="800000"/>
                      <a:headEnd/>
                      <a:tailEnd/>
                    </a:ln>
                  </pic:spPr>
                </pic:pic>
              </a:graphicData>
            </a:graphic>
          </wp:anchor>
        </w:drawing>
      </w:r>
    </w:p>
    <w:p w:rsidR="003B4736" w:rsidRPr="003B4736" w:rsidRDefault="003B4736" w:rsidP="00042DD8">
      <w:pPr>
        <w:spacing w:line="192" w:lineRule="auto"/>
        <w:ind w:firstLine="0"/>
        <w:jc w:val="center"/>
        <w:rPr>
          <w:rFonts w:cs="B Mitra"/>
          <w:b/>
          <w:bCs/>
          <w:sz w:val="28"/>
          <w:rtl/>
        </w:rPr>
      </w:pPr>
      <w:r w:rsidRPr="003B4736">
        <w:rPr>
          <w:rFonts w:cs="B Mitra" w:hint="cs"/>
          <w:b/>
          <w:bCs/>
          <w:sz w:val="28"/>
          <w:rtl/>
        </w:rPr>
        <w:lastRenderedPageBreak/>
        <w:t xml:space="preserve">فرم درخواست تمديد مهلت انجام پروژه </w:t>
      </w:r>
    </w:p>
    <w:p w:rsidR="005C3E09" w:rsidRDefault="002C4766" w:rsidP="00042DD8">
      <w:pPr>
        <w:spacing w:line="192" w:lineRule="auto"/>
        <w:ind w:firstLine="0"/>
        <w:rPr>
          <w:rFonts w:cs="B Lotus"/>
          <w:sz w:val="20"/>
          <w:szCs w:val="20"/>
          <w:rtl/>
        </w:rPr>
      </w:pPr>
      <w:r>
        <w:rPr>
          <w:rFonts w:cs="B Lotus"/>
          <w:noProof/>
          <w:sz w:val="20"/>
          <w:szCs w:val="20"/>
          <w:rtl/>
        </w:rPr>
        <w:pict>
          <v:rect id="_x0000_s1110" style="position:absolute;left:0;text-align:left;margin-left:376.05pt;margin-top:12.4pt;width:74.8pt;height:18pt;z-index:251666432">
            <w10:wrap anchorx="page"/>
          </v:rect>
        </w:pict>
      </w:r>
    </w:p>
    <w:p w:rsidR="005C3E09" w:rsidRDefault="005C3E09" w:rsidP="00042DD8">
      <w:pPr>
        <w:spacing w:line="192" w:lineRule="auto"/>
        <w:ind w:firstLine="0"/>
        <w:rPr>
          <w:rFonts w:cs="B Lotus"/>
          <w:sz w:val="20"/>
          <w:szCs w:val="20"/>
          <w:rtl/>
        </w:rPr>
      </w:pPr>
      <w:r w:rsidRPr="005D0EBA">
        <w:rPr>
          <w:rFonts w:cs="B Lotus" w:hint="cs"/>
          <w:sz w:val="20"/>
          <w:szCs w:val="20"/>
          <w:rtl/>
        </w:rPr>
        <w:t xml:space="preserve">شماره ثبت </w:t>
      </w:r>
      <w:r>
        <w:rPr>
          <w:rFonts w:cs="B Lotus" w:hint="cs"/>
          <w:sz w:val="20"/>
          <w:szCs w:val="20"/>
          <w:rtl/>
        </w:rPr>
        <w:t>پروژه</w:t>
      </w:r>
      <w:r w:rsidRPr="005D0EBA">
        <w:rPr>
          <w:rFonts w:cs="B Lotus" w:hint="cs"/>
          <w:sz w:val="20"/>
          <w:szCs w:val="20"/>
          <w:rtl/>
        </w:rPr>
        <w:t xml:space="preserve">: </w:t>
      </w:r>
      <w:r w:rsidRPr="005D0EBA">
        <w:rPr>
          <w:rFonts w:cs="B Lotus" w:hint="cs"/>
          <w:sz w:val="20"/>
          <w:szCs w:val="20"/>
          <w:rtl/>
        </w:rPr>
        <w:tab/>
      </w:r>
      <w:r w:rsidRPr="005D0EBA">
        <w:rPr>
          <w:rFonts w:cs="B Lotus" w:hint="cs"/>
          <w:sz w:val="20"/>
          <w:szCs w:val="20"/>
          <w:rtl/>
        </w:rPr>
        <w:tab/>
      </w:r>
      <w:r w:rsidRPr="005D0EBA">
        <w:rPr>
          <w:rFonts w:cs="B Lotus" w:hint="cs"/>
          <w:sz w:val="20"/>
          <w:szCs w:val="20"/>
          <w:rtl/>
        </w:rPr>
        <w:tab/>
        <w:t>(</w:t>
      </w:r>
      <w:r w:rsidRPr="005D0EBA">
        <w:rPr>
          <w:rFonts w:cs="Times New Roman"/>
          <w:sz w:val="20"/>
          <w:szCs w:val="20"/>
        </w:rPr>
        <w:sym w:font="Wingdings" w:char="F0E0"/>
      </w:r>
      <w:r w:rsidRPr="005D0EBA">
        <w:rPr>
          <w:rFonts w:cs="B Lotus" w:hint="cs"/>
          <w:sz w:val="20"/>
          <w:szCs w:val="20"/>
          <w:rtl/>
        </w:rPr>
        <w:t>در اين قسمت چيزي ننويسيد)</w:t>
      </w:r>
    </w:p>
    <w:p w:rsidR="005C3E09" w:rsidRPr="005C3E09" w:rsidRDefault="005C3E09" w:rsidP="00042DD8">
      <w:pPr>
        <w:spacing w:line="192" w:lineRule="auto"/>
        <w:ind w:firstLine="0"/>
        <w:jc w:val="both"/>
        <w:rPr>
          <w:rFonts w:cs="B Mitra"/>
          <w:b/>
          <w:bCs/>
          <w:szCs w:val="24"/>
          <w:rtl/>
        </w:rPr>
      </w:pPr>
    </w:p>
    <w:p w:rsidR="003B4736" w:rsidRPr="005C3E09" w:rsidRDefault="003B4736" w:rsidP="00042DD8">
      <w:pPr>
        <w:spacing w:line="192" w:lineRule="auto"/>
        <w:ind w:firstLine="0"/>
        <w:jc w:val="both"/>
        <w:rPr>
          <w:rFonts w:cs="B Mitra"/>
          <w:sz w:val="28"/>
          <w:rtl/>
        </w:rPr>
      </w:pPr>
      <w:r w:rsidRPr="005C3E09">
        <w:rPr>
          <w:rFonts w:cs="B Mitra" w:hint="cs"/>
          <w:sz w:val="28"/>
          <w:rtl/>
        </w:rPr>
        <w:t xml:space="preserve">مشخصات دانشجو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6"/>
        <w:gridCol w:w="3266"/>
        <w:gridCol w:w="1774"/>
        <w:gridCol w:w="3266"/>
      </w:tblGrid>
      <w:tr w:rsidR="003B4736" w:rsidRPr="003B4736">
        <w:tc>
          <w:tcPr>
            <w:tcW w:w="1826" w:type="dxa"/>
            <w:vAlign w:val="center"/>
          </w:tcPr>
          <w:p w:rsidR="003B4736" w:rsidRPr="003B4736" w:rsidRDefault="003B4736" w:rsidP="00042DD8">
            <w:pPr>
              <w:spacing w:line="192" w:lineRule="auto"/>
              <w:ind w:firstLine="0"/>
              <w:jc w:val="left"/>
              <w:rPr>
                <w:rFonts w:cs="B Mitra"/>
                <w:sz w:val="32"/>
                <w:szCs w:val="32"/>
                <w:rtl/>
              </w:rPr>
            </w:pPr>
            <w:r w:rsidRPr="003B4736">
              <w:rPr>
                <w:rFonts w:cs="B Mitra" w:hint="cs"/>
                <w:sz w:val="32"/>
                <w:szCs w:val="32"/>
                <w:rtl/>
              </w:rPr>
              <w:t>نام و نام خانوادگي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شماره دانشجو</w:t>
            </w:r>
            <w:r>
              <w:rPr>
                <w:rFonts w:cs="B Mitra" w:hint="cs"/>
                <w:sz w:val="32"/>
                <w:szCs w:val="32"/>
                <w:rtl/>
              </w:rPr>
              <w:t>ي</w:t>
            </w:r>
            <w:r w:rsidRPr="003B4736">
              <w:rPr>
                <w:rFonts w:cs="B Mitra" w:hint="cs"/>
                <w:sz w:val="32"/>
                <w:szCs w:val="32"/>
                <w:rtl/>
              </w:rPr>
              <w:t>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مقطع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گرايش تحصيلي</w:t>
            </w:r>
          </w:p>
        </w:tc>
        <w:tc>
          <w:tcPr>
            <w:tcW w:w="3266" w:type="dxa"/>
            <w:vAlign w:val="center"/>
          </w:tcPr>
          <w:p w:rsidR="003B4736" w:rsidRPr="003B4736" w:rsidRDefault="003B4736" w:rsidP="00042DD8">
            <w:pPr>
              <w:spacing w:line="192" w:lineRule="auto"/>
              <w:ind w:firstLine="0"/>
              <w:jc w:val="center"/>
              <w:rPr>
                <w:rFonts w:cs="B Mitra"/>
                <w:sz w:val="32"/>
                <w:szCs w:val="32"/>
                <w:rtl/>
              </w:rPr>
            </w:pPr>
          </w:p>
        </w:tc>
      </w:tr>
      <w:tr w:rsidR="003B4736" w:rsidRPr="003B4736">
        <w:tc>
          <w:tcPr>
            <w:tcW w:w="1826"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نيمسال اخذ پروژه</w:t>
            </w:r>
          </w:p>
        </w:tc>
        <w:tc>
          <w:tcPr>
            <w:tcW w:w="3266" w:type="dxa"/>
            <w:vAlign w:val="center"/>
          </w:tcPr>
          <w:p w:rsidR="003B4736" w:rsidRPr="005C3E09" w:rsidRDefault="005C3E09" w:rsidP="00042DD8">
            <w:pPr>
              <w:spacing w:line="192" w:lineRule="auto"/>
              <w:ind w:firstLine="0"/>
              <w:jc w:val="center"/>
              <w:rPr>
                <w:rFonts w:cs="B Mitra"/>
                <w:sz w:val="28"/>
                <w:rtl/>
              </w:rPr>
            </w:pPr>
            <w:r w:rsidRPr="005C3E09">
              <w:rPr>
                <w:rFonts w:cs="B Mitra" w:hint="cs"/>
                <w:sz w:val="26"/>
                <w:szCs w:val="26"/>
                <w:rtl/>
              </w:rPr>
              <w:t>ترم (اول/دوم/تابستان) سال تحصيلي ...</w:t>
            </w:r>
            <w:r>
              <w:rPr>
                <w:rFonts w:cs="B Mitra" w:hint="cs"/>
                <w:sz w:val="26"/>
                <w:szCs w:val="26"/>
                <w:rtl/>
              </w:rPr>
              <w:t>.....</w:t>
            </w:r>
          </w:p>
        </w:tc>
        <w:tc>
          <w:tcPr>
            <w:tcW w:w="1774" w:type="dxa"/>
            <w:vAlign w:val="center"/>
          </w:tcPr>
          <w:p w:rsidR="003B4736" w:rsidRPr="003B4736" w:rsidRDefault="00794C9E" w:rsidP="00042DD8">
            <w:pPr>
              <w:spacing w:line="192" w:lineRule="auto"/>
              <w:ind w:firstLine="0"/>
              <w:jc w:val="left"/>
              <w:rPr>
                <w:rFonts w:cs="B Mitra"/>
                <w:sz w:val="32"/>
                <w:szCs w:val="32"/>
                <w:rtl/>
              </w:rPr>
            </w:pPr>
            <w:r w:rsidRPr="003B4736">
              <w:rPr>
                <w:rFonts w:cs="B Mitra" w:hint="cs"/>
                <w:sz w:val="32"/>
                <w:szCs w:val="32"/>
                <w:rtl/>
              </w:rPr>
              <w:t>تقاضاي تمديد تا</w:t>
            </w:r>
          </w:p>
        </w:tc>
        <w:tc>
          <w:tcPr>
            <w:tcW w:w="3266" w:type="dxa"/>
            <w:vAlign w:val="center"/>
          </w:tcPr>
          <w:p w:rsidR="003B4736" w:rsidRPr="003B4736" w:rsidRDefault="005C3E09" w:rsidP="00042DD8">
            <w:pPr>
              <w:spacing w:line="192" w:lineRule="auto"/>
              <w:ind w:firstLine="0"/>
              <w:jc w:val="center"/>
              <w:rPr>
                <w:rFonts w:cs="B Mitra"/>
                <w:sz w:val="32"/>
                <w:szCs w:val="32"/>
                <w:rtl/>
              </w:rPr>
            </w:pPr>
            <w:r w:rsidRPr="005C3E09">
              <w:rPr>
                <w:rFonts w:cs="B Mitra" w:hint="cs"/>
                <w:sz w:val="26"/>
                <w:szCs w:val="26"/>
                <w:rtl/>
              </w:rPr>
              <w:t>ترم (اول/دوم/تابستان) سال تحصيلي ...</w:t>
            </w:r>
            <w:r>
              <w:rPr>
                <w:rFonts w:cs="B Mitra" w:hint="cs"/>
                <w:sz w:val="26"/>
                <w:szCs w:val="26"/>
                <w:rtl/>
              </w:rPr>
              <w:t>.....</w:t>
            </w:r>
          </w:p>
        </w:tc>
      </w:tr>
      <w:tr w:rsidR="003B4736" w:rsidRPr="003B4736">
        <w:tc>
          <w:tcPr>
            <w:tcW w:w="10132" w:type="dxa"/>
            <w:gridSpan w:val="4"/>
          </w:tcPr>
          <w:p w:rsidR="003B4736" w:rsidRPr="003B4736" w:rsidRDefault="003B4736" w:rsidP="00042DD8">
            <w:pPr>
              <w:spacing w:line="192" w:lineRule="auto"/>
              <w:ind w:firstLine="0"/>
              <w:rPr>
                <w:rFonts w:cs="B Mitra"/>
                <w:sz w:val="32"/>
                <w:szCs w:val="32"/>
              </w:rPr>
            </w:pPr>
            <w:r w:rsidRPr="003B4736">
              <w:rPr>
                <w:rFonts w:cs="B Mitra" w:hint="cs"/>
                <w:sz w:val="32"/>
                <w:szCs w:val="32"/>
                <w:rtl/>
              </w:rPr>
              <w:t xml:space="preserve">عنوان پروژه </w:t>
            </w:r>
            <w:r w:rsidRPr="003B4736">
              <w:rPr>
                <w:rFonts w:cs="B Mitra"/>
                <w:sz w:val="32"/>
                <w:szCs w:val="32"/>
              </w:rPr>
              <w:t>:</w:t>
            </w:r>
          </w:p>
        </w:tc>
      </w:tr>
    </w:tbl>
    <w:p w:rsidR="003B4736" w:rsidRPr="00794C9E" w:rsidRDefault="003B4736" w:rsidP="00042DD8">
      <w:pPr>
        <w:spacing w:line="192" w:lineRule="auto"/>
        <w:ind w:firstLine="0"/>
        <w:rPr>
          <w:rFonts w:cs="B Mitra"/>
          <w:sz w:val="28"/>
          <w:rtl/>
          <w:lang w:bidi="fa-IR"/>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مراحلي از پروژه كه پايان يافته است را نام ببريد. ( گزارش كتبي اين مراحل را 10 تا 15 صفحه ضميمه اين درخواست نماييد.)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Default="005C3E09" w:rsidP="00042DD8">
      <w:pPr>
        <w:spacing w:line="192" w:lineRule="auto"/>
        <w:ind w:firstLine="0"/>
        <w:rPr>
          <w:rFonts w:cs="B Mitra"/>
          <w:sz w:val="18"/>
          <w:szCs w:val="18"/>
          <w:rtl/>
        </w:rPr>
      </w:pPr>
    </w:p>
    <w:p w:rsidR="005C3E09" w:rsidRPr="005C3E09" w:rsidRDefault="005C3E09" w:rsidP="00042DD8">
      <w:pPr>
        <w:spacing w:line="192" w:lineRule="auto"/>
        <w:ind w:firstLine="0"/>
        <w:rPr>
          <w:rFonts w:cs="B Mitra"/>
          <w:sz w:val="18"/>
          <w:szCs w:val="18"/>
          <w:rtl/>
        </w:rPr>
      </w:pP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مراحل باقيمانده از پروژه را نام ببريد.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1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2 </w:t>
      </w:r>
      <w:r w:rsidRPr="005C3E09">
        <w:rPr>
          <w:rFonts w:cs="Compset"/>
          <w:sz w:val="30"/>
          <w:szCs w:val="30"/>
          <w:rtl/>
        </w:rPr>
        <w:t>–</w:t>
      </w:r>
      <w:r w:rsidRPr="005C3E09">
        <w:rPr>
          <w:rFonts w:cs="B Mitra" w:hint="cs"/>
          <w:sz w:val="30"/>
          <w:szCs w:val="30"/>
          <w:rtl/>
        </w:rPr>
        <w:t xml:space="preserve"> </w:t>
      </w:r>
    </w:p>
    <w:p w:rsidR="003B4736" w:rsidRPr="005C3E09" w:rsidRDefault="003B4736" w:rsidP="00042DD8">
      <w:pPr>
        <w:spacing w:line="192" w:lineRule="auto"/>
        <w:ind w:firstLine="0"/>
        <w:rPr>
          <w:rFonts w:cs="B Mitra"/>
          <w:sz w:val="30"/>
          <w:szCs w:val="30"/>
          <w:rtl/>
        </w:rPr>
      </w:pPr>
      <w:r w:rsidRPr="005C3E09">
        <w:rPr>
          <w:rFonts w:cs="B Mitra" w:hint="cs"/>
          <w:sz w:val="30"/>
          <w:szCs w:val="30"/>
          <w:rtl/>
        </w:rPr>
        <w:t xml:space="preserve">3 </w:t>
      </w:r>
      <w:r w:rsidRPr="005C3E09">
        <w:rPr>
          <w:rFonts w:cs="Compset"/>
          <w:sz w:val="30"/>
          <w:szCs w:val="30"/>
          <w:rtl/>
        </w:rPr>
        <w:t>–</w:t>
      </w:r>
      <w:r w:rsidRPr="005C3E09">
        <w:rPr>
          <w:rFonts w:cs="B Mitra" w:hint="cs"/>
          <w:sz w:val="30"/>
          <w:szCs w:val="30"/>
          <w:rtl/>
        </w:rPr>
        <w:t xml:space="preserve"> </w:t>
      </w:r>
    </w:p>
    <w:p w:rsidR="003B4736" w:rsidRDefault="003B4736" w:rsidP="00042DD8">
      <w:pPr>
        <w:pBdr>
          <w:bottom w:val="single" w:sz="6" w:space="1" w:color="auto"/>
        </w:pBdr>
        <w:spacing w:line="192" w:lineRule="auto"/>
        <w:ind w:firstLine="0"/>
        <w:rPr>
          <w:rFonts w:cs="B Mitra"/>
          <w:sz w:val="30"/>
          <w:szCs w:val="30"/>
          <w:rtl/>
        </w:rPr>
      </w:pPr>
    </w:p>
    <w:p w:rsidR="005C3E09" w:rsidRDefault="005C3E09" w:rsidP="00042DD8">
      <w:pPr>
        <w:pBdr>
          <w:bottom w:val="single" w:sz="6" w:space="1" w:color="auto"/>
        </w:pBdr>
        <w:spacing w:line="192" w:lineRule="auto"/>
        <w:ind w:firstLine="0"/>
        <w:rPr>
          <w:rFonts w:cs="B Mitra"/>
          <w:sz w:val="30"/>
          <w:szCs w:val="30"/>
          <w:rtl/>
        </w:rPr>
      </w:pPr>
    </w:p>
    <w:p w:rsidR="005C3E09" w:rsidRPr="00794C9E" w:rsidRDefault="005C3E09" w:rsidP="00042DD8">
      <w:pPr>
        <w:pBdr>
          <w:bottom w:val="single" w:sz="6" w:space="1" w:color="auto"/>
        </w:pBdr>
        <w:spacing w:line="192" w:lineRule="auto"/>
        <w:ind w:firstLine="0"/>
        <w:rPr>
          <w:rFonts w:cs="B Mitra"/>
          <w:sz w:val="30"/>
          <w:szCs w:val="30"/>
          <w:rtl/>
        </w:rPr>
      </w:pPr>
    </w:p>
    <w:p w:rsidR="003B4736" w:rsidRPr="002D18BF" w:rsidRDefault="006F4896" w:rsidP="00042DD8">
      <w:pPr>
        <w:spacing w:line="192" w:lineRule="auto"/>
        <w:ind w:firstLine="0"/>
        <w:jc w:val="center"/>
        <w:rPr>
          <w:rFonts w:cs="B Mitra"/>
          <w:b/>
          <w:bCs/>
          <w:sz w:val="28"/>
          <w:rtl/>
        </w:rPr>
      </w:pPr>
      <w:r w:rsidRPr="002D18BF">
        <w:rPr>
          <w:rFonts w:cs="B Mitra" w:hint="cs"/>
          <w:b/>
          <w:bCs/>
          <w:sz w:val="28"/>
          <w:rtl/>
        </w:rPr>
        <w:t xml:space="preserve">بعضي نکات مهم در رابطه با </w:t>
      </w:r>
      <w:r w:rsidR="003B4736" w:rsidRPr="002D18BF">
        <w:rPr>
          <w:rFonts w:cs="B Mitra" w:hint="cs"/>
          <w:b/>
          <w:bCs/>
          <w:sz w:val="28"/>
          <w:rtl/>
        </w:rPr>
        <w:t>اخذ و تمديد مهلت پروژه</w:t>
      </w:r>
    </w:p>
    <w:p w:rsidR="003B4736" w:rsidRPr="002D18BF" w:rsidRDefault="003B4736" w:rsidP="00042DD8">
      <w:pPr>
        <w:tabs>
          <w:tab w:val="num" w:pos="720"/>
        </w:tabs>
        <w:spacing w:line="192" w:lineRule="auto"/>
        <w:ind w:firstLine="0"/>
        <w:rPr>
          <w:rFonts w:cs="B Mitra"/>
          <w:sz w:val="28"/>
          <w:rtl/>
        </w:rPr>
      </w:pPr>
      <w:r w:rsidRPr="002D18BF">
        <w:rPr>
          <w:rFonts w:cs="B Mitra" w:hint="cs"/>
          <w:sz w:val="28"/>
          <w:rtl/>
        </w:rPr>
        <w:t>مطابق مصوبه كميته پروژه گروه كامپيوتر در جلسه مورخ 23/2/1382 دانشجوي</w:t>
      </w:r>
      <w:r w:rsidR="006F4896" w:rsidRPr="002D18BF">
        <w:rPr>
          <w:rFonts w:cs="B Mitra" w:hint="cs"/>
          <w:sz w:val="28"/>
          <w:rtl/>
        </w:rPr>
        <w:t>ان</w:t>
      </w:r>
      <w:r w:rsidRPr="002D18BF">
        <w:rPr>
          <w:rFonts w:cs="B Mitra" w:hint="cs"/>
          <w:sz w:val="28"/>
          <w:rtl/>
        </w:rPr>
        <w:t xml:space="preserve"> از زمان اخذ واحد پروژه پاياني، يك نيمسال جهت انجام پروژه فرصت دار</w:t>
      </w:r>
      <w:r w:rsidR="005C3E09" w:rsidRPr="002D18BF">
        <w:rPr>
          <w:rFonts w:cs="B Mitra" w:hint="cs"/>
          <w:sz w:val="28"/>
          <w:rtl/>
        </w:rPr>
        <w:t>ن</w:t>
      </w:r>
      <w:r w:rsidRPr="002D18BF">
        <w:rPr>
          <w:rFonts w:cs="B Mitra" w:hint="cs"/>
          <w:sz w:val="28"/>
          <w:rtl/>
        </w:rPr>
        <w:t>د.</w:t>
      </w:r>
      <w:r w:rsidR="006F4896" w:rsidRPr="002D18BF">
        <w:rPr>
          <w:rFonts w:cs="B Mitra" w:hint="cs"/>
          <w:b/>
          <w:bCs/>
          <w:sz w:val="28"/>
          <w:rtl/>
        </w:rPr>
        <w:t xml:space="preserve"> </w:t>
      </w:r>
      <w:r w:rsidRPr="002D18BF">
        <w:rPr>
          <w:rFonts w:cs="B Mitra" w:hint="cs"/>
          <w:sz w:val="28"/>
          <w:rtl/>
        </w:rPr>
        <w:t>در صورت ارا</w:t>
      </w:r>
      <w:r w:rsidR="007A18B7" w:rsidRPr="002D18BF">
        <w:rPr>
          <w:rFonts w:cs="B Mitra" w:hint="cs"/>
          <w:sz w:val="28"/>
          <w:rtl/>
        </w:rPr>
        <w:t>ي</w:t>
      </w:r>
      <w:r w:rsidRPr="002D18BF">
        <w:rPr>
          <w:rFonts w:cs="B Mitra" w:hint="cs"/>
          <w:sz w:val="28"/>
          <w:rtl/>
        </w:rPr>
        <w:t>ه درخواست كتبي و ت</w:t>
      </w:r>
      <w:r w:rsidR="00EB1DA3" w:rsidRPr="002D18BF">
        <w:rPr>
          <w:rFonts w:cs="B Mitra" w:hint="cs"/>
          <w:sz w:val="28"/>
          <w:rtl/>
        </w:rPr>
        <w:t>ا</w:t>
      </w:r>
      <w:r w:rsidRPr="002D18BF">
        <w:rPr>
          <w:rFonts w:cs="B Mitra" w:hint="cs"/>
          <w:sz w:val="28"/>
          <w:rtl/>
        </w:rPr>
        <w:t>ييد استاد راهنما، به تشخيص كميته پروژه گروه كامپيوتر، مدت انجام پروژه</w:t>
      </w:r>
      <w:r w:rsidRPr="002D18BF">
        <w:rPr>
          <w:rFonts w:cs="B Mitra"/>
          <w:sz w:val="28"/>
        </w:rPr>
        <w:t xml:space="preserve"> </w:t>
      </w:r>
      <w:r w:rsidRPr="002D18BF">
        <w:rPr>
          <w:rFonts w:cs="B Mitra" w:hint="cs"/>
          <w:sz w:val="28"/>
          <w:rtl/>
        </w:rPr>
        <w:t xml:space="preserve">حداكثر تا يك نيمسال ديگر قابل تمديد است . </w:t>
      </w:r>
    </w:p>
    <w:p w:rsidR="006F4896" w:rsidRPr="002D18BF" w:rsidRDefault="006F4896" w:rsidP="00042DD8">
      <w:pPr>
        <w:tabs>
          <w:tab w:val="num" w:pos="720"/>
        </w:tabs>
        <w:spacing w:line="192" w:lineRule="auto"/>
        <w:ind w:firstLine="0"/>
        <w:rPr>
          <w:rFonts w:cs="B Mitra"/>
          <w:sz w:val="10"/>
          <w:szCs w:val="10"/>
          <w:rtl/>
        </w:rPr>
      </w:pPr>
    </w:p>
    <w:p w:rsidR="003B4736" w:rsidRPr="002D18BF" w:rsidRDefault="003B4736" w:rsidP="00042DD8">
      <w:pPr>
        <w:spacing w:line="192" w:lineRule="auto"/>
        <w:ind w:firstLine="0"/>
        <w:rPr>
          <w:rFonts w:cs="B Mitra"/>
          <w:sz w:val="28"/>
        </w:rPr>
      </w:pPr>
      <w:r w:rsidRPr="002D18BF">
        <w:rPr>
          <w:rFonts w:cs="B Mitra" w:hint="cs"/>
          <w:sz w:val="28"/>
          <w:rtl/>
        </w:rPr>
        <w:t xml:space="preserve">روال تمديد مهلت پروژه به شرح زير مي باشد: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الف ) تقاضاي تمديد </w:t>
      </w:r>
    </w:p>
    <w:p w:rsidR="003B4736" w:rsidRPr="002D18BF" w:rsidRDefault="003B4736" w:rsidP="00042DD8">
      <w:pPr>
        <w:spacing w:line="192" w:lineRule="auto"/>
        <w:ind w:firstLine="0"/>
        <w:rPr>
          <w:rFonts w:cs="B Mitra"/>
          <w:sz w:val="28"/>
          <w:rtl/>
        </w:rPr>
      </w:pPr>
      <w:r w:rsidRPr="002D18BF">
        <w:rPr>
          <w:rFonts w:cs="B Mitra" w:hint="cs"/>
          <w:sz w:val="28"/>
          <w:rtl/>
        </w:rPr>
        <w:t xml:space="preserve">      ب ) موافقت استاد راهنما </w:t>
      </w:r>
    </w:p>
    <w:p w:rsidR="003B4736" w:rsidRPr="002D18BF" w:rsidRDefault="003B4736" w:rsidP="00042DD8">
      <w:pPr>
        <w:spacing w:line="192" w:lineRule="auto"/>
        <w:ind w:firstLine="0"/>
        <w:rPr>
          <w:rFonts w:cs="B Mitra"/>
          <w:sz w:val="28"/>
          <w:rtl/>
        </w:rPr>
      </w:pPr>
      <w:r w:rsidRPr="002D18BF">
        <w:rPr>
          <w:rFonts w:cs="B Mitra" w:hint="cs"/>
          <w:sz w:val="28"/>
          <w:rtl/>
        </w:rPr>
        <w:t xml:space="preserve">      </w:t>
      </w:r>
      <w:r w:rsidR="006E5360" w:rsidRPr="002D18BF">
        <w:rPr>
          <w:rFonts w:cs="B Mitra" w:hint="cs"/>
          <w:sz w:val="28"/>
          <w:rtl/>
        </w:rPr>
        <w:t>پ</w:t>
      </w:r>
      <w:r w:rsidRPr="002D18BF">
        <w:rPr>
          <w:rFonts w:cs="B Mitra" w:hint="cs"/>
          <w:sz w:val="28"/>
          <w:rtl/>
        </w:rPr>
        <w:t xml:space="preserve"> ) موافقت كميته پروژه گروه كامپيوتر </w:t>
      </w:r>
    </w:p>
    <w:p w:rsidR="006E5360" w:rsidRPr="002D18BF" w:rsidRDefault="006E5360" w:rsidP="00042DD8">
      <w:pPr>
        <w:spacing w:line="192" w:lineRule="auto"/>
        <w:ind w:firstLine="0"/>
        <w:rPr>
          <w:rFonts w:cs="Times New Roman"/>
          <w:sz w:val="28"/>
          <w:rtl/>
        </w:rPr>
      </w:pPr>
      <w:r w:rsidRPr="002D18BF">
        <w:rPr>
          <w:rFonts w:cs="B Mitra" w:hint="cs"/>
          <w:sz w:val="28"/>
          <w:rtl/>
        </w:rPr>
        <w:t xml:space="preserve">      ت ) اخذ واحد «پروژه ناتمام» در انتخاب واحد ترم آينده</w:t>
      </w:r>
    </w:p>
    <w:p w:rsidR="006F4896" w:rsidRPr="002D18BF" w:rsidRDefault="006F4896" w:rsidP="00042DD8">
      <w:pPr>
        <w:spacing w:line="192" w:lineRule="auto"/>
        <w:ind w:firstLine="0"/>
        <w:rPr>
          <w:rFonts w:cs="B Mitra"/>
          <w:sz w:val="14"/>
          <w:szCs w:val="14"/>
          <w:rtl/>
        </w:rPr>
      </w:pPr>
    </w:p>
    <w:p w:rsidR="003B4736" w:rsidRPr="002D18BF" w:rsidRDefault="003B4736" w:rsidP="00042DD8">
      <w:pPr>
        <w:pBdr>
          <w:bottom w:val="single" w:sz="6" w:space="1" w:color="auto"/>
        </w:pBdr>
        <w:spacing w:line="192" w:lineRule="auto"/>
        <w:ind w:firstLine="0"/>
        <w:rPr>
          <w:rFonts w:cs="B Mitra"/>
          <w:sz w:val="28"/>
          <w:rtl/>
        </w:rPr>
      </w:pPr>
      <w:r w:rsidRPr="002D18BF">
        <w:rPr>
          <w:rFonts w:cs="B Mitra" w:hint="cs"/>
          <w:sz w:val="28"/>
          <w:rtl/>
        </w:rPr>
        <w:t xml:space="preserve">تبصره : مهلت نهايي ارسال نمرات پروژه كارشناسي مطابق مصوبه كميته پروژه گروه كامپيوتر در جلسه مورخ 23/2/1382 مي باشد كه </w:t>
      </w:r>
      <w:r w:rsidR="006F4896" w:rsidRPr="002D18BF">
        <w:rPr>
          <w:rFonts w:cs="B Mitra" w:hint="cs"/>
          <w:sz w:val="28"/>
          <w:rtl/>
        </w:rPr>
        <w:t>در</w:t>
      </w:r>
      <w:r w:rsidRPr="002D18BF">
        <w:rPr>
          <w:rFonts w:cs="B Mitra" w:hint="cs"/>
          <w:sz w:val="28"/>
          <w:rtl/>
        </w:rPr>
        <w:t xml:space="preserve"> آ</w:t>
      </w:r>
      <w:r w:rsidR="006F4896" w:rsidRPr="002D18BF">
        <w:rPr>
          <w:rFonts w:cs="B Mitra" w:hint="cs"/>
          <w:sz w:val="28"/>
          <w:rtl/>
        </w:rPr>
        <w:t>ي</w:t>
      </w:r>
      <w:r w:rsidRPr="002D18BF">
        <w:rPr>
          <w:rFonts w:cs="B Mitra" w:hint="cs"/>
          <w:sz w:val="28"/>
          <w:rtl/>
        </w:rPr>
        <w:t xml:space="preserve">ين نامه موجود است . </w:t>
      </w:r>
    </w:p>
    <w:p w:rsidR="003B4736" w:rsidRPr="002D18BF" w:rsidRDefault="003B4736" w:rsidP="00042DD8">
      <w:pPr>
        <w:spacing w:line="192" w:lineRule="auto"/>
        <w:ind w:firstLine="0"/>
        <w:rPr>
          <w:rFonts w:cs="B Mitra"/>
          <w:sz w:val="12"/>
          <w:szCs w:val="12"/>
          <w:rtl/>
        </w:rPr>
      </w:pPr>
    </w:p>
    <w:p w:rsidR="003B4736" w:rsidRPr="002D18BF" w:rsidRDefault="003B4736" w:rsidP="00042DD8">
      <w:pPr>
        <w:spacing w:line="192" w:lineRule="auto"/>
        <w:ind w:firstLine="0"/>
        <w:rPr>
          <w:rFonts w:cs="B Mitra"/>
          <w:sz w:val="28"/>
          <w:rtl/>
        </w:rPr>
      </w:pPr>
      <w:r w:rsidRPr="002D18BF">
        <w:rPr>
          <w:rFonts w:cs="B Mitra" w:hint="cs"/>
          <w:sz w:val="28"/>
          <w:rtl/>
        </w:rPr>
        <w:t xml:space="preserve">نام و نام خانوادگي دانشجو :                             تاريخ درخواست:                امضاء دانشجو:       </w:t>
      </w:r>
    </w:p>
    <w:p w:rsidR="001A55BF" w:rsidRPr="002D18BF" w:rsidRDefault="001A55BF" w:rsidP="00042DD8">
      <w:pPr>
        <w:spacing w:line="192" w:lineRule="auto"/>
        <w:ind w:firstLine="0"/>
        <w:rPr>
          <w:rFonts w:cs="B Mitra"/>
          <w:sz w:val="18"/>
          <w:szCs w:val="18"/>
          <w:rtl/>
        </w:rPr>
      </w:pPr>
    </w:p>
    <w:p w:rsidR="001A55BF" w:rsidRPr="002D18BF" w:rsidRDefault="001A55BF" w:rsidP="00042DD8">
      <w:pPr>
        <w:spacing w:line="192" w:lineRule="auto"/>
        <w:ind w:firstLine="0"/>
        <w:rPr>
          <w:rFonts w:cs="B Mitra"/>
          <w:b/>
          <w:bCs/>
          <w:sz w:val="28"/>
          <w:rtl/>
        </w:rPr>
      </w:pPr>
      <w:r w:rsidRPr="002D18BF">
        <w:rPr>
          <w:rFonts w:cs="B Mitra" w:hint="cs"/>
          <w:b/>
          <w:bCs/>
          <w:sz w:val="28"/>
          <w:rtl/>
        </w:rPr>
        <w:t xml:space="preserve">اظهار نظر استاد راهنما و مدت زمان لازم براي تمديد پروژه : </w:t>
      </w:r>
    </w:p>
    <w:p w:rsidR="009E2899" w:rsidRDefault="009E2899" w:rsidP="00042DD8">
      <w:pPr>
        <w:spacing w:line="192" w:lineRule="auto"/>
        <w:ind w:firstLine="0"/>
        <w:rPr>
          <w:rFonts w:cs="B Mitra"/>
          <w:sz w:val="22"/>
          <w:szCs w:val="22"/>
          <w:rtl/>
        </w:rPr>
      </w:pPr>
    </w:p>
    <w:p w:rsidR="002D18BF" w:rsidRPr="002D18BF" w:rsidRDefault="002D18BF" w:rsidP="00042DD8">
      <w:pPr>
        <w:spacing w:line="192" w:lineRule="auto"/>
        <w:ind w:firstLine="0"/>
        <w:rPr>
          <w:rFonts w:cs="B Mitra"/>
          <w:sz w:val="22"/>
          <w:szCs w:val="22"/>
          <w:rtl/>
        </w:rPr>
      </w:pPr>
    </w:p>
    <w:p w:rsidR="009E2899" w:rsidRPr="002D18BF" w:rsidRDefault="009E2899" w:rsidP="00042DD8">
      <w:pPr>
        <w:spacing w:line="192" w:lineRule="auto"/>
        <w:ind w:firstLine="0"/>
        <w:rPr>
          <w:rFonts w:cs="B Mitra"/>
          <w:sz w:val="20"/>
          <w:szCs w:val="20"/>
          <w:rtl/>
        </w:rPr>
      </w:pPr>
    </w:p>
    <w:p w:rsidR="001A55BF" w:rsidRPr="002D18BF" w:rsidRDefault="001A55BF" w:rsidP="00042DD8">
      <w:pPr>
        <w:spacing w:line="192" w:lineRule="auto"/>
        <w:ind w:firstLine="0"/>
        <w:rPr>
          <w:rFonts w:cs="B Mitra"/>
          <w:sz w:val="28"/>
          <w:rtl/>
        </w:rPr>
      </w:pP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r>
      <w:r w:rsidRPr="002D18BF">
        <w:rPr>
          <w:rFonts w:cs="B Mitra" w:hint="cs"/>
          <w:sz w:val="28"/>
          <w:rtl/>
        </w:rPr>
        <w:tab/>
        <w:t xml:space="preserve">امضاء استاد راهنما </w:t>
      </w:r>
    </w:p>
    <w:p w:rsidR="006069FA" w:rsidRPr="002D18BF" w:rsidRDefault="006069FA" w:rsidP="00042DD8">
      <w:pPr>
        <w:spacing w:line="192" w:lineRule="auto"/>
        <w:ind w:firstLine="0"/>
        <w:rPr>
          <w:rFonts w:cs="B Mitra"/>
          <w:sz w:val="10"/>
          <w:szCs w:val="10"/>
          <w:rtl/>
        </w:rPr>
      </w:pPr>
    </w:p>
    <w:p w:rsidR="009E2899" w:rsidRPr="006D1C76" w:rsidRDefault="009E2899" w:rsidP="00042DD8">
      <w:pPr>
        <w:spacing w:line="192" w:lineRule="auto"/>
        <w:ind w:firstLine="0"/>
        <w:rPr>
          <w:rFonts w:cs="B Lotus"/>
          <w:sz w:val="28"/>
          <w:rtl/>
        </w:rPr>
      </w:pPr>
      <w:r w:rsidRPr="006D1C76">
        <w:rPr>
          <w:rFonts w:cs="B Lotus" w:hint="cs"/>
          <w:sz w:val="28"/>
          <w:rtl/>
        </w:rPr>
        <w:t xml:space="preserve">در جلسه كميته پروژه مورخه ................... بررسي و مورد تأييد قرار گرفت </w:t>
      </w:r>
      <w:r w:rsidRPr="006D1C76">
        <w:rPr>
          <w:rFonts w:cs="B Lotus" w:hint="cs"/>
          <w:sz w:val="28"/>
        </w:rPr>
        <w:sym w:font="Webdings" w:char="F031"/>
      </w:r>
      <w:r w:rsidRPr="006D1C76">
        <w:rPr>
          <w:rFonts w:cs="B Lotus" w:hint="cs"/>
          <w:sz w:val="28"/>
          <w:rtl/>
        </w:rPr>
        <w:t xml:space="preserve"> نگرفت </w:t>
      </w:r>
      <w:r w:rsidRPr="006D1C76">
        <w:rPr>
          <w:rFonts w:cs="B Lotus" w:hint="cs"/>
          <w:sz w:val="28"/>
        </w:rPr>
        <w:sym w:font="Webdings" w:char="F031"/>
      </w:r>
      <w:r w:rsidRPr="006D1C76">
        <w:rPr>
          <w:rFonts w:cs="B Lotus" w:hint="cs"/>
          <w:sz w:val="28"/>
          <w:rtl/>
        </w:rPr>
        <w:t xml:space="preserve">  علت : </w:t>
      </w:r>
    </w:p>
    <w:p w:rsidR="003B4736" w:rsidRDefault="009E2899" w:rsidP="00042DD8">
      <w:pPr>
        <w:spacing w:line="192" w:lineRule="auto"/>
        <w:ind w:firstLine="0"/>
        <w:rPr>
          <w:rtl/>
        </w:rPr>
      </w:pPr>
      <w:r w:rsidRPr="006D1C76">
        <w:rPr>
          <w:rFonts w:cs="B Lotus" w:hint="cs"/>
          <w:sz w:val="28"/>
          <w:rtl/>
        </w:rPr>
        <w:t xml:space="preserve"> </w:t>
      </w:r>
      <w:r w:rsidRPr="006D1C76">
        <w:rPr>
          <w:rFonts w:cs="B Lotus" w:hint="cs"/>
          <w:b/>
          <w:bCs/>
          <w:sz w:val="28"/>
          <w:rtl/>
        </w:rPr>
        <w:t>امضاء و تأييد</w:t>
      </w:r>
      <w:r w:rsidRPr="006D1C76">
        <w:rPr>
          <w:rFonts w:cs="B Lotus" w:hint="cs"/>
          <w:sz w:val="28"/>
          <w:rtl/>
        </w:rPr>
        <w:t xml:space="preserve"> دبير كميته پروژه :</w:t>
      </w:r>
    </w:p>
    <w:p w:rsidR="009338E0" w:rsidRDefault="009338E0" w:rsidP="005B3B97">
      <w:pPr>
        <w:spacing w:line="16" w:lineRule="atLeast"/>
        <w:rPr>
          <w:rtl/>
        </w:rPr>
        <w:sectPr w:rsidR="009338E0" w:rsidSect="00794C9E">
          <w:pgSz w:w="11906" w:h="16838" w:code="9"/>
          <w:pgMar w:top="0" w:right="851" w:bottom="0" w:left="851" w:header="0" w:footer="340" w:gutter="0"/>
          <w:cols w:space="720"/>
          <w:bidi/>
          <w:rtlGutter/>
        </w:sectPr>
      </w:pPr>
    </w:p>
    <w:p w:rsidR="009338E0" w:rsidRPr="00150A00" w:rsidRDefault="002C4766" w:rsidP="005B3B97">
      <w:pPr>
        <w:spacing w:line="16" w:lineRule="atLeast"/>
        <w:jc w:val="left"/>
        <w:rPr>
          <w:rFonts w:cs="B Mitra"/>
          <w:sz w:val="28"/>
          <w:rtl/>
          <w:lang w:bidi="fa-IR"/>
        </w:rPr>
      </w:pPr>
      <w:r>
        <w:rPr>
          <w:rFonts w:cs="B Mitra"/>
          <w:noProof/>
          <w:sz w:val="28"/>
          <w:rtl/>
        </w:rPr>
        <w:lastRenderedPageBreak/>
        <w:pict>
          <v:group id="_x0000_s1068" editas="canvas" style="position:absolute;left:0;text-align:left;margin-left:11.85pt;margin-top:-7.6pt;width:368.5pt;height:518.1pt;z-index:251650048" coordorigin="9010,699" coordsize="7370,10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9010;top:699;width:7370;height:10362" o:preferrelative="f" stroked="t">
              <v:fill o:detectmouseclick="t"/>
              <v:path o:extrusionok="t" o:connecttype="none"/>
              <o:lock v:ext="edit" aspectratio="f" text="t"/>
            </v:shape>
            <v:shape id="_x0000_s1072" type="#_x0000_t202" style="position:absolute;left:9370;top:2139;width:6660;height:8611" filled="f" stroked="f">
              <v:textbox style="mso-next-textbox:#_x0000_s1072">
                <w:txbxContent>
                  <w:p w:rsidR="002C4766" w:rsidRDefault="002C4766" w:rsidP="00EC44CA">
                    <w:pPr>
                      <w:rPr>
                        <w:rFonts w:cs="B Mitra"/>
                        <w:b/>
                        <w:bCs/>
                        <w:sz w:val="28"/>
                        <w:rtl/>
                        <w:lang w:bidi="fa-IR"/>
                      </w:rPr>
                    </w:pPr>
                    <w:r>
                      <w:rPr>
                        <w:rFonts w:cs="B Mitra" w:hint="cs"/>
                        <w:b/>
                        <w:bCs/>
                        <w:sz w:val="28"/>
                        <w:rtl/>
                        <w:lang w:bidi="fa-IR"/>
                      </w:rPr>
                      <w:t>به نام خدا</w:t>
                    </w:r>
                  </w:p>
                  <w:p w:rsidR="002C4766" w:rsidRDefault="002C4766" w:rsidP="00EC44CA">
                    <w:pPr>
                      <w:rPr>
                        <w:rFonts w:cs="B Mitra"/>
                        <w:b/>
                        <w:bCs/>
                        <w:sz w:val="28"/>
                        <w:rtl/>
                        <w:lang w:bidi="fa-IR"/>
                      </w:rPr>
                    </w:pPr>
                  </w:p>
                  <w:p w:rsidR="002C4766" w:rsidRPr="00150A00" w:rsidRDefault="002C4766" w:rsidP="00EC44CA">
                    <w:pPr>
                      <w:jc w:val="left"/>
                      <w:rPr>
                        <w:rFonts w:cs="B Mitra"/>
                        <w:b/>
                        <w:bCs/>
                        <w:sz w:val="28"/>
                        <w:rtl/>
                        <w:lang w:bidi="fa-IR"/>
                      </w:rPr>
                    </w:pPr>
                    <w:r w:rsidRPr="00150A00">
                      <w:rPr>
                        <w:rFonts w:cs="B Mitra" w:hint="cs"/>
                        <w:b/>
                        <w:bCs/>
                        <w:sz w:val="28"/>
                        <w:rtl/>
                        <w:lang w:bidi="fa-IR"/>
                      </w:rPr>
                      <w:t>به: کمیته پروژه گروه کامپیوتر</w:t>
                    </w:r>
                  </w:p>
                  <w:p w:rsidR="002C4766" w:rsidRDefault="002C4766" w:rsidP="00EC44CA">
                    <w:pPr>
                      <w:rPr>
                        <w:rFonts w:cs="B Mitra"/>
                        <w:sz w:val="28"/>
                        <w:rtl/>
                        <w:lang w:bidi="fa-IR"/>
                      </w:rPr>
                    </w:pPr>
                    <w:r>
                      <w:rPr>
                        <w:rFonts w:cs="B Mitra" w:hint="cs"/>
                        <w:sz w:val="28"/>
                        <w:rtl/>
                        <w:lang w:bidi="fa-IR"/>
                      </w:rPr>
                      <w:t xml:space="preserve">    گواهی می شود پروژه </w:t>
                    </w:r>
                    <w:r w:rsidRPr="00150A00">
                      <w:rPr>
                        <w:rFonts w:cs="B Mitra" w:hint="cs"/>
                        <w:sz w:val="28"/>
                        <w:rtl/>
                        <w:lang w:bidi="fa-IR"/>
                      </w:rPr>
                      <w:t xml:space="preserve"> با مشخصات زیر به اتمام رسیده است و آماده دفاع </w:t>
                    </w:r>
                    <w:proofErr w:type="spellStart"/>
                    <w:r w:rsidRPr="00150A00">
                      <w:rPr>
                        <w:rFonts w:cs="B Mitra" w:hint="cs"/>
                        <w:sz w:val="28"/>
                        <w:rtl/>
                        <w:lang w:bidi="fa-IR"/>
                      </w:rPr>
                      <w:t>می</w:t>
                    </w:r>
                    <w:r>
                      <w:rPr>
                        <w:rFonts w:cs="B Mitra" w:hint="eastAsia"/>
                        <w:sz w:val="28"/>
                        <w:rtl/>
                        <w:lang w:bidi="fa-IR"/>
                      </w:rPr>
                      <w:t>‌</w:t>
                    </w:r>
                    <w:r w:rsidRPr="00150A00">
                      <w:rPr>
                        <w:rFonts w:cs="B Mitra" w:hint="cs"/>
                        <w:sz w:val="28"/>
                        <w:rtl/>
                        <w:lang w:bidi="fa-IR"/>
                      </w:rPr>
                      <w:t>باشد</w:t>
                    </w:r>
                    <w:proofErr w:type="spellEnd"/>
                    <w:r w:rsidRPr="00150A00">
                      <w:rPr>
                        <w:rFonts w:cs="B Mitra" w:hint="cs"/>
                        <w:sz w:val="28"/>
                        <w:rtl/>
                        <w:lang w:bidi="fa-IR"/>
                      </w:rPr>
                      <w:t>.</w:t>
                    </w:r>
                  </w:p>
                  <w:p w:rsidR="002C4766" w:rsidRPr="00150A00" w:rsidRDefault="002C4766" w:rsidP="00EC44CA">
                    <w:pPr>
                      <w:jc w:val="left"/>
                      <w:rPr>
                        <w:rFonts w:cs="B Mitra"/>
                        <w:sz w:val="28"/>
                        <w:rtl/>
                        <w:lang w:bidi="fa-IR"/>
                      </w:rPr>
                    </w:pPr>
                  </w:p>
                  <w:p w:rsidR="002C4766" w:rsidRPr="00150A00" w:rsidRDefault="002C4766" w:rsidP="00EC44CA">
                    <w:pPr>
                      <w:jc w:val="left"/>
                      <w:rPr>
                        <w:rFonts w:cs="B Mitra"/>
                        <w:b/>
                        <w:bCs/>
                        <w:sz w:val="28"/>
                        <w:rtl/>
                        <w:lang w:bidi="fa-IR"/>
                      </w:rPr>
                    </w:pPr>
                    <w:r w:rsidRPr="00150A00">
                      <w:rPr>
                        <w:rFonts w:cs="B Mitra" w:hint="cs"/>
                        <w:b/>
                        <w:bCs/>
                        <w:sz w:val="28"/>
                        <w:rtl/>
                        <w:lang w:bidi="fa-IR"/>
                      </w:rPr>
                      <w:t>عنوان پروژه:</w:t>
                    </w:r>
                  </w:p>
                  <w:p w:rsidR="002C4766" w:rsidRPr="00150A00" w:rsidRDefault="002C4766" w:rsidP="00EC44CA">
                    <w:pPr>
                      <w:jc w:val="left"/>
                      <w:rPr>
                        <w:rFonts w:cs="B Mitra"/>
                        <w:sz w:val="28"/>
                        <w:rtl/>
                        <w:lang w:bidi="fa-IR"/>
                      </w:rPr>
                    </w:pPr>
                  </w:p>
                  <w:p w:rsidR="002C4766" w:rsidRPr="00150A00" w:rsidRDefault="002C4766" w:rsidP="00EC44CA">
                    <w:pPr>
                      <w:jc w:val="left"/>
                      <w:rPr>
                        <w:rFonts w:cs="B Mitra"/>
                        <w:sz w:val="28"/>
                        <w:rtl/>
                        <w:lang w:bidi="fa-IR"/>
                      </w:rPr>
                    </w:pPr>
                  </w:p>
                  <w:p w:rsidR="002C4766" w:rsidRPr="00150A00" w:rsidRDefault="002C4766" w:rsidP="00EC44CA">
                    <w:pPr>
                      <w:jc w:val="left"/>
                      <w:rPr>
                        <w:rFonts w:cs="B Mitra"/>
                        <w:b/>
                        <w:bCs/>
                        <w:sz w:val="28"/>
                        <w:rtl/>
                        <w:lang w:bidi="fa-IR"/>
                      </w:rPr>
                    </w:pPr>
                    <w:r w:rsidRPr="00150A00">
                      <w:rPr>
                        <w:rFonts w:cs="B Mitra" w:hint="cs"/>
                        <w:b/>
                        <w:bCs/>
                        <w:sz w:val="28"/>
                        <w:rtl/>
                        <w:lang w:bidi="fa-IR"/>
                      </w:rPr>
                      <w:t xml:space="preserve">ارائه </w:t>
                    </w:r>
                    <w:proofErr w:type="spellStart"/>
                    <w:r w:rsidRPr="00150A00">
                      <w:rPr>
                        <w:rFonts w:cs="B Mitra" w:hint="cs"/>
                        <w:b/>
                        <w:bCs/>
                        <w:sz w:val="28"/>
                        <w:rtl/>
                        <w:lang w:bidi="fa-IR"/>
                      </w:rPr>
                      <w:t>کنندگان</w:t>
                    </w:r>
                    <w:proofErr w:type="spellEnd"/>
                    <w:r w:rsidRPr="00150A00">
                      <w:rPr>
                        <w:rFonts w:cs="B Mitra" w:hint="cs"/>
                        <w:b/>
                        <w:bCs/>
                        <w:sz w:val="28"/>
                        <w:rtl/>
                        <w:lang w:bidi="fa-I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1029"/>
                      <w:gridCol w:w="3317"/>
                      <w:gridCol w:w="694"/>
                    </w:tblGrid>
                    <w:tr w:rsidR="002C4766" w:rsidRPr="00974DB3">
                      <w:trPr>
                        <w:jc w:val="center"/>
                      </w:trPr>
                      <w:tc>
                        <w:tcPr>
                          <w:tcW w:w="1008" w:type="dxa"/>
                        </w:tcPr>
                        <w:p w:rsidR="002C4766" w:rsidRPr="00974DB3" w:rsidRDefault="002C4766" w:rsidP="00974DB3">
                          <w:pPr>
                            <w:ind w:firstLine="0"/>
                            <w:jc w:val="left"/>
                            <w:rPr>
                              <w:rFonts w:cs="B Mitra"/>
                              <w:sz w:val="28"/>
                              <w:lang w:bidi="fa-IR"/>
                            </w:rPr>
                          </w:pPr>
                          <w:r w:rsidRPr="00974DB3">
                            <w:rPr>
                              <w:rFonts w:cs="B Mitra" w:hint="cs"/>
                              <w:sz w:val="28"/>
                              <w:rtl/>
                              <w:lang w:bidi="fa-IR"/>
                            </w:rPr>
                            <w:t>گرایش</w:t>
                          </w:r>
                        </w:p>
                      </w:tc>
                      <w:tc>
                        <w:tcPr>
                          <w:tcW w:w="1029" w:type="dxa"/>
                        </w:tcPr>
                        <w:p w:rsidR="002C4766" w:rsidRPr="00974DB3" w:rsidRDefault="002C4766" w:rsidP="00974DB3">
                          <w:pPr>
                            <w:ind w:firstLine="0"/>
                            <w:jc w:val="left"/>
                            <w:rPr>
                              <w:rFonts w:cs="B Mitra"/>
                              <w:sz w:val="28"/>
                              <w:lang w:bidi="fa-IR"/>
                            </w:rPr>
                          </w:pPr>
                          <w:r w:rsidRPr="00974DB3">
                            <w:rPr>
                              <w:rFonts w:cs="B Mitra" w:hint="cs"/>
                              <w:sz w:val="28"/>
                              <w:rtl/>
                              <w:lang w:bidi="fa-IR"/>
                            </w:rPr>
                            <w:t>مقطع</w:t>
                          </w:r>
                        </w:p>
                      </w:tc>
                      <w:tc>
                        <w:tcPr>
                          <w:tcW w:w="3317" w:type="dxa"/>
                        </w:tcPr>
                        <w:p w:rsidR="002C4766" w:rsidRPr="00974DB3" w:rsidRDefault="002C4766" w:rsidP="00974DB3">
                          <w:pPr>
                            <w:ind w:firstLine="0"/>
                            <w:jc w:val="left"/>
                            <w:rPr>
                              <w:rFonts w:cs="B Mitra"/>
                              <w:sz w:val="28"/>
                              <w:lang w:bidi="fa-IR"/>
                            </w:rPr>
                          </w:pPr>
                          <w:r w:rsidRPr="00974DB3">
                            <w:rPr>
                              <w:rFonts w:cs="B Mitra" w:hint="cs"/>
                              <w:sz w:val="28"/>
                              <w:rtl/>
                              <w:lang w:bidi="fa-IR"/>
                            </w:rPr>
                            <w:t>نام و نام خانوادگی</w:t>
                          </w:r>
                        </w:p>
                      </w:tc>
                      <w:tc>
                        <w:tcPr>
                          <w:tcW w:w="694" w:type="dxa"/>
                        </w:tcPr>
                        <w:p w:rsidR="002C4766" w:rsidRPr="00974DB3" w:rsidRDefault="002C4766" w:rsidP="00974DB3">
                          <w:pPr>
                            <w:ind w:firstLine="0"/>
                            <w:jc w:val="left"/>
                            <w:rPr>
                              <w:rFonts w:cs="B Mitra"/>
                              <w:sz w:val="28"/>
                              <w:lang w:bidi="fa-IR"/>
                            </w:rPr>
                          </w:pPr>
                          <w:r w:rsidRPr="00974DB3">
                            <w:rPr>
                              <w:rFonts w:cs="B Mitra" w:hint="cs"/>
                              <w:sz w:val="28"/>
                              <w:rtl/>
                              <w:lang w:bidi="fa-IR"/>
                            </w:rPr>
                            <w:t>ردیف</w:t>
                          </w:r>
                        </w:p>
                      </w:tc>
                    </w:tr>
                    <w:tr w:rsidR="002C4766" w:rsidRPr="00974DB3">
                      <w:trPr>
                        <w:jc w:val="center"/>
                      </w:trPr>
                      <w:tc>
                        <w:tcPr>
                          <w:tcW w:w="1008" w:type="dxa"/>
                        </w:tcPr>
                        <w:p w:rsidR="002C4766" w:rsidRPr="00974DB3" w:rsidRDefault="002C4766" w:rsidP="00974DB3">
                          <w:pPr>
                            <w:ind w:firstLine="0"/>
                            <w:jc w:val="left"/>
                            <w:rPr>
                              <w:rFonts w:cs="B Mitra"/>
                              <w:sz w:val="28"/>
                              <w:lang w:bidi="fa-IR"/>
                            </w:rPr>
                          </w:pPr>
                        </w:p>
                      </w:tc>
                      <w:tc>
                        <w:tcPr>
                          <w:tcW w:w="1029" w:type="dxa"/>
                        </w:tcPr>
                        <w:p w:rsidR="002C4766" w:rsidRPr="00974DB3" w:rsidRDefault="002C4766" w:rsidP="00974DB3">
                          <w:pPr>
                            <w:ind w:firstLine="0"/>
                            <w:jc w:val="left"/>
                            <w:rPr>
                              <w:rFonts w:cs="B Mitra"/>
                              <w:sz w:val="28"/>
                              <w:lang w:bidi="fa-IR"/>
                            </w:rPr>
                          </w:pPr>
                        </w:p>
                      </w:tc>
                      <w:tc>
                        <w:tcPr>
                          <w:tcW w:w="3317" w:type="dxa"/>
                        </w:tcPr>
                        <w:p w:rsidR="002C4766" w:rsidRPr="00974DB3" w:rsidRDefault="002C4766" w:rsidP="00974DB3">
                          <w:pPr>
                            <w:ind w:firstLine="0"/>
                            <w:rPr>
                              <w:rFonts w:cs="B Mitra"/>
                              <w:sz w:val="28"/>
                              <w:lang w:bidi="fa-IR"/>
                            </w:rPr>
                          </w:pPr>
                        </w:p>
                      </w:tc>
                      <w:tc>
                        <w:tcPr>
                          <w:tcW w:w="694" w:type="dxa"/>
                        </w:tcPr>
                        <w:p w:rsidR="002C4766" w:rsidRPr="00974DB3" w:rsidRDefault="002C4766" w:rsidP="00974DB3">
                          <w:pPr>
                            <w:ind w:firstLine="0"/>
                            <w:jc w:val="left"/>
                            <w:rPr>
                              <w:rFonts w:cs="B Mitra"/>
                              <w:sz w:val="28"/>
                              <w:lang w:bidi="fa-IR"/>
                            </w:rPr>
                          </w:pPr>
                        </w:p>
                      </w:tc>
                    </w:tr>
                    <w:tr w:rsidR="002C4766" w:rsidRPr="00974DB3">
                      <w:trPr>
                        <w:jc w:val="center"/>
                      </w:trPr>
                      <w:tc>
                        <w:tcPr>
                          <w:tcW w:w="1008" w:type="dxa"/>
                        </w:tcPr>
                        <w:p w:rsidR="002C4766" w:rsidRPr="00974DB3" w:rsidRDefault="002C4766" w:rsidP="00974DB3">
                          <w:pPr>
                            <w:ind w:firstLine="0"/>
                            <w:jc w:val="left"/>
                            <w:rPr>
                              <w:rFonts w:cs="B Mitra"/>
                              <w:sz w:val="28"/>
                              <w:lang w:bidi="fa-IR"/>
                            </w:rPr>
                          </w:pPr>
                        </w:p>
                      </w:tc>
                      <w:tc>
                        <w:tcPr>
                          <w:tcW w:w="1029" w:type="dxa"/>
                        </w:tcPr>
                        <w:p w:rsidR="002C4766" w:rsidRPr="00974DB3" w:rsidRDefault="002C4766" w:rsidP="00974DB3">
                          <w:pPr>
                            <w:ind w:firstLine="0"/>
                            <w:jc w:val="left"/>
                            <w:rPr>
                              <w:rFonts w:cs="B Mitra"/>
                              <w:sz w:val="28"/>
                              <w:lang w:bidi="fa-IR"/>
                            </w:rPr>
                          </w:pPr>
                        </w:p>
                      </w:tc>
                      <w:tc>
                        <w:tcPr>
                          <w:tcW w:w="3317" w:type="dxa"/>
                        </w:tcPr>
                        <w:p w:rsidR="002C4766" w:rsidRPr="00974DB3" w:rsidRDefault="002C4766" w:rsidP="00974DB3">
                          <w:pPr>
                            <w:ind w:firstLine="0"/>
                            <w:rPr>
                              <w:rFonts w:cs="B Mitra"/>
                              <w:sz w:val="28"/>
                              <w:lang w:bidi="fa-IR"/>
                            </w:rPr>
                          </w:pPr>
                        </w:p>
                      </w:tc>
                      <w:tc>
                        <w:tcPr>
                          <w:tcW w:w="694" w:type="dxa"/>
                        </w:tcPr>
                        <w:p w:rsidR="002C4766" w:rsidRPr="00974DB3" w:rsidRDefault="002C4766" w:rsidP="00974DB3">
                          <w:pPr>
                            <w:ind w:firstLine="0"/>
                            <w:jc w:val="left"/>
                            <w:rPr>
                              <w:rFonts w:cs="B Mitra"/>
                              <w:sz w:val="28"/>
                              <w:lang w:bidi="fa-IR"/>
                            </w:rPr>
                          </w:pPr>
                        </w:p>
                      </w:tc>
                    </w:tr>
                  </w:tbl>
                  <w:p w:rsidR="002C4766" w:rsidRPr="00150A00" w:rsidRDefault="002C4766" w:rsidP="00EC44CA">
                    <w:pPr>
                      <w:jc w:val="left"/>
                      <w:rPr>
                        <w:rFonts w:cs="B Mitra"/>
                        <w:sz w:val="28"/>
                        <w:rtl/>
                        <w:lang w:bidi="fa-IR"/>
                      </w:rPr>
                    </w:pPr>
                  </w:p>
                  <w:p w:rsidR="002C4766" w:rsidRPr="00150A00" w:rsidRDefault="002C4766" w:rsidP="00EC44CA">
                    <w:pPr>
                      <w:jc w:val="left"/>
                      <w:rPr>
                        <w:rFonts w:cs="B Mitra"/>
                        <w:sz w:val="28"/>
                        <w:rtl/>
                        <w:lang w:bidi="fa-IR"/>
                      </w:rPr>
                    </w:pPr>
                    <w:r w:rsidRPr="00150A00">
                      <w:rPr>
                        <w:rFonts w:cs="B Mitra" w:hint="cs"/>
                        <w:sz w:val="28"/>
                        <w:rtl/>
                        <w:lang w:bidi="fa-IR"/>
                      </w:rPr>
                      <w:t>نام و نام خانوادگی استاد(اساتید) راهنما:</w:t>
                    </w:r>
                  </w:p>
                  <w:p w:rsidR="002C4766" w:rsidRDefault="002C4766" w:rsidP="00EC44CA">
                    <w:pPr>
                      <w:rPr>
                        <w:rFonts w:cs="B Mitra"/>
                        <w:sz w:val="28"/>
                        <w:rtl/>
                        <w:lang w:bidi="fa-IR"/>
                      </w:rPr>
                    </w:pPr>
                    <w:r w:rsidRPr="00150A00">
                      <w:rPr>
                        <w:rFonts w:cs="B Mitra" w:hint="cs"/>
                        <w:sz w:val="28"/>
                        <w:rtl/>
                        <w:lang w:bidi="fa-IR"/>
                      </w:rPr>
                      <w:t>تاریخ و امضاء:</w:t>
                    </w:r>
                  </w:p>
                  <w:p w:rsidR="002C4766" w:rsidRDefault="002C4766" w:rsidP="00EC44CA">
                    <w:pPr>
                      <w:rPr>
                        <w:rFonts w:cs="B Mitra"/>
                        <w:sz w:val="28"/>
                        <w:rtl/>
                        <w:lang w:bidi="fa-IR"/>
                      </w:rPr>
                    </w:pPr>
                  </w:p>
                  <w:p w:rsidR="002C4766" w:rsidRDefault="002C4766" w:rsidP="00EC44CA">
                    <w:pPr>
                      <w:jc w:val="left"/>
                      <w:rPr>
                        <w:rFonts w:cs="B Mitra"/>
                        <w:sz w:val="28"/>
                        <w:rtl/>
                        <w:lang w:bidi="fa-IR"/>
                      </w:rPr>
                    </w:pPr>
                  </w:p>
                  <w:p w:rsidR="002C4766" w:rsidRDefault="002C4766" w:rsidP="00EC44CA">
                    <w:pPr>
                      <w:jc w:val="left"/>
                      <w:rPr>
                        <w:rFonts w:cs="B Mitra"/>
                        <w:sz w:val="28"/>
                        <w:rtl/>
                        <w:lang w:bidi="fa-IR"/>
                      </w:rPr>
                    </w:pPr>
                  </w:p>
                  <w:p w:rsidR="002C4766" w:rsidRPr="00D01488" w:rsidRDefault="002C4766" w:rsidP="00EC44CA">
                    <w:pPr>
                      <w:jc w:val="left"/>
                    </w:pPr>
                    <w:r w:rsidRPr="00150A00">
                      <w:rPr>
                        <w:rFonts w:cs="B Mitra" w:hint="cs"/>
                        <w:sz w:val="28"/>
                        <w:rtl/>
                        <w:lang w:bidi="fa-IR"/>
                      </w:rPr>
                      <w:t>:</w:t>
                    </w:r>
                  </w:p>
                </w:txbxContent>
              </v:textbox>
            </v:shape>
            <v:shape id="_x0000_s1091" type="#_x0000_t75" style="position:absolute;left:9052;top:720;width:1699;height:2160">
              <v:imagedata r:id="rId17" o:title="scan0002"/>
            </v:shape>
            <w10:wrap anchorx="page"/>
          </v:group>
        </w:pict>
      </w:r>
      <w:r>
        <w:rPr>
          <w:noProof/>
          <w:rtl/>
        </w:rPr>
        <w:pict>
          <v:group id="_x0000_s1073" editas="canvas" style="position:absolute;left:0;text-align:left;margin-left:-384.65pt;margin-top:-9pt;width:368.5pt;height:522pt;z-index:251651072" coordorigin="1080,671" coordsize="7370,10440">
            <v:shape id="_x0000_s1074" type="#_x0000_t75" style="position:absolute;left:1080;top:671;width:7370;height:10440" o:preferrelative="f" stroked="t">
              <v:fill o:detectmouseclick="t"/>
              <v:path o:extrusionok="t" o:connecttype="none"/>
              <o:lock v:ext="edit" aspectratio="f" text="t"/>
            </v:shape>
            <v:shape id="_x0000_s1077" type="#_x0000_t202" style="position:absolute;left:1440;top:1751;width:6660;height:9180" filled="f" stroked="f">
              <v:textbox style="mso-next-textbox:#_x0000_s1077">
                <w:txbxContent>
                  <w:p w:rsidR="002C4766" w:rsidRDefault="002C4766" w:rsidP="00C27901">
                    <w:pPr>
                      <w:rPr>
                        <w:rFonts w:cs="B Mitra"/>
                        <w:b/>
                        <w:bCs/>
                        <w:sz w:val="28"/>
                        <w:rtl/>
                        <w:lang w:bidi="fa-IR"/>
                      </w:rPr>
                    </w:pPr>
                    <w:r>
                      <w:rPr>
                        <w:rFonts w:cs="B Mitra" w:hint="cs"/>
                        <w:b/>
                        <w:bCs/>
                        <w:sz w:val="28"/>
                        <w:rtl/>
                        <w:lang w:bidi="fa-IR"/>
                      </w:rPr>
                      <w:t>به نام خدا</w:t>
                    </w:r>
                  </w:p>
                  <w:p w:rsidR="002C4766" w:rsidRDefault="002C4766" w:rsidP="00C27901">
                    <w:pPr>
                      <w:rPr>
                        <w:rFonts w:cs="B Mitra"/>
                        <w:b/>
                        <w:bCs/>
                        <w:sz w:val="28"/>
                        <w:rtl/>
                        <w:lang w:bidi="fa-IR"/>
                      </w:rPr>
                    </w:pPr>
                  </w:p>
                  <w:p w:rsidR="002C4766" w:rsidRDefault="002C4766" w:rsidP="00C27901">
                    <w:pPr>
                      <w:rPr>
                        <w:rFonts w:cs="B Mitra"/>
                        <w:b/>
                        <w:bCs/>
                        <w:sz w:val="28"/>
                        <w:rtl/>
                        <w:lang w:bidi="fa-IR"/>
                      </w:rPr>
                    </w:pPr>
                  </w:p>
                  <w:p w:rsidR="002C4766" w:rsidRPr="00EC70CE" w:rsidRDefault="002C4766" w:rsidP="00C27901">
                    <w:pPr>
                      <w:rPr>
                        <w:sz w:val="28"/>
                        <w:rtl/>
                      </w:rPr>
                    </w:pPr>
                    <w:r>
                      <w:rPr>
                        <w:rFonts w:hint="cs"/>
                        <w:sz w:val="28"/>
                        <w:rtl/>
                      </w:rPr>
                      <w:t xml:space="preserve">استاد محترم، </w:t>
                    </w:r>
                    <w:r w:rsidRPr="00EC70CE">
                      <w:rPr>
                        <w:rFonts w:hint="cs"/>
                        <w:sz w:val="28"/>
                        <w:rtl/>
                      </w:rPr>
                      <w:t>..................</w:t>
                    </w:r>
                    <w:r>
                      <w:rPr>
                        <w:rFonts w:hint="cs"/>
                        <w:sz w:val="28"/>
                        <w:rtl/>
                      </w:rPr>
                      <w:t>........</w:t>
                    </w:r>
                    <w:r w:rsidRPr="00EC70CE">
                      <w:rPr>
                        <w:rFonts w:hint="cs"/>
                        <w:sz w:val="28"/>
                        <w:rtl/>
                      </w:rPr>
                      <w:t>.......................</w:t>
                    </w:r>
                  </w:p>
                  <w:p w:rsidR="002C4766" w:rsidRPr="00EC70CE" w:rsidRDefault="002C4766" w:rsidP="00C27901">
                    <w:pPr>
                      <w:rPr>
                        <w:sz w:val="28"/>
                        <w:rtl/>
                      </w:rPr>
                    </w:pPr>
                    <w:r w:rsidRPr="00EC70CE">
                      <w:rPr>
                        <w:rFonts w:hint="cs"/>
                        <w:sz w:val="28"/>
                        <w:rtl/>
                      </w:rPr>
                      <w:t xml:space="preserve">بدینوسیله از جنابعالی دعوت می شود تا </w:t>
                    </w:r>
                    <w:r>
                      <w:rPr>
                        <w:rFonts w:hint="cs"/>
                        <w:sz w:val="28"/>
                        <w:rtl/>
                      </w:rPr>
                      <w:t xml:space="preserve">به عنوان استاد داور </w:t>
                    </w:r>
                    <w:r w:rsidRPr="00EC70CE">
                      <w:rPr>
                        <w:rFonts w:hint="cs"/>
                        <w:sz w:val="28"/>
                        <w:rtl/>
                      </w:rPr>
                      <w:t xml:space="preserve">در جلسه دفاع  با عنوان: </w:t>
                    </w:r>
                    <w:r>
                      <w:rPr>
                        <w:rFonts w:hint="cs"/>
                        <w:sz w:val="28"/>
                        <w:rtl/>
                      </w:rPr>
                      <w:t>........</w:t>
                    </w:r>
                    <w:r w:rsidRPr="00EC70CE">
                      <w:rPr>
                        <w:rFonts w:hint="cs"/>
                        <w:sz w:val="28"/>
                        <w:rtl/>
                      </w:rPr>
                      <w:t>..........................................................</w:t>
                    </w:r>
                    <w:r>
                      <w:rPr>
                        <w:rFonts w:hint="cs"/>
                        <w:sz w:val="28"/>
                        <w:rtl/>
                      </w:rPr>
                      <w:t>..............</w:t>
                    </w:r>
                    <w:r w:rsidRPr="00EC70CE">
                      <w:rPr>
                        <w:rFonts w:hint="cs"/>
                        <w:sz w:val="28"/>
                        <w:rtl/>
                      </w:rPr>
                      <w:t>........</w:t>
                    </w:r>
                    <w:r>
                      <w:rPr>
                        <w:rFonts w:hint="cs"/>
                        <w:sz w:val="28"/>
                        <w:rtl/>
                      </w:rPr>
                      <w:t>.............</w:t>
                    </w:r>
                    <w:r w:rsidRPr="00EC70CE">
                      <w:rPr>
                        <w:rFonts w:hint="cs"/>
                        <w:sz w:val="28"/>
                        <w:rtl/>
                      </w:rPr>
                      <w:t xml:space="preserve"> </w:t>
                    </w:r>
                    <w:r>
                      <w:rPr>
                        <w:rFonts w:hint="cs"/>
                        <w:sz w:val="28"/>
                        <w:rtl/>
                      </w:rPr>
                      <w:t xml:space="preserve">در مقطع تحصيلي ......................... </w:t>
                    </w:r>
                    <w:r w:rsidRPr="00EC70CE">
                      <w:rPr>
                        <w:rFonts w:hint="cs"/>
                        <w:sz w:val="28"/>
                        <w:rtl/>
                      </w:rPr>
                      <w:t xml:space="preserve">که توسط دانشجویان </w:t>
                    </w:r>
                    <w:r>
                      <w:rPr>
                        <w:rFonts w:hint="cs"/>
                        <w:sz w:val="28"/>
                        <w:rtl/>
                      </w:rPr>
                      <w:t>زیر:</w:t>
                    </w:r>
                  </w:p>
                  <w:p w:rsidR="002C4766" w:rsidRPr="00EC70CE" w:rsidRDefault="002C4766" w:rsidP="00C27901">
                    <w:pPr>
                      <w:rPr>
                        <w:sz w:val="28"/>
                        <w:rtl/>
                      </w:rPr>
                    </w:pPr>
                    <w:r w:rsidRPr="00EC70CE">
                      <w:rPr>
                        <w:rFonts w:hint="cs"/>
                        <w:sz w:val="28"/>
                        <w:rtl/>
                      </w:rPr>
                      <w:t>1-</w:t>
                    </w:r>
                  </w:p>
                  <w:p w:rsidR="002C4766" w:rsidRPr="00EC70CE" w:rsidRDefault="002C4766" w:rsidP="00C27901">
                    <w:pPr>
                      <w:rPr>
                        <w:sz w:val="28"/>
                        <w:rtl/>
                      </w:rPr>
                    </w:pPr>
                    <w:r w:rsidRPr="00EC70CE">
                      <w:rPr>
                        <w:rFonts w:hint="cs"/>
                        <w:sz w:val="28"/>
                        <w:rtl/>
                      </w:rPr>
                      <w:t>2-</w:t>
                    </w:r>
                  </w:p>
                  <w:p w:rsidR="002C4766" w:rsidRPr="00EC70CE" w:rsidRDefault="002C4766" w:rsidP="00C27901">
                    <w:pPr>
                      <w:rPr>
                        <w:sz w:val="28"/>
                        <w:rtl/>
                      </w:rPr>
                    </w:pPr>
                    <w:r w:rsidRPr="00EC70CE">
                      <w:rPr>
                        <w:rFonts w:hint="cs"/>
                        <w:sz w:val="28"/>
                        <w:rtl/>
                      </w:rPr>
                      <w:t>با راهنمایی استاد محترم ................................................. انجام شده است، حضور بهم رسانید.</w:t>
                    </w:r>
                  </w:p>
                  <w:p w:rsidR="002C4766" w:rsidRDefault="002C4766" w:rsidP="003F412A">
                    <w:pPr>
                      <w:rPr>
                        <w:sz w:val="28"/>
                        <w:rtl/>
                      </w:rPr>
                    </w:pPr>
                    <w:r>
                      <w:rPr>
                        <w:rFonts w:hint="cs"/>
                        <w:sz w:val="28"/>
                        <w:rtl/>
                      </w:rPr>
                      <w:t>يک نسخه از پ</w:t>
                    </w:r>
                    <w:r w:rsidRPr="00EC70CE">
                      <w:rPr>
                        <w:rFonts w:hint="cs"/>
                        <w:sz w:val="28"/>
                        <w:rtl/>
                      </w:rPr>
                      <w:t>ایان نامه و فرم پیشنهاد پرو</w:t>
                    </w:r>
                    <w:r>
                      <w:rPr>
                        <w:rFonts w:hint="cs"/>
                        <w:sz w:val="28"/>
                        <w:rtl/>
                      </w:rPr>
                      <w:t>ژ</w:t>
                    </w:r>
                    <w:r w:rsidRPr="00EC70CE">
                      <w:rPr>
                        <w:rFonts w:hint="cs"/>
                        <w:sz w:val="28"/>
                        <w:rtl/>
                      </w:rPr>
                      <w:t xml:space="preserve">ه </w:t>
                    </w:r>
                    <w:r>
                      <w:rPr>
                        <w:rFonts w:hint="cs"/>
                        <w:sz w:val="28"/>
                        <w:rtl/>
                      </w:rPr>
                      <w:t xml:space="preserve">توسط </w:t>
                    </w:r>
                    <w:r w:rsidRPr="00EC70CE">
                      <w:rPr>
                        <w:rFonts w:hint="cs"/>
                        <w:sz w:val="28"/>
                        <w:rtl/>
                      </w:rPr>
                      <w:t xml:space="preserve">دانشجویان مذکور به </w:t>
                    </w:r>
                    <w:r>
                      <w:rPr>
                        <w:rFonts w:hint="cs"/>
                        <w:sz w:val="28"/>
                        <w:rtl/>
                      </w:rPr>
                      <w:t>حضور تقديم</w:t>
                    </w:r>
                    <w:r w:rsidRPr="00EC70CE">
                      <w:rPr>
                        <w:rFonts w:hint="cs"/>
                        <w:sz w:val="28"/>
                        <w:rtl/>
                      </w:rPr>
                      <w:t xml:space="preserve"> می</w:t>
                    </w:r>
                    <w:r>
                      <w:rPr>
                        <w:rFonts w:hint="eastAsia"/>
                        <w:sz w:val="28"/>
                        <w:rtl/>
                      </w:rPr>
                      <w:t>‌</w:t>
                    </w:r>
                    <w:r w:rsidRPr="00EC70CE">
                      <w:rPr>
                        <w:rFonts w:hint="cs"/>
                        <w:sz w:val="28"/>
                        <w:rtl/>
                      </w:rPr>
                      <w:t>گردد. در ضمن  به منظور شرکت در جلسه دفاع، زمان پیشنهادی خود را اعلام نما</w:t>
                    </w:r>
                    <w:r>
                      <w:rPr>
                        <w:rFonts w:hint="cs"/>
                        <w:sz w:val="28"/>
                        <w:rtl/>
                      </w:rPr>
                      <w:t>يي</w:t>
                    </w:r>
                    <w:r w:rsidRPr="00EC70CE">
                      <w:rPr>
                        <w:rFonts w:hint="cs"/>
                        <w:sz w:val="28"/>
                        <w:rtl/>
                      </w:rPr>
                      <w:t>د.</w:t>
                    </w:r>
                  </w:p>
                  <w:p w:rsidR="002C4766" w:rsidRPr="00EC70CE" w:rsidRDefault="002C4766" w:rsidP="00C27901">
                    <w:pPr>
                      <w:rPr>
                        <w:sz w:val="28"/>
                        <w:rtl/>
                      </w:rPr>
                    </w:pPr>
                  </w:p>
                  <w:p w:rsidR="002C4766" w:rsidRPr="00EC70CE" w:rsidRDefault="002C4766" w:rsidP="00C27901">
                    <w:pPr>
                      <w:ind w:left="1440" w:firstLine="720"/>
                      <w:jc w:val="center"/>
                      <w:rPr>
                        <w:sz w:val="28"/>
                        <w:rtl/>
                      </w:rPr>
                    </w:pPr>
                    <w:r w:rsidRPr="00EC70CE">
                      <w:rPr>
                        <w:rFonts w:hint="cs"/>
                        <w:sz w:val="28"/>
                        <w:rtl/>
                      </w:rPr>
                      <w:t xml:space="preserve">با احترام </w:t>
                    </w:r>
                  </w:p>
                  <w:p w:rsidR="002C4766" w:rsidRDefault="002C4766" w:rsidP="00C27901">
                    <w:pPr>
                      <w:ind w:left="3600" w:firstLine="720"/>
                      <w:rPr>
                        <w:rFonts w:cs="B Mitra"/>
                        <w:b/>
                        <w:bCs/>
                        <w:sz w:val="28"/>
                        <w:rtl/>
                        <w:lang w:bidi="fa-IR"/>
                      </w:rPr>
                    </w:pPr>
                    <w:r w:rsidRPr="00EC70CE">
                      <w:rPr>
                        <w:rFonts w:hint="cs"/>
                        <w:sz w:val="28"/>
                        <w:rtl/>
                      </w:rPr>
                      <w:t>دبیر کمیته پروژه</w:t>
                    </w:r>
                  </w:p>
                  <w:p w:rsidR="002C4766" w:rsidRPr="00D01488" w:rsidRDefault="002C4766" w:rsidP="00C27901">
                    <w:pPr>
                      <w:jc w:val="right"/>
                    </w:pPr>
                  </w:p>
                </w:txbxContent>
              </v:textbox>
            </v:shape>
            <v:shape id="_x0000_s1090" type="#_x0000_t75" style="position:absolute;left:1132;top:720;width:1699;height:2160">
              <v:imagedata r:id="rId17" o:title="scan0002"/>
            </v:shape>
            <w10:wrap anchorx="page"/>
          </v:group>
        </w:pict>
      </w:r>
    </w:p>
    <w:p w:rsidR="00F30FB8" w:rsidRDefault="00F30FB8"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2C4766" w:rsidP="005B3B97">
      <w:pPr>
        <w:spacing w:line="16" w:lineRule="atLeast"/>
        <w:jc w:val="left"/>
        <w:rPr>
          <w:rtl/>
        </w:rPr>
      </w:pPr>
      <w:r>
        <w:rPr>
          <w:noProof/>
          <w:rtl/>
        </w:rPr>
        <w:pict>
          <v:group id="_x0000_s1078" editas="canvas" style="position:absolute;left:0;text-align:left;margin-left:14.05pt;margin-top:-11.5pt;width:368.5pt;height:522pt;z-index:251652096" coordorigin="9054,621" coordsize="7370,10440">
            <v:shape id="_x0000_s1079" type="#_x0000_t75" style="position:absolute;left:9054;top:621;width:7370;height:10440" o:preferrelative="f" stroked="t">
              <v:fill o:detectmouseclick="t"/>
              <v:path o:extrusionok="t" o:connecttype="none"/>
              <o:lock v:ext="edit" aspectratio="f" text="t"/>
            </v:shape>
            <v:shape id="_x0000_s1081" type="#_x0000_t202" style="position:absolute;left:9414;top:1701;width:6660;height:9180" filled="f" stroked="f">
              <v:textbox style="mso-next-textbox:#_x0000_s1081">
                <w:txbxContent>
                  <w:p w:rsidR="002C4766" w:rsidRDefault="002C4766" w:rsidP="00EC44CA">
                    <w:pPr>
                      <w:rPr>
                        <w:rFonts w:cs="B Mitra"/>
                        <w:b/>
                        <w:bCs/>
                        <w:sz w:val="28"/>
                        <w:rtl/>
                        <w:lang w:bidi="fa-IR"/>
                      </w:rPr>
                    </w:pPr>
                    <w:r>
                      <w:rPr>
                        <w:rFonts w:cs="B Mitra" w:hint="cs"/>
                        <w:b/>
                        <w:bCs/>
                        <w:sz w:val="28"/>
                        <w:rtl/>
                        <w:lang w:bidi="fa-IR"/>
                      </w:rPr>
                      <w:t>به نام خدا</w:t>
                    </w:r>
                  </w:p>
                  <w:p w:rsidR="002C4766" w:rsidRDefault="002C4766" w:rsidP="00EC44CA">
                    <w:pPr>
                      <w:rPr>
                        <w:rFonts w:cs="B Mitra"/>
                        <w:b/>
                        <w:bCs/>
                        <w:sz w:val="28"/>
                        <w:rtl/>
                        <w:lang w:bidi="fa-IR"/>
                      </w:rPr>
                    </w:pPr>
                  </w:p>
                  <w:p w:rsidR="002C4766" w:rsidRDefault="002C4766" w:rsidP="00EC44CA">
                    <w:pPr>
                      <w:rPr>
                        <w:rFonts w:cs="B Mitra"/>
                        <w:b/>
                        <w:bCs/>
                        <w:sz w:val="28"/>
                        <w:rtl/>
                        <w:lang w:bidi="fa-IR"/>
                      </w:rPr>
                    </w:pPr>
                  </w:p>
                  <w:p w:rsidR="002C4766" w:rsidRPr="00310D0A" w:rsidRDefault="002C4766" w:rsidP="00EC44CA">
                    <w:pPr>
                      <w:rPr>
                        <w:rFonts w:cs="B Mitra"/>
                        <w:b/>
                        <w:bCs/>
                        <w:sz w:val="26"/>
                        <w:szCs w:val="26"/>
                        <w:rtl/>
                        <w:lang w:bidi="fa-IR"/>
                      </w:rPr>
                    </w:pPr>
                    <w:r>
                      <w:rPr>
                        <w:rFonts w:cs="B Mitra" w:hint="cs"/>
                        <w:b/>
                        <w:bCs/>
                        <w:sz w:val="26"/>
                        <w:szCs w:val="26"/>
                        <w:rtl/>
                        <w:lang w:bidi="fa-IR"/>
                      </w:rPr>
                      <w:t>مدیر</w:t>
                    </w:r>
                    <w:r w:rsidRPr="00310D0A">
                      <w:rPr>
                        <w:rFonts w:cs="B Mitra" w:hint="cs"/>
                        <w:b/>
                        <w:bCs/>
                        <w:sz w:val="26"/>
                        <w:szCs w:val="26"/>
                        <w:rtl/>
                        <w:lang w:bidi="fa-IR"/>
                      </w:rPr>
                      <w:t xml:space="preserve"> محترم</w:t>
                    </w:r>
                    <w:r>
                      <w:rPr>
                        <w:rFonts w:cs="B Mitra" w:hint="cs"/>
                        <w:b/>
                        <w:bCs/>
                        <w:sz w:val="26"/>
                        <w:szCs w:val="26"/>
                        <w:rtl/>
                        <w:lang w:bidi="fa-IR"/>
                      </w:rPr>
                      <w:t xml:space="preserve"> اداره</w:t>
                    </w:r>
                    <w:r w:rsidRPr="00310D0A">
                      <w:rPr>
                        <w:rFonts w:cs="B Mitra" w:hint="cs"/>
                        <w:b/>
                        <w:bCs/>
                        <w:sz w:val="26"/>
                        <w:szCs w:val="26"/>
                        <w:rtl/>
                        <w:lang w:bidi="fa-IR"/>
                      </w:rPr>
                      <w:t xml:space="preserve"> آموزش</w:t>
                    </w:r>
                  </w:p>
                  <w:p w:rsidR="002C4766" w:rsidRDefault="002C4766" w:rsidP="00EC44CA">
                    <w:pPr>
                      <w:rPr>
                        <w:rFonts w:cs="B Mitra"/>
                        <w:b/>
                        <w:bCs/>
                        <w:sz w:val="26"/>
                        <w:szCs w:val="26"/>
                        <w:rtl/>
                        <w:lang w:bidi="fa-IR"/>
                      </w:rPr>
                    </w:pPr>
                  </w:p>
                  <w:p w:rsidR="002C4766" w:rsidRDefault="002C4766" w:rsidP="00EC44CA">
                    <w:pPr>
                      <w:jc w:val="both"/>
                      <w:rPr>
                        <w:rFonts w:cs="B Mitra"/>
                        <w:b/>
                        <w:bCs/>
                        <w:sz w:val="26"/>
                        <w:szCs w:val="26"/>
                        <w:rtl/>
                        <w:lang w:bidi="fa-IR"/>
                      </w:rPr>
                    </w:pPr>
                  </w:p>
                  <w:p w:rsidR="002C4766" w:rsidRDefault="002C4766" w:rsidP="00EC44CA">
                    <w:pPr>
                      <w:jc w:val="both"/>
                      <w:rPr>
                        <w:rFonts w:cs="B Mitra"/>
                        <w:sz w:val="26"/>
                        <w:szCs w:val="26"/>
                        <w:rtl/>
                        <w:lang w:bidi="fa-IR"/>
                      </w:rPr>
                    </w:pPr>
                    <w:r>
                      <w:rPr>
                        <w:rFonts w:cs="B Mitra" w:hint="cs"/>
                        <w:sz w:val="26"/>
                        <w:szCs w:val="26"/>
                        <w:rtl/>
                        <w:lang w:bidi="fa-IR"/>
                      </w:rPr>
                      <w:t>با سلام</w:t>
                    </w:r>
                  </w:p>
                  <w:p w:rsidR="002C4766" w:rsidRDefault="002C4766" w:rsidP="00EC44CA">
                    <w:pPr>
                      <w:jc w:val="both"/>
                      <w:rPr>
                        <w:rFonts w:cs="B Mitra"/>
                        <w:sz w:val="26"/>
                        <w:szCs w:val="26"/>
                        <w:rtl/>
                        <w:lang w:bidi="fa-IR"/>
                      </w:rPr>
                    </w:pPr>
                    <w:r>
                      <w:rPr>
                        <w:rFonts w:cs="B Mitra" w:hint="cs"/>
                        <w:sz w:val="26"/>
                        <w:szCs w:val="26"/>
                        <w:rtl/>
                        <w:lang w:bidi="fa-IR"/>
                      </w:rPr>
                      <w:tab/>
                    </w:r>
                    <w:proofErr w:type="spellStart"/>
                    <w:r>
                      <w:rPr>
                        <w:rFonts w:cs="B Mitra" w:hint="cs"/>
                        <w:sz w:val="26"/>
                        <w:szCs w:val="26"/>
                        <w:rtl/>
                        <w:lang w:bidi="fa-IR"/>
                      </w:rPr>
                      <w:t>احتراماً</w:t>
                    </w:r>
                    <w:proofErr w:type="spellEnd"/>
                    <w:r>
                      <w:rPr>
                        <w:rFonts w:cs="B Mitra" w:hint="cs"/>
                        <w:sz w:val="26"/>
                        <w:szCs w:val="26"/>
                        <w:rtl/>
                        <w:lang w:bidi="fa-IR"/>
                      </w:rPr>
                      <w:t xml:space="preserve"> دانشجویان زیر جهت برگزاری جلسه دفاع از پروژه </w:t>
                    </w:r>
                    <w:proofErr w:type="spellStart"/>
                    <w:r>
                      <w:rPr>
                        <w:rFonts w:cs="B Mitra" w:hint="cs"/>
                        <w:sz w:val="26"/>
                        <w:szCs w:val="26"/>
                        <w:rtl/>
                        <w:lang w:bidi="fa-IR"/>
                      </w:rPr>
                      <w:t>پاياني</w:t>
                    </w:r>
                    <w:proofErr w:type="spellEnd"/>
                    <w:r>
                      <w:rPr>
                        <w:rFonts w:cs="B Mitra" w:hint="cs"/>
                        <w:sz w:val="26"/>
                        <w:szCs w:val="26"/>
                        <w:rtl/>
                        <w:lang w:bidi="fa-IR"/>
                      </w:rPr>
                      <w:t xml:space="preserve"> خود            در تاریخ                        ساعت                  به حضور معرفی </w:t>
                    </w:r>
                    <w:r>
                      <w:rPr>
                        <w:rFonts w:cs="B Mitra"/>
                        <w:sz w:val="26"/>
                        <w:szCs w:val="26"/>
                        <w:rtl/>
                        <w:lang w:bidi="fa-IR"/>
                      </w:rPr>
                      <w:br/>
                    </w:r>
                    <w:proofErr w:type="spellStart"/>
                    <w:r>
                      <w:rPr>
                        <w:rFonts w:cs="B Mitra" w:hint="cs"/>
                        <w:sz w:val="26"/>
                        <w:szCs w:val="26"/>
                        <w:rtl/>
                        <w:lang w:bidi="fa-IR"/>
                      </w:rPr>
                      <w:t>می</w:t>
                    </w:r>
                    <w:r>
                      <w:rPr>
                        <w:rFonts w:cs="B Mitra" w:hint="eastAsia"/>
                        <w:sz w:val="26"/>
                        <w:szCs w:val="26"/>
                        <w:rtl/>
                        <w:lang w:bidi="fa-IR"/>
                      </w:rPr>
                      <w:t>‌</w:t>
                    </w:r>
                    <w:r>
                      <w:rPr>
                        <w:rFonts w:cs="B Mitra" w:hint="cs"/>
                        <w:sz w:val="26"/>
                        <w:szCs w:val="26"/>
                        <w:rtl/>
                        <w:lang w:bidi="fa-IR"/>
                      </w:rPr>
                      <w:t>شوند</w:t>
                    </w:r>
                    <w:proofErr w:type="spellEnd"/>
                    <w:r>
                      <w:rPr>
                        <w:rFonts w:cs="B Mitra" w:hint="cs"/>
                        <w:sz w:val="26"/>
                        <w:szCs w:val="26"/>
                        <w:rtl/>
                        <w:lang w:bidi="fa-IR"/>
                      </w:rPr>
                      <w:t xml:space="preserve">. لطفاً همکاری لازم را جهت تخصیص محل برگزاری جلسه و وسایل مورد نیاز  عنایت </w:t>
                    </w:r>
                    <w:proofErr w:type="spellStart"/>
                    <w:r>
                      <w:rPr>
                        <w:rFonts w:cs="B Mitra" w:hint="cs"/>
                        <w:sz w:val="26"/>
                        <w:szCs w:val="26"/>
                        <w:rtl/>
                        <w:lang w:bidi="fa-IR"/>
                      </w:rPr>
                      <w:t>فرمايید</w:t>
                    </w:r>
                    <w:proofErr w:type="spellEnd"/>
                    <w:r>
                      <w:rPr>
                        <w:rFonts w:cs="B Mitra" w:hint="cs"/>
                        <w:sz w:val="26"/>
                        <w:szCs w:val="26"/>
                        <w:rtl/>
                        <w:lang w:bidi="fa-IR"/>
                      </w:rPr>
                      <w:t>.</w:t>
                    </w:r>
                  </w:p>
                  <w:p w:rsidR="002C4766" w:rsidRDefault="002C4766" w:rsidP="00EC44CA">
                    <w:pPr>
                      <w:jc w:val="both"/>
                      <w:rPr>
                        <w:rFonts w:cs="B Mitra"/>
                        <w:sz w:val="26"/>
                        <w:szCs w:val="26"/>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2987"/>
                      <w:gridCol w:w="1109"/>
                      <w:gridCol w:w="1052"/>
                    </w:tblGrid>
                    <w:tr w:rsidR="002C4766" w:rsidRPr="00974DB3">
                      <w:tc>
                        <w:tcPr>
                          <w:tcW w:w="945" w:type="dxa"/>
                        </w:tcPr>
                        <w:p w:rsidR="002C4766" w:rsidRPr="00974DB3" w:rsidRDefault="002C4766" w:rsidP="00974DB3">
                          <w:pPr>
                            <w:ind w:firstLine="0"/>
                            <w:jc w:val="center"/>
                            <w:rPr>
                              <w:rFonts w:cs="B Mitra"/>
                              <w:sz w:val="26"/>
                              <w:szCs w:val="26"/>
                              <w:rtl/>
                              <w:lang w:bidi="fa-IR"/>
                            </w:rPr>
                          </w:pPr>
                          <w:r w:rsidRPr="00974DB3">
                            <w:rPr>
                              <w:rFonts w:cs="B Mitra" w:hint="cs"/>
                              <w:sz w:val="26"/>
                              <w:szCs w:val="26"/>
                              <w:rtl/>
                              <w:lang w:bidi="fa-IR"/>
                            </w:rPr>
                            <w:t>ردیف</w:t>
                          </w:r>
                        </w:p>
                      </w:tc>
                      <w:tc>
                        <w:tcPr>
                          <w:tcW w:w="2987" w:type="dxa"/>
                        </w:tcPr>
                        <w:p w:rsidR="002C4766" w:rsidRPr="00974DB3" w:rsidRDefault="002C4766" w:rsidP="00974DB3">
                          <w:pPr>
                            <w:ind w:firstLine="0"/>
                            <w:jc w:val="center"/>
                            <w:rPr>
                              <w:rFonts w:cs="B Mitra"/>
                              <w:sz w:val="26"/>
                              <w:szCs w:val="26"/>
                              <w:rtl/>
                              <w:lang w:bidi="fa-IR"/>
                            </w:rPr>
                          </w:pPr>
                          <w:r w:rsidRPr="00974DB3">
                            <w:rPr>
                              <w:rFonts w:cs="B Mitra" w:hint="cs"/>
                              <w:sz w:val="26"/>
                              <w:szCs w:val="26"/>
                              <w:rtl/>
                              <w:lang w:bidi="fa-IR"/>
                            </w:rPr>
                            <w:t>نام و نام خانوادگی</w:t>
                          </w:r>
                        </w:p>
                      </w:tc>
                      <w:tc>
                        <w:tcPr>
                          <w:tcW w:w="1109" w:type="dxa"/>
                        </w:tcPr>
                        <w:p w:rsidR="002C4766" w:rsidRPr="00974DB3" w:rsidRDefault="002C4766" w:rsidP="00974DB3">
                          <w:pPr>
                            <w:ind w:firstLine="0"/>
                            <w:jc w:val="center"/>
                            <w:rPr>
                              <w:rFonts w:cs="B Mitra"/>
                              <w:sz w:val="26"/>
                              <w:szCs w:val="26"/>
                              <w:rtl/>
                              <w:lang w:bidi="fa-IR"/>
                            </w:rPr>
                          </w:pPr>
                          <w:r w:rsidRPr="00974DB3">
                            <w:rPr>
                              <w:rFonts w:cs="B Mitra" w:hint="cs"/>
                              <w:sz w:val="26"/>
                              <w:szCs w:val="26"/>
                              <w:rtl/>
                              <w:lang w:bidi="fa-IR"/>
                            </w:rPr>
                            <w:t>مقطع</w:t>
                          </w:r>
                        </w:p>
                      </w:tc>
                      <w:tc>
                        <w:tcPr>
                          <w:tcW w:w="1052" w:type="dxa"/>
                        </w:tcPr>
                        <w:p w:rsidR="002C4766" w:rsidRPr="00974DB3" w:rsidRDefault="002C4766" w:rsidP="00974DB3">
                          <w:pPr>
                            <w:ind w:firstLine="0"/>
                            <w:jc w:val="center"/>
                            <w:rPr>
                              <w:rFonts w:cs="B Mitra"/>
                              <w:sz w:val="26"/>
                              <w:szCs w:val="26"/>
                              <w:rtl/>
                              <w:lang w:bidi="fa-IR"/>
                            </w:rPr>
                          </w:pPr>
                          <w:r w:rsidRPr="00974DB3">
                            <w:rPr>
                              <w:rFonts w:cs="B Mitra" w:hint="cs"/>
                              <w:sz w:val="26"/>
                              <w:szCs w:val="26"/>
                              <w:rtl/>
                              <w:lang w:bidi="fa-IR"/>
                            </w:rPr>
                            <w:t>گرایش</w:t>
                          </w:r>
                        </w:p>
                      </w:tc>
                    </w:tr>
                    <w:tr w:rsidR="002C4766" w:rsidRPr="00974DB3">
                      <w:tc>
                        <w:tcPr>
                          <w:tcW w:w="945" w:type="dxa"/>
                        </w:tcPr>
                        <w:p w:rsidR="002C4766" w:rsidRPr="00974DB3" w:rsidRDefault="002C4766" w:rsidP="00974DB3">
                          <w:pPr>
                            <w:ind w:firstLine="0"/>
                            <w:rPr>
                              <w:rFonts w:cs="B Mitra"/>
                              <w:sz w:val="26"/>
                              <w:szCs w:val="26"/>
                              <w:rtl/>
                              <w:lang w:bidi="fa-IR"/>
                            </w:rPr>
                          </w:pPr>
                        </w:p>
                      </w:tc>
                      <w:tc>
                        <w:tcPr>
                          <w:tcW w:w="2987" w:type="dxa"/>
                        </w:tcPr>
                        <w:p w:rsidR="002C4766" w:rsidRPr="00974DB3" w:rsidRDefault="002C4766" w:rsidP="00974DB3">
                          <w:pPr>
                            <w:ind w:firstLine="0"/>
                            <w:rPr>
                              <w:rFonts w:cs="B Mitra"/>
                              <w:sz w:val="26"/>
                              <w:szCs w:val="26"/>
                              <w:rtl/>
                              <w:lang w:bidi="fa-IR"/>
                            </w:rPr>
                          </w:pPr>
                        </w:p>
                      </w:tc>
                      <w:tc>
                        <w:tcPr>
                          <w:tcW w:w="1109" w:type="dxa"/>
                        </w:tcPr>
                        <w:p w:rsidR="002C4766" w:rsidRPr="00974DB3" w:rsidRDefault="002C4766" w:rsidP="00974DB3">
                          <w:pPr>
                            <w:ind w:firstLine="0"/>
                            <w:rPr>
                              <w:rFonts w:cs="B Mitra"/>
                              <w:sz w:val="26"/>
                              <w:szCs w:val="26"/>
                              <w:rtl/>
                              <w:lang w:bidi="fa-IR"/>
                            </w:rPr>
                          </w:pPr>
                        </w:p>
                      </w:tc>
                      <w:tc>
                        <w:tcPr>
                          <w:tcW w:w="1052" w:type="dxa"/>
                        </w:tcPr>
                        <w:p w:rsidR="002C4766" w:rsidRPr="00974DB3" w:rsidRDefault="002C4766" w:rsidP="00974DB3">
                          <w:pPr>
                            <w:ind w:firstLine="0"/>
                            <w:rPr>
                              <w:rFonts w:cs="B Mitra"/>
                              <w:sz w:val="26"/>
                              <w:szCs w:val="26"/>
                              <w:rtl/>
                              <w:lang w:bidi="fa-IR"/>
                            </w:rPr>
                          </w:pPr>
                        </w:p>
                      </w:tc>
                    </w:tr>
                    <w:tr w:rsidR="002C4766" w:rsidRPr="00974DB3">
                      <w:tc>
                        <w:tcPr>
                          <w:tcW w:w="945" w:type="dxa"/>
                        </w:tcPr>
                        <w:p w:rsidR="002C4766" w:rsidRPr="00974DB3" w:rsidRDefault="002C4766" w:rsidP="00974DB3">
                          <w:pPr>
                            <w:ind w:firstLine="0"/>
                            <w:rPr>
                              <w:rFonts w:cs="B Mitra"/>
                              <w:sz w:val="26"/>
                              <w:szCs w:val="26"/>
                              <w:rtl/>
                              <w:lang w:bidi="fa-IR"/>
                            </w:rPr>
                          </w:pPr>
                        </w:p>
                      </w:tc>
                      <w:tc>
                        <w:tcPr>
                          <w:tcW w:w="2987" w:type="dxa"/>
                        </w:tcPr>
                        <w:p w:rsidR="002C4766" w:rsidRPr="00974DB3" w:rsidRDefault="002C4766" w:rsidP="00974DB3">
                          <w:pPr>
                            <w:ind w:firstLine="0"/>
                            <w:rPr>
                              <w:rFonts w:cs="B Mitra"/>
                              <w:sz w:val="26"/>
                              <w:szCs w:val="26"/>
                              <w:rtl/>
                              <w:lang w:bidi="fa-IR"/>
                            </w:rPr>
                          </w:pPr>
                        </w:p>
                      </w:tc>
                      <w:tc>
                        <w:tcPr>
                          <w:tcW w:w="1109" w:type="dxa"/>
                        </w:tcPr>
                        <w:p w:rsidR="002C4766" w:rsidRPr="00974DB3" w:rsidRDefault="002C4766" w:rsidP="00974DB3">
                          <w:pPr>
                            <w:ind w:firstLine="0"/>
                            <w:rPr>
                              <w:rFonts w:cs="B Mitra"/>
                              <w:sz w:val="26"/>
                              <w:szCs w:val="26"/>
                              <w:rtl/>
                              <w:lang w:bidi="fa-IR"/>
                            </w:rPr>
                          </w:pPr>
                        </w:p>
                      </w:tc>
                      <w:tc>
                        <w:tcPr>
                          <w:tcW w:w="1052" w:type="dxa"/>
                        </w:tcPr>
                        <w:p w:rsidR="002C4766" w:rsidRPr="00974DB3" w:rsidRDefault="002C4766" w:rsidP="00974DB3">
                          <w:pPr>
                            <w:ind w:firstLine="0"/>
                            <w:rPr>
                              <w:rFonts w:cs="B Mitra"/>
                              <w:sz w:val="26"/>
                              <w:szCs w:val="26"/>
                              <w:rtl/>
                              <w:lang w:bidi="fa-IR"/>
                            </w:rPr>
                          </w:pPr>
                        </w:p>
                      </w:tc>
                    </w:tr>
                  </w:tbl>
                  <w:p w:rsidR="002C4766" w:rsidRDefault="002C4766" w:rsidP="00EC44CA">
                    <w:pPr>
                      <w:rPr>
                        <w:rFonts w:cs="B Mitra"/>
                        <w:sz w:val="26"/>
                        <w:szCs w:val="26"/>
                        <w:rtl/>
                        <w:lang w:bidi="fa-IR"/>
                      </w:rPr>
                    </w:pPr>
                  </w:p>
                  <w:p w:rsidR="002C4766" w:rsidRDefault="002C4766" w:rsidP="00EC44CA">
                    <w:pPr>
                      <w:rPr>
                        <w:rFonts w:cs="B Mitra"/>
                        <w:sz w:val="26"/>
                        <w:szCs w:val="26"/>
                        <w:rtl/>
                        <w:lang w:bidi="fa-IR"/>
                      </w:rPr>
                    </w:pPr>
                  </w:p>
                  <w:p w:rsidR="002C4766" w:rsidRDefault="002C4766" w:rsidP="00EC44CA">
                    <w:pPr>
                      <w:ind w:left="2880"/>
                      <w:jc w:val="center"/>
                      <w:rPr>
                        <w:rFonts w:cs="B Mitra"/>
                        <w:sz w:val="26"/>
                        <w:szCs w:val="26"/>
                        <w:rtl/>
                        <w:lang w:bidi="fa-IR"/>
                      </w:rPr>
                    </w:pPr>
                    <w:r>
                      <w:rPr>
                        <w:rFonts w:cs="B Mitra" w:hint="cs"/>
                        <w:sz w:val="26"/>
                        <w:szCs w:val="26"/>
                        <w:rtl/>
                        <w:lang w:bidi="fa-IR"/>
                      </w:rPr>
                      <w:t>با تشکر از همکاری جنابعالی</w:t>
                    </w:r>
                  </w:p>
                  <w:p w:rsidR="002C4766" w:rsidRDefault="002C4766" w:rsidP="00EC44CA">
                    <w:pPr>
                      <w:ind w:left="3600" w:firstLine="0"/>
                      <w:rPr>
                        <w:rFonts w:cs="B Mitra"/>
                        <w:b/>
                        <w:bCs/>
                        <w:sz w:val="28"/>
                        <w:rtl/>
                        <w:lang w:bidi="fa-IR"/>
                      </w:rPr>
                    </w:pPr>
                    <w:r>
                      <w:rPr>
                        <w:rFonts w:cs="B Mitra" w:hint="cs"/>
                        <w:sz w:val="26"/>
                        <w:szCs w:val="26"/>
                        <w:rtl/>
                        <w:lang w:bidi="fa-IR"/>
                      </w:rPr>
                      <w:t>دبیر کمیته پروژه گروه کامپیوتر</w:t>
                    </w:r>
                  </w:p>
                  <w:p w:rsidR="002C4766" w:rsidRPr="00D01488" w:rsidRDefault="002C4766" w:rsidP="00EC44CA">
                    <w:pPr>
                      <w:jc w:val="right"/>
                    </w:pPr>
                  </w:p>
                </w:txbxContent>
              </v:textbox>
            </v:shape>
            <v:shape id="_x0000_s1092" type="#_x0000_t75" style="position:absolute;left:9101;top:671;width:1699;height:2160">
              <v:imagedata r:id="rId17" o:title="scan0002"/>
            </v:shape>
            <w10:wrap anchorx="page"/>
          </v:group>
        </w:pict>
      </w: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pPr>
    </w:p>
    <w:p w:rsidR="00464209" w:rsidRDefault="00464209" w:rsidP="005B3B97">
      <w:pPr>
        <w:spacing w:line="16" w:lineRule="atLeast"/>
        <w:jc w:val="left"/>
        <w:rPr>
          <w:rtl/>
        </w:rPr>
        <w:sectPr w:rsidR="00464209" w:rsidSect="009338E0">
          <w:pgSz w:w="16838" w:h="11906" w:orient="landscape" w:code="9"/>
          <w:pgMar w:top="851" w:right="0" w:bottom="851" w:left="0" w:header="624" w:footer="340" w:gutter="0"/>
          <w:cols w:num="2" w:space="720" w:equalWidth="0">
            <w:col w:w="8065" w:space="708"/>
            <w:col w:w="8065"/>
          </w:cols>
          <w:bidi/>
          <w:rtlGutter/>
        </w:sectPr>
      </w:pPr>
    </w:p>
    <w:p w:rsidR="005B3B97" w:rsidRDefault="006C5410" w:rsidP="005B3B97">
      <w:pPr>
        <w:spacing w:line="168" w:lineRule="auto"/>
        <w:jc w:val="center"/>
        <w:rPr>
          <w:rtl/>
        </w:rPr>
      </w:pPr>
      <w:r>
        <w:rPr>
          <w:rFonts w:hint="cs"/>
          <w:noProof/>
          <w:rtl/>
          <w:lang w:bidi="fa-IR"/>
        </w:rPr>
        <w:lastRenderedPageBreak/>
        <w:drawing>
          <wp:anchor distT="0" distB="0" distL="114300" distR="114300" simplePos="0" relativeHeight="251667456" behindDoc="0" locked="0" layoutInCell="1" allowOverlap="1">
            <wp:simplePos x="0" y="0"/>
            <wp:positionH relativeFrom="column">
              <wp:posOffset>-50165</wp:posOffset>
            </wp:positionH>
            <wp:positionV relativeFrom="paragraph">
              <wp:posOffset>0</wp:posOffset>
            </wp:positionV>
            <wp:extent cx="1078865" cy="1371600"/>
            <wp:effectExtent l="19050" t="0" r="6985" b="0"/>
            <wp:wrapNone/>
            <wp:docPr id="87" name="Picture 2" descr="scan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0002"/>
                    <pic:cNvPicPr>
                      <a:picLocks noChangeAspect="1" noChangeArrowheads="1"/>
                    </pic:cNvPicPr>
                  </pic:nvPicPr>
                  <pic:blipFill>
                    <a:blip r:embed="rId7"/>
                    <a:srcRect/>
                    <a:stretch>
                      <a:fillRect/>
                    </a:stretch>
                  </pic:blipFill>
                  <pic:spPr bwMode="auto">
                    <a:xfrm>
                      <a:off x="0" y="0"/>
                      <a:ext cx="1078865" cy="1371600"/>
                    </a:xfrm>
                    <a:prstGeom prst="rect">
                      <a:avLst/>
                    </a:prstGeom>
                    <a:noFill/>
                    <a:ln w="9525">
                      <a:noFill/>
                      <a:miter lim="800000"/>
                      <a:headEnd/>
                      <a:tailEnd/>
                    </a:ln>
                  </pic:spPr>
                </pic:pic>
              </a:graphicData>
            </a:graphic>
          </wp:anchor>
        </w:drawing>
      </w:r>
      <w:r w:rsidR="005B3B97" w:rsidRPr="004B2A1A">
        <w:rPr>
          <w:rFonts w:hint="cs"/>
          <w:rtl/>
        </w:rPr>
        <w:t>به نام خدا</w:t>
      </w:r>
    </w:p>
    <w:p w:rsidR="005B3B97" w:rsidRPr="00B71456" w:rsidRDefault="005B3B97" w:rsidP="005B3B97">
      <w:pPr>
        <w:spacing w:line="168" w:lineRule="auto"/>
        <w:rPr>
          <w:sz w:val="20"/>
          <w:szCs w:val="24"/>
          <w:rtl/>
        </w:rPr>
      </w:pPr>
      <w:r w:rsidRPr="00B71456">
        <w:rPr>
          <w:rFonts w:hint="cs"/>
          <w:sz w:val="20"/>
          <w:szCs w:val="24"/>
          <w:rtl/>
        </w:rPr>
        <w:t>شماره ارسال</w:t>
      </w:r>
      <w:r>
        <w:rPr>
          <w:rFonts w:hint="cs"/>
          <w:sz w:val="20"/>
          <w:szCs w:val="24"/>
          <w:rtl/>
        </w:rPr>
        <w:t xml:space="preserve"> نمره</w:t>
      </w:r>
      <w:r w:rsidRPr="00B71456">
        <w:rPr>
          <w:rFonts w:hint="cs"/>
          <w:sz w:val="20"/>
          <w:szCs w:val="24"/>
          <w:rtl/>
        </w:rPr>
        <w:t>:------------</w:t>
      </w:r>
      <w:r w:rsidRPr="00B71456">
        <w:rPr>
          <w:rFonts w:hint="cs"/>
          <w:sz w:val="20"/>
          <w:szCs w:val="24"/>
          <w:rtl/>
        </w:rPr>
        <w:tab/>
      </w:r>
      <w:r w:rsidRPr="00B71456">
        <w:rPr>
          <w:rFonts w:hint="cs"/>
          <w:szCs w:val="24"/>
          <w:rtl/>
        </w:rPr>
        <w:t xml:space="preserve">          </w:t>
      </w:r>
    </w:p>
    <w:p w:rsidR="005B3B97" w:rsidRPr="00B71456" w:rsidRDefault="005B3B97" w:rsidP="005B3B97">
      <w:pPr>
        <w:spacing w:line="168" w:lineRule="auto"/>
        <w:rPr>
          <w:szCs w:val="24"/>
          <w:rtl/>
        </w:rPr>
      </w:pPr>
      <w:r w:rsidRPr="00B71456">
        <w:rPr>
          <w:rFonts w:hint="cs"/>
          <w:sz w:val="20"/>
          <w:szCs w:val="24"/>
          <w:rtl/>
        </w:rPr>
        <w:t>تاريخ ارسال</w:t>
      </w:r>
      <w:r>
        <w:rPr>
          <w:rFonts w:hint="cs"/>
          <w:sz w:val="20"/>
          <w:szCs w:val="24"/>
          <w:rtl/>
        </w:rPr>
        <w:t xml:space="preserve"> نمره</w:t>
      </w:r>
      <w:r w:rsidRPr="00B71456">
        <w:rPr>
          <w:rFonts w:hint="cs"/>
          <w:sz w:val="20"/>
          <w:szCs w:val="24"/>
          <w:rtl/>
        </w:rPr>
        <w:t>:------------</w:t>
      </w:r>
      <w:r w:rsidRPr="00B71456">
        <w:rPr>
          <w:rFonts w:hint="cs"/>
          <w:szCs w:val="24"/>
          <w:rtl/>
        </w:rPr>
        <w:tab/>
      </w:r>
      <w:r w:rsidRPr="00B71456">
        <w:rPr>
          <w:rFonts w:hint="cs"/>
          <w:szCs w:val="24"/>
          <w:rtl/>
        </w:rPr>
        <w:tab/>
      </w:r>
    </w:p>
    <w:p w:rsidR="005B3B97" w:rsidRDefault="005B3B97" w:rsidP="005B3B97">
      <w:pPr>
        <w:spacing w:line="168" w:lineRule="auto"/>
        <w:jc w:val="center"/>
        <w:rPr>
          <w:sz w:val="32"/>
          <w:szCs w:val="32"/>
          <w:rtl/>
        </w:rPr>
      </w:pPr>
      <w:r w:rsidRPr="001F7D4C">
        <w:rPr>
          <w:rFonts w:hint="cs"/>
          <w:sz w:val="32"/>
          <w:szCs w:val="32"/>
          <w:rtl/>
        </w:rPr>
        <w:t>صورت جلسه دفاع از پروژه</w:t>
      </w:r>
      <w:r>
        <w:rPr>
          <w:rFonts w:hint="cs"/>
          <w:sz w:val="32"/>
          <w:szCs w:val="32"/>
          <w:rtl/>
        </w:rPr>
        <w:t xml:space="preserve"> در</w:t>
      </w:r>
      <w:r w:rsidRPr="001F7D4C">
        <w:rPr>
          <w:rFonts w:hint="cs"/>
          <w:sz w:val="32"/>
          <w:szCs w:val="32"/>
          <w:rtl/>
        </w:rPr>
        <w:t xml:space="preserve"> </w:t>
      </w:r>
      <w:r>
        <w:rPr>
          <w:rFonts w:hint="cs"/>
          <w:sz w:val="32"/>
          <w:szCs w:val="32"/>
          <w:rtl/>
        </w:rPr>
        <w:t>گروه کامپیوتر</w:t>
      </w:r>
    </w:p>
    <w:p w:rsidR="005B3B97" w:rsidRDefault="005B3B97" w:rsidP="005B3B97">
      <w:pPr>
        <w:spacing w:line="168" w:lineRule="auto"/>
        <w:rPr>
          <w:sz w:val="28"/>
          <w:rtl/>
        </w:rPr>
      </w:pPr>
      <w:r>
        <w:rPr>
          <w:rFonts w:hint="cs"/>
          <w:sz w:val="28"/>
          <w:rtl/>
        </w:rPr>
        <w:t xml:space="preserve">جلسه دفاع از پروژه </w:t>
      </w:r>
      <w:r w:rsidRPr="004B2A1A">
        <w:rPr>
          <w:rFonts w:hint="cs"/>
          <w:sz w:val="28"/>
          <w:rtl/>
        </w:rPr>
        <w:t xml:space="preserve">به شرح زير در تاريخ                       ساعت         </w:t>
      </w:r>
      <w:r>
        <w:rPr>
          <w:rFonts w:hint="cs"/>
          <w:sz w:val="28"/>
          <w:rtl/>
        </w:rPr>
        <w:t xml:space="preserve">   </w:t>
      </w:r>
      <w:r w:rsidRPr="004B2A1A">
        <w:rPr>
          <w:rFonts w:hint="cs"/>
          <w:sz w:val="28"/>
          <w:rtl/>
        </w:rPr>
        <w:t xml:space="preserve">      برگزار گرديد:</w:t>
      </w:r>
    </w:p>
    <w:p w:rsidR="005B3B97" w:rsidRPr="00B71456" w:rsidRDefault="005B3B97" w:rsidP="005B3B97">
      <w:pPr>
        <w:spacing w:line="168" w:lineRule="auto"/>
        <w:rPr>
          <w:sz w:val="10"/>
          <w:szCs w:val="10"/>
          <w:rtl/>
        </w:rPr>
      </w:pPr>
    </w:p>
    <w:p w:rsidR="005B3B97" w:rsidRDefault="005B3B97" w:rsidP="005B3B97">
      <w:pPr>
        <w:spacing w:line="168" w:lineRule="auto"/>
        <w:rPr>
          <w:sz w:val="32"/>
          <w:szCs w:val="32"/>
          <w:rtl/>
        </w:rPr>
      </w:pPr>
      <w:r w:rsidRPr="001F7D4C">
        <w:rPr>
          <w:rFonts w:hint="cs"/>
          <w:sz w:val="32"/>
          <w:szCs w:val="32"/>
          <w:rtl/>
        </w:rPr>
        <w:t>عنوان پروژه:</w:t>
      </w:r>
    </w:p>
    <w:p w:rsidR="005B3B97" w:rsidRPr="00B71456" w:rsidRDefault="005B3B97" w:rsidP="005B3B97">
      <w:pPr>
        <w:spacing w:line="168" w:lineRule="auto"/>
        <w:rPr>
          <w:sz w:val="10"/>
          <w:szCs w:val="10"/>
          <w:rtl/>
        </w:rPr>
      </w:pPr>
    </w:p>
    <w:p w:rsidR="005B3B97" w:rsidRPr="0043316A" w:rsidRDefault="005B3B97" w:rsidP="005B3B97">
      <w:pPr>
        <w:spacing w:line="168" w:lineRule="auto"/>
        <w:rPr>
          <w:sz w:val="28"/>
          <w:rtl/>
        </w:rPr>
      </w:pPr>
      <w:r w:rsidRPr="0043316A">
        <w:rPr>
          <w:rFonts w:hint="cs"/>
          <w:sz w:val="28"/>
          <w:rtl/>
        </w:rPr>
        <w:t xml:space="preserve">نيمسال تعريف پروژه: ترم </w:t>
      </w:r>
      <w:r>
        <w:rPr>
          <w:rFonts w:hint="cs"/>
          <w:sz w:val="28"/>
          <w:rtl/>
        </w:rPr>
        <w:t>........</w:t>
      </w:r>
      <w:r w:rsidRPr="0043316A">
        <w:rPr>
          <w:rFonts w:hint="cs"/>
          <w:sz w:val="28"/>
          <w:rtl/>
        </w:rPr>
        <w:t xml:space="preserve"> سال تحصيلي ..........       </w:t>
      </w:r>
      <w:r>
        <w:rPr>
          <w:rFonts w:hint="cs"/>
          <w:sz w:val="28"/>
          <w:rtl/>
        </w:rPr>
        <w:tab/>
      </w:r>
      <w:r>
        <w:rPr>
          <w:rFonts w:hint="cs"/>
          <w:sz w:val="28"/>
          <w:rtl/>
        </w:rPr>
        <w:tab/>
      </w:r>
      <w:r w:rsidRPr="0043316A">
        <w:rPr>
          <w:rFonts w:hint="cs"/>
          <w:sz w:val="28"/>
          <w:rtl/>
        </w:rPr>
        <w:t>نيمسال ت</w:t>
      </w:r>
      <w:r>
        <w:rPr>
          <w:rFonts w:hint="cs"/>
          <w:sz w:val="28"/>
          <w:rtl/>
        </w:rPr>
        <w:t>مديد</w:t>
      </w:r>
      <w:r w:rsidRPr="0043316A">
        <w:rPr>
          <w:rFonts w:hint="cs"/>
          <w:sz w:val="28"/>
          <w:rtl/>
        </w:rPr>
        <w:t xml:space="preserve"> پروژه: ترم </w:t>
      </w:r>
      <w:r>
        <w:rPr>
          <w:rFonts w:hint="cs"/>
          <w:sz w:val="28"/>
          <w:rtl/>
        </w:rPr>
        <w:t>........</w:t>
      </w:r>
      <w:r w:rsidRPr="0043316A">
        <w:rPr>
          <w:rFonts w:hint="cs"/>
          <w:sz w:val="28"/>
          <w:rtl/>
        </w:rPr>
        <w:t xml:space="preserve"> سال تحصيلي ..........</w:t>
      </w:r>
    </w:p>
    <w:p w:rsidR="005B3B97" w:rsidRPr="00B71456" w:rsidRDefault="005B3B97" w:rsidP="005B3B97">
      <w:pPr>
        <w:spacing w:line="168" w:lineRule="auto"/>
        <w:rPr>
          <w:sz w:val="8"/>
          <w:szCs w:val="8"/>
          <w:rtl/>
        </w:rPr>
      </w:pPr>
    </w:p>
    <w:p w:rsidR="005B3B97" w:rsidRDefault="005B3B97" w:rsidP="005B3B97">
      <w:pPr>
        <w:pBdr>
          <w:bottom w:val="single" w:sz="6" w:space="1" w:color="auto"/>
        </w:pBdr>
        <w:spacing w:line="168" w:lineRule="auto"/>
        <w:rPr>
          <w:sz w:val="28"/>
          <w:rtl/>
        </w:rPr>
      </w:pPr>
      <w:r w:rsidRPr="00CA034A">
        <w:rPr>
          <w:rFonts w:hint="cs"/>
          <w:sz w:val="28"/>
          <w:rtl/>
        </w:rPr>
        <w:t>نام و نام خانوادگی استاد راهنما:</w:t>
      </w:r>
      <w:r w:rsidRPr="00CA034A">
        <w:rPr>
          <w:rFonts w:hint="cs"/>
          <w:sz w:val="28"/>
          <w:rtl/>
        </w:rPr>
        <w:tab/>
      </w:r>
      <w:r w:rsidRPr="00CA034A">
        <w:rPr>
          <w:rFonts w:hint="cs"/>
          <w:sz w:val="28"/>
          <w:rtl/>
        </w:rPr>
        <w:tab/>
      </w:r>
      <w:r w:rsidRPr="00CA034A">
        <w:rPr>
          <w:rFonts w:hint="cs"/>
          <w:sz w:val="28"/>
          <w:rtl/>
        </w:rPr>
        <w:tab/>
      </w:r>
      <w:r w:rsidRPr="00CA034A">
        <w:rPr>
          <w:rFonts w:hint="cs"/>
          <w:sz w:val="28"/>
          <w:rtl/>
        </w:rPr>
        <w:tab/>
        <w:t>نام و نام خانوادگی استاد د</w:t>
      </w:r>
      <w:r>
        <w:rPr>
          <w:rFonts w:hint="cs"/>
          <w:sz w:val="28"/>
          <w:rtl/>
        </w:rPr>
        <w:t>اور</w:t>
      </w:r>
      <w:r w:rsidRPr="00CA034A">
        <w:rPr>
          <w:rFonts w:hint="cs"/>
          <w:sz w:val="28"/>
          <w:rtl/>
        </w:rPr>
        <w:t>:</w:t>
      </w:r>
      <w:r w:rsidRPr="008F5677">
        <w:rPr>
          <w:rFonts w:hint="cs"/>
          <w:sz w:val="28"/>
          <w:rtl/>
        </w:rPr>
        <w:tab/>
      </w:r>
    </w:p>
    <w:p w:rsidR="005B3B97" w:rsidRPr="00B71456" w:rsidRDefault="005B3B97" w:rsidP="005B3B97">
      <w:pPr>
        <w:pBdr>
          <w:bottom w:val="single" w:sz="6" w:space="1" w:color="auto"/>
        </w:pBdr>
        <w:spacing w:line="168" w:lineRule="auto"/>
        <w:rPr>
          <w:sz w:val="6"/>
          <w:szCs w:val="6"/>
          <w:rtl/>
        </w:rPr>
      </w:pPr>
    </w:p>
    <w:p w:rsidR="005B3B97" w:rsidRPr="00B71456" w:rsidRDefault="005B3B97" w:rsidP="005B3B97">
      <w:pPr>
        <w:spacing w:line="168" w:lineRule="auto"/>
        <w:rPr>
          <w:sz w:val="6"/>
          <w:szCs w:val="6"/>
          <w:rtl/>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
        <w:gridCol w:w="5249"/>
        <w:gridCol w:w="1045"/>
        <w:gridCol w:w="482"/>
        <w:gridCol w:w="229"/>
        <w:gridCol w:w="779"/>
        <w:gridCol w:w="775"/>
        <w:gridCol w:w="779"/>
        <w:gridCol w:w="777"/>
      </w:tblGrid>
      <w:tr w:rsidR="005B3B97">
        <w:trPr>
          <w:trHeight w:val="132"/>
          <w:jc w:val="center"/>
        </w:trPr>
        <w:tc>
          <w:tcPr>
            <w:tcW w:w="5791" w:type="dxa"/>
            <w:gridSpan w:val="2"/>
            <w:vMerge w:val="restart"/>
            <w:tcBorders>
              <w:top w:val="nil"/>
              <w:left w:val="nil"/>
              <w:right w:val="nil"/>
            </w:tcBorders>
            <w:tcMar>
              <w:left w:w="0" w:type="dxa"/>
              <w:right w:w="0" w:type="dxa"/>
            </w:tcMar>
          </w:tcPr>
          <w:p w:rsidR="005B3B97" w:rsidRPr="005D299E" w:rsidRDefault="005B3B97" w:rsidP="005B3B97">
            <w:pPr>
              <w:spacing w:line="168" w:lineRule="auto"/>
              <w:ind w:firstLine="0"/>
              <w:jc w:val="left"/>
              <w:rPr>
                <w:sz w:val="36"/>
                <w:szCs w:val="36"/>
                <w:rtl/>
              </w:rPr>
            </w:pPr>
            <w:r>
              <w:rPr>
                <w:rFonts w:hint="cs"/>
                <w:sz w:val="36"/>
                <w:szCs w:val="36"/>
                <w:rtl/>
              </w:rPr>
              <w:t>ارايه</w:t>
            </w:r>
            <w:r w:rsidRPr="005D299E">
              <w:rPr>
                <w:rFonts w:hint="cs"/>
                <w:sz w:val="36"/>
                <w:szCs w:val="36"/>
                <w:rtl/>
              </w:rPr>
              <w:t xml:space="preserve"> دهندگان و شرح نمرات:</w:t>
            </w:r>
          </w:p>
          <w:p w:rsidR="005B3B97" w:rsidRDefault="005B3B97" w:rsidP="005B3B97">
            <w:pPr>
              <w:spacing w:line="168" w:lineRule="auto"/>
              <w:ind w:firstLine="0"/>
              <w:jc w:val="left"/>
              <w:rPr>
                <w:sz w:val="28"/>
                <w:rtl/>
              </w:rPr>
            </w:pPr>
          </w:p>
        </w:tc>
        <w:tc>
          <w:tcPr>
            <w:tcW w:w="1797" w:type="dxa"/>
            <w:gridSpan w:val="3"/>
            <w:tcBorders>
              <w:top w:val="nil"/>
              <w:left w:val="nil"/>
              <w:bottom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1588" w:type="dxa"/>
            <w:gridSpan w:val="2"/>
            <w:tcBorders>
              <w:top w:val="sing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2</w:t>
            </w:r>
          </w:p>
        </w:tc>
      </w:tr>
      <w:tr w:rsidR="005B3B97">
        <w:trPr>
          <w:trHeight w:val="246"/>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12"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نام و نام خانوادگي</w:t>
            </w:r>
          </w:p>
        </w:tc>
        <w:tc>
          <w:tcPr>
            <w:tcW w:w="1588" w:type="dxa"/>
            <w:gridSpan w:val="2"/>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19"/>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شماره دانشجويي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64"/>
          <w:jc w:val="center"/>
        </w:trPr>
        <w:tc>
          <w:tcPr>
            <w:tcW w:w="5791" w:type="dxa"/>
            <w:gridSpan w:val="2"/>
            <w:vMerge/>
            <w:tcBorders>
              <w:left w:val="nil"/>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top w:val="single" w:sz="4" w:space="0" w:color="auto"/>
              <w:lef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مقطع تحصيلي</w:t>
            </w:r>
          </w:p>
        </w:tc>
        <w:tc>
          <w:tcPr>
            <w:tcW w:w="1588" w:type="dxa"/>
            <w:gridSpan w:val="2"/>
            <w:tcBorders>
              <w:top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single" w:sz="4"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338"/>
          <w:jc w:val="center"/>
        </w:trPr>
        <w:tc>
          <w:tcPr>
            <w:tcW w:w="5791" w:type="dxa"/>
            <w:gridSpan w:val="2"/>
            <w:vMerge/>
            <w:tcBorders>
              <w:left w:val="nil"/>
              <w:bottom w:val="double" w:sz="12" w:space="0" w:color="auto"/>
              <w:right w:val="sing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1797" w:type="dxa"/>
            <w:gridSpan w:val="3"/>
            <w:tcBorders>
              <w:left w:val="single" w:sz="12" w:space="0" w:color="auto"/>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گرايش</w:t>
            </w:r>
          </w:p>
        </w:tc>
        <w:tc>
          <w:tcPr>
            <w:tcW w:w="1588" w:type="dxa"/>
            <w:gridSpan w:val="2"/>
            <w:tcBorders>
              <w:bottom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bottom w:val="double" w:sz="12" w:space="0" w:color="auto"/>
              <w:right w:val="sing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cantSplit/>
          <w:trHeight w:val="327"/>
          <w:jc w:val="center"/>
        </w:trPr>
        <w:tc>
          <w:tcPr>
            <w:tcW w:w="366" w:type="dxa"/>
            <w:vMerge w:val="restart"/>
            <w:tcBorders>
              <w:top w:val="double" w:sz="12" w:space="0" w:color="auto"/>
              <w:left w:val="double" w:sz="12" w:space="0" w:color="auto"/>
            </w:tcBorders>
            <w:tcMar>
              <w:left w:w="0" w:type="dxa"/>
              <w:right w:w="0" w:type="dxa"/>
            </w:tcMar>
            <w:textDirection w:val="btLr"/>
            <w:vAlign w:val="center"/>
          </w:tcPr>
          <w:p w:rsidR="005B3B97" w:rsidRPr="00785762" w:rsidRDefault="005B3B97" w:rsidP="005B3B97">
            <w:pPr>
              <w:spacing w:line="168" w:lineRule="auto"/>
              <w:ind w:left="113" w:right="113" w:firstLine="0"/>
              <w:jc w:val="center"/>
              <w:rPr>
                <w:sz w:val="20"/>
                <w:szCs w:val="20"/>
                <w:rtl/>
              </w:rPr>
            </w:pPr>
            <w:r w:rsidRPr="00785762">
              <w:rPr>
                <w:rFonts w:hint="cs"/>
                <w:sz w:val="20"/>
                <w:szCs w:val="20"/>
                <w:rtl/>
              </w:rPr>
              <w:t>رديف</w:t>
            </w:r>
          </w:p>
        </w:tc>
        <w:tc>
          <w:tcPr>
            <w:tcW w:w="7222" w:type="dxa"/>
            <w:gridSpan w:val="4"/>
            <w:tcBorders>
              <w:top w:val="double" w:sz="12" w:space="0" w:color="auto"/>
              <w:bottom w:val="nil"/>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 w:val="28"/>
                <w:rtl/>
              </w:rPr>
            </w:pPr>
            <w:r w:rsidRPr="000D0BDF">
              <w:rPr>
                <w:rFonts w:hint="cs"/>
                <w:sz w:val="28"/>
                <w:rtl/>
              </w:rPr>
              <w:t>معيارهاي ارزشيابي</w:t>
            </w:r>
          </w:p>
        </w:tc>
        <w:tc>
          <w:tcPr>
            <w:tcW w:w="794" w:type="dxa"/>
            <w:vMerge w:val="restart"/>
            <w:tcBorders>
              <w:top w:val="double" w:sz="12" w:space="0" w:color="auto"/>
              <w:left w:val="single" w:sz="4"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c>
          <w:tcPr>
            <w:tcW w:w="794" w:type="dxa"/>
            <w:vMerge w:val="restart"/>
            <w:tcBorders>
              <w:top w:val="double" w:sz="12" w:space="0" w:color="auto"/>
            </w:tcBorders>
            <w:shd w:val="clear" w:color="auto" w:fill="E0E0E0"/>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راهنما</w:t>
            </w:r>
          </w:p>
        </w:tc>
        <w:tc>
          <w:tcPr>
            <w:tcW w:w="794" w:type="dxa"/>
            <w:vMerge w:val="restart"/>
            <w:tcBorders>
              <w:top w:val="double" w:sz="12" w:space="0" w:color="auto"/>
              <w:right w:val="double" w:sz="12" w:space="0" w:color="auto"/>
            </w:tcBorders>
            <w:tcMar>
              <w:left w:w="0" w:type="dxa"/>
              <w:right w:w="0" w:type="dxa"/>
            </w:tcMar>
            <w:vAlign w:val="center"/>
          </w:tcPr>
          <w:p w:rsidR="005B3B97" w:rsidRPr="00E723BF" w:rsidRDefault="005B3B97" w:rsidP="005B3B97">
            <w:pPr>
              <w:spacing w:line="168" w:lineRule="auto"/>
              <w:ind w:firstLine="0"/>
              <w:jc w:val="center"/>
              <w:rPr>
                <w:szCs w:val="24"/>
                <w:rtl/>
              </w:rPr>
            </w:pPr>
            <w:r w:rsidRPr="00E723BF">
              <w:rPr>
                <w:rFonts w:hint="cs"/>
                <w:szCs w:val="24"/>
                <w:rtl/>
              </w:rPr>
              <w:t>نمره استاد داور</w:t>
            </w:r>
          </w:p>
        </w:tc>
      </w:tr>
      <w:tr w:rsidR="005B3B97">
        <w:trPr>
          <w:cantSplit/>
          <w:trHeight w:val="347"/>
          <w:jc w:val="center"/>
        </w:trPr>
        <w:tc>
          <w:tcPr>
            <w:tcW w:w="366" w:type="dxa"/>
            <w:vMerge/>
            <w:tcBorders>
              <w:left w:val="double" w:sz="12" w:space="0" w:color="auto"/>
              <w:bottom w:val="double" w:sz="12" w:space="0" w:color="auto"/>
            </w:tcBorders>
            <w:tcMar>
              <w:left w:w="0" w:type="dxa"/>
              <w:right w:w="0" w:type="dxa"/>
            </w:tcMar>
            <w:textDirection w:val="btLr"/>
            <w:vAlign w:val="center"/>
          </w:tcPr>
          <w:p w:rsidR="005B3B97" w:rsidRPr="00037CCA" w:rsidRDefault="005B3B97" w:rsidP="005B3B97">
            <w:pPr>
              <w:spacing w:line="168" w:lineRule="auto"/>
              <w:ind w:left="113" w:right="113" w:firstLine="0"/>
              <w:jc w:val="center"/>
              <w:rPr>
                <w:szCs w:val="24"/>
                <w:rtl/>
              </w:rPr>
            </w:pPr>
          </w:p>
        </w:tc>
        <w:tc>
          <w:tcPr>
            <w:tcW w:w="6499" w:type="dxa"/>
            <w:gridSpan w:val="2"/>
            <w:tcBorders>
              <w:top w:val="nil"/>
              <w:bottom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left"/>
              <w:rPr>
                <w:szCs w:val="24"/>
                <w:rtl/>
              </w:rPr>
            </w:pPr>
          </w:p>
        </w:tc>
        <w:tc>
          <w:tcPr>
            <w:tcW w:w="487" w:type="dxa"/>
            <w:tcBorders>
              <w:top w:val="single" w:sz="4" w:space="0" w:color="auto"/>
              <w:bottom w:val="double" w:sz="12" w:space="0" w:color="auto"/>
              <w:right w:val="single" w:sz="4" w:space="0" w:color="auto"/>
            </w:tcBorders>
            <w:tcMar>
              <w:left w:w="0" w:type="dxa"/>
              <w:right w:w="0" w:type="dxa"/>
            </w:tcMar>
            <w:vAlign w:val="center"/>
          </w:tcPr>
          <w:p w:rsidR="005B3B97" w:rsidRPr="000F619B" w:rsidRDefault="005B3B97" w:rsidP="005B3B97">
            <w:pPr>
              <w:spacing w:line="168" w:lineRule="auto"/>
              <w:ind w:firstLine="0"/>
              <w:jc w:val="center"/>
              <w:rPr>
                <w:szCs w:val="24"/>
                <w:rtl/>
              </w:rPr>
            </w:pPr>
            <w:r w:rsidRPr="000D0BDF">
              <w:rPr>
                <w:rFonts w:hint="cs"/>
                <w:sz w:val="20"/>
                <w:szCs w:val="20"/>
                <w:rtl/>
              </w:rPr>
              <w:t>بارم</w:t>
            </w:r>
          </w:p>
        </w:tc>
        <w:tc>
          <w:tcPr>
            <w:tcW w:w="236" w:type="dxa"/>
            <w:tcBorders>
              <w:top w:val="nil"/>
              <w:bottom w:val="double" w:sz="12" w:space="0" w:color="auto"/>
              <w:right w:val="single" w:sz="4" w:space="0" w:color="auto"/>
            </w:tcBorders>
            <w:tcMar>
              <w:left w:w="0" w:type="dxa"/>
              <w:right w:w="0" w:type="dxa"/>
            </w:tcMar>
            <w:vAlign w:val="center"/>
          </w:tcPr>
          <w:p w:rsidR="005B3B97" w:rsidRPr="0065688E" w:rsidRDefault="005B3B97" w:rsidP="005B3B97">
            <w:pPr>
              <w:spacing w:line="168" w:lineRule="auto"/>
              <w:ind w:firstLine="0"/>
              <w:jc w:val="center"/>
              <w:rPr>
                <w:sz w:val="2"/>
                <w:szCs w:val="2"/>
                <w:rtl/>
              </w:rPr>
            </w:pPr>
          </w:p>
        </w:tc>
        <w:tc>
          <w:tcPr>
            <w:tcW w:w="794" w:type="dxa"/>
            <w:vMerge/>
            <w:tcBorders>
              <w:left w:val="single" w:sz="4" w:space="0" w:color="auto"/>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tcBorders>
            <w:shd w:val="clear" w:color="auto" w:fill="E0E0E0"/>
            <w:tcMar>
              <w:left w:w="0" w:type="dxa"/>
              <w:right w:w="0" w:type="dxa"/>
            </w:tcMar>
            <w:vAlign w:val="center"/>
          </w:tcPr>
          <w:p w:rsidR="005B3B97" w:rsidRDefault="005B3B97" w:rsidP="005B3B97">
            <w:pPr>
              <w:spacing w:line="168" w:lineRule="auto"/>
              <w:ind w:firstLine="0"/>
              <w:jc w:val="center"/>
              <w:rPr>
                <w:sz w:val="28"/>
                <w:rtl/>
              </w:rPr>
            </w:pPr>
          </w:p>
        </w:tc>
        <w:tc>
          <w:tcPr>
            <w:tcW w:w="794" w:type="dxa"/>
            <w:vMerge/>
            <w:tcBorders>
              <w:bottom w:val="double" w:sz="12" w:space="0" w:color="auto"/>
              <w:right w:val="double" w:sz="12" w:space="0" w:color="auto"/>
            </w:tcBorders>
            <w:tcMar>
              <w:left w:w="0" w:type="dxa"/>
              <w:right w:w="0" w:type="dxa"/>
            </w:tcMar>
            <w:vAlign w:val="center"/>
          </w:tcPr>
          <w:p w:rsidR="005B3B97" w:rsidRDefault="005B3B97" w:rsidP="005B3B97">
            <w:pPr>
              <w:spacing w:line="168" w:lineRule="auto"/>
              <w:ind w:firstLine="0"/>
              <w:jc w:val="center"/>
              <w:rPr>
                <w:sz w:val="28"/>
                <w:rtl/>
              </w:rPr>
            </w:pPr>
          </w:p>
        </w:tc>
      </w:tr>
      <w:tr w:rsidR="005B3B97">
        <w:trPr>
          <w:trHeight w:val="138"/>
          <w:jc w:val="center"/>
        </w:trPr>
        <w:tc>
          <w:tcPr>
            <w:tcW w:w="36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1</w:t>
            </w:r>
          </w:p>
        </w:tc>
        <w:tc>
          <w:tcPr>
            <w:tcW w:w="6499" w:type="dxa"/>
            <w:gridSpan w:val="2"/>
            <w:tcBorders>
              <w:top w:val="double" w:sz="12" w:space="0" w:color="auto"/>
            </w:tcBorders>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پروژه</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رعايت دقيق جزييات مندرج در فرم تعريف پروژه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ارزش علمی و یا ارزش کاربردی</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تجزيه و تحليل مساله</w:t>
            </w:r>
          </w:p>
          <w:p w:rsidR="005B3B97" w:rsidRDefault="005B3B97" w:rsidP="005B3B97">
            <w:pPr>
              <w:spacing w:line="168" w:lineRule="auto"/>
              <w:ind w:firstLine="0"/>
              <w:rPr>
                <w:szCs w:val="24"/>
                <w:rtl/>
              </w:rPr>
            </w:pPr>
            <w:r>
              <w:rPr>
                <w:rFonts w:hint="cs"/>
                <w:szCs w:val="24"/>
                <w:rtl/>
              </w:rPr>
              <w:t>-</w:t>
            </w:r>
            <w:r w:rsidRPr="00BB7F5E">
              <w:rPr>
                <w:rFonts w:hint="cs"/>
                <w:szCs w:val="24"/>
                <w:rtl/>
              </w:rPr>
              <w:t xml:space="preserve"> ابتکار و نوآوری در انجام پروژه</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کميت و کيفيت و جديد بودن ابزارها و برنامه هاي استفاده شده</w:t>
            </w:r>
          </w:p>
        </w:tc>
        <w:tc>
          <w:tcPr>
            <w:tcW w:w="487" w:type="dxa"/>
            <w:tcBorders>
              <w:top w:val="double" w:sz="12" w:space="0" w:color="auto"/>
            </w:tcBorders>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10</w:t>
            </w:r>
          </w:p>
        </w:tc>
        <w:tc>
          <w:tcPr>
            <w:tcW w:w="236"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Borders>
              <w:top w:val="double" w:sz="12"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2</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ارائه</w:t>
            </w:r>
          </w:p>
          <w:p w:rsidR="005B3B97" w:rsidRDefault="005B3B97" w:rsidP="005B3B97">
            <w:pPr>
              <w:spacing w:line="168" w:lineRule="auto"/>
              <w:ind w:firstLine="0"/>
              <w:rPr>
                <w:szCs w:val="24"/>
                <w:rtl/>
              </w:rPr>
            </w:pPr>
            <w:r>
              <w:rPr>
                <w:rFonts w:hint="cs"/>
                <w:szCs w:val="24"/>
                <w:rtl/>
              </w:rPr>
              <w:t xml:space="preserve"> - </w:t>
            </w:r>
            <w:r w:rsidRPr="00BB7F5E">
              <w:rPr>
                <w:rFonts w:hint="cs"/>
                <w:szCs w:val="24"/>
                <w:rtl/>
              </w:rPr>
              <w:t>شرح آزمايشهاي انجام شده و تسلط در بحث و نتيجه‌گيري و اثبات کارايي سيستم</w:t>
            </w:r>
          </w:p>
          <w:p w:rsidR="005B3B97" w:rsidRDefault="005B3B97" w:rsidP="005B3B97">
            <w:pPr>
              <w:spacing w:line="168" w:lineRule="auto"/>
              <w:ind w:firstLine="0"/>
              <w:rPr>
                <w:sz w:val="20"/>
                <w:szCs w:val="20"/>
                <w:rtl/>
              </w:rPr>
            </w:pPr>
            <w:r>
              <w:rPr>
                <w:rFonts w:hint="cs"/>
                <w:szCs w:val="24"/>
                <w:rtl/>
              </w:rPr>
              <w:t>-</w:t>
            </w:r>
            <w:r w:rsidRPr="00BB7F5E">
              <w:rPr>
                <w:rFonts w:hint="cs"/>
                <w:szCs w:val="24"/>
                <w:rtl/>
              </w:rPr>
              <w:t xml:space="preserve"> نحوه </w:t>
            </w:r>
            <w:r>
              <w:rPr>
                <w:rFonts w:hint="cs"/>
                <w:szCs w:val="24"/>
                <w:rtl/>
              </w:rPr>
              <w:t>ارايه</w:t>
            </w:r>
            <w:r w:rsidRPr="00BB7F5E">
              <w:rPr>
                <w:rFonts w:hint="cs"/>
                <w:szCs w:val="24"/>
                <w:rtl/>
              </w:rPr>
              <w:t xml:space="preserve">: شامل رعایت زمان، تفهیم موضوع، کیفیت اسلایدها </w:t>
            </w:r>
            <w:r w:rsidRPr="00BB7F5E">
              <w:rPr>
                <w:rFonts w:hint="cs"/>
                <w:sz w:val="20"/>
                <w:szCs w:val="20"/>
                <w:rtl/>
              </w:rPr>
              <w:t>(براي</w:t>
            </w:r>
            <w:r w:rsidRPr="00BB7F5E">
              <w:rPr>
                <w:rFonts w:hint="eastAsia"/>
                <w:sz w:val="20"/>
                <w:szCs w:val="20"/>
                <w:rtl/>
              </w:rPr>
              <w:t>‌</w:t>
            </w:r>
            <w:r w:rsidRPr="00BB7F5E">
              <w:rPr>
                <w:rFonts w:hint="cs"/>
                <w:sz w:val="20"/>
                <w:szCs w:val="20"/>
                <w:rtl/>
              </w:rPr>
              <w:t>دانشجويان</w:t>
            </w:r>
            <w:r w:rsidRPr="00BB7F5E">
              <w:rPr>
                <w:rFonts w:hint="eastAsia"/>
                <w:sz w:val="20"/>
                <w:szCs w:val="20"/>
                <w:rtl/>
              </w:rPr>
              <w:t>‌</w:t>
            </w:r>
            <w:r w:rsidRPr="00BB7F5E">
              <w:rPr>
                <w:rFonts w:hint="cs"/>
                <w:sz w:val="20"/>
                <w:szCs w:val="20"/>
                <w:rtl/>
              </w:rPr>
              <w:t>کارشناسي)</w:t>
            </w:r>
          </w:p>
          <w:p w:rsidR="005B3B97" w:rsidRPr="00BB7F5E" w:rsidRDefault="005B3B97" w:rsidP="005B3B97">
            <w:pPr>
              <w:spacing w:line="168" w:lineRule="auto"/>
              <w:ind w:firstLine="0"/>
              <w:rPr>
                <w:szCs w:val="24"/>
                <w:rtl/>
              </w:rPr>
            </w:pPr>
            <w:r>
              <w:rPr>
                <w:rFonts w:hint="cs"/>
                <w:szCs w:val="24"/>
                <w:rtl/>
              </w:rPr>
              <w:t>-</w:t>
            </w:r>
            <w:r w:rsidRPr="00BB7F5E">
              <w:rPr>
                <w:rFonts w:hint="cs"/>
                <w:szCs w:val="24"/>
                <w:rtl/>
              </w:rPr>
              <w:t xml:space="preserve"> تسلط به موضوع و توانایی پاسخگویی  به سئوالات </w:t>
            </w:r>
            <w:r w:rsidRPr="00BB7F5E">
              <w:rPr>
                <w:rFonts w:hint="cs"/>
                <w:sz w:val="20"/>
                <w:szCs w:val="20"/>
                <w:rtl/>
              </w:rPr>
              <w:t>( براي دانشجويان کارداني)</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4</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3</w:t>
            </w:r>
          </w:p>
        </w:tc>
        <w:tc>
          <w:tcPr>
            <w:tcW w:w="6499" w:type="dxa"/>
            <w:gridSpan w:val="2"/>
            <w:tcMar>
              <w:left w:w="57" w:type="dxa"/>
              <w:right w:w="57" w:type="dxa"/>
            </w:tcMar>
            <w:vAlign w:val="center"/>
          </w:tcPr>
          <w:p w:rsidR="005B3B97" w:rsidRDefault="005B3B97" w:rsidP="005B3B97">
            <w:pPr>
              <w:spacing w:line="168" w:lineRule="auto"/>
              <w:ind w:firstLine="0"/>
              <w:rPr>
                <w:szCs w:val="24"/>
                <w:rtl/>
              </w:rPr>
            </w:pPr>
            <w:r>
              <w:rPr>
                <w:rFonts w:hint="cs"/>
                <w:szCs w:val="24"/>
                <w:rtl/>
              </w:rPr>
              <w:t>کیفیت گزارش</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ميزان استفاده از منابع و مراجع و کيفيت آنها</w:t>
            </w:r>
          </w:p>
          <w:p w:rsidR="005B3B97" w:rsidRDefault="005B3B97" w:rsidP="005B3B97">
            <w:pPr>
              <w:spacing w:line="168" w:lineRule="auto"/>
              <w:ind w:firstLine="0"/>
              <w:rPr>
                <w:szCs w:val="24"/>
                <w:rtl/>
              </w:rPr>
            </w:pPr>
            <w:r>
              <w:rPr>
                <w:rFonts w:hint="cs"/>
                <w:szCs w:val="24"/>
                <w:rtl/>
              </w:rPr>
              <w:t xml:space="preserve">- </w:t>
            </w:r>
            <w:r w:rsidRPr="00BB7F5E">
              <w:rPr>
                <w:rFonts w:hint="cs"/>
                <w:szCs w:val="24"/>
                <w:rtl/>
              </w:rPr>
              <w:t>انسجام در تنظیم و تدوین مطالب در پايان نامه</w:t>
            </w:r>
          </w:p>
          <w:p w:rsidR="005B3B97" w:rsidRPr="00BB7F5E" w:rsidRDefault="005B3B97" w:rsidP="005B3B97">
            <w:pPr>
              <w:spacing w:line="168" w:lineRule="auto"/>
              <w:ind w:firstLine="0"/>
              <w:rPr>
                <w:szCs w:val="24"/>
                <w:rtl/>
              </w:rPr>
            </w:pPr>
            <w:r>
              <w:rPr>
                <w:rFonts w:hint="cs"/>
                <w:szCs w:val="24"/>
                <w:rtl/>
              </w:rPr>
              <w:t xml:space="preserve">- </w:t>
            </w:r>
            <w:r w:rsidRPr="00BB7F5E">
              <w:rPr>
                <w:rFonts w:hint="cs"/>
                <w:szCs w:val="24"/>
                <w:rtl/>
              </w:rPr>
              <w:t>کیفیت تصاویر و جدولهای استفاده شده در پايان نامه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3</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38"/>
          <w:jc w:val="center"/>
        </w:trPr>
        <w:tc>
          <w:tcPr>
            <w:tcW w:w="366" w:type="dxa"/>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4</w:t>
            </w:r>
          </w:p>
        </w:tc>
        <w:tc>
          <w:tcPr>
            <w:tcW w:w="6499" w:type="dxa"/>
            <w:gridSpan w:val="2"/>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مقاله استخراج شده که پذيرفته شده</w:t>
            </w:r>
          </w:p>
        </w:tc>
        <w:tc>
          <w:tcPr>
            <w:tcW w:w="487" w:type="dxa"/>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259"/>
          <w:jc w:val="center"/>
        </w:trPr>
        <w:tc>
          <w:tcPr>
            <w:tcW w:w="366" w:type="dxa"/>
            <w:tcBorders>
              <w:bottom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Pr>
                <w:rFonts w:hint="cs"/>
                <w:szCs w:val="24"/>
                <w:rtl/>
              </w:rPr>
              <w:t>5</w:t>
            </w:r>
          </w:p>
        </w:tc>
        <w:tc>
          <w:tcPr>
            <w:tcW w:w="6499" w:type="dxa"/>
            <w:gridSpan w:val="2"/>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sidRPr="00BB7F5E">
              <w:rPr>
                <w:rFonts w:hint="cs"/>
                <w:szCs w:val="24"/>
                <w:rtl/>
              </w:rPr>
              <w:t>کيفيت علمي مقاله (مقاله</w:t>
            </w:r>
            <w:r w:rsidRPr="00BB7F5E">
              <w:rPr>
                <w:rFonts w:hint="eastAsia"/>
                <w:szCs w:val="24"/>
                <w:rtl/>
              </w:rPr>
              <w:t>‌</w:t>
            </w:r>
            <w:r w:rsidRPr="00BB7F5E">
              <w:rPr>
                <w:rFonts w:hint="cs"/>
                <w:szCs w:val="24"/>
                <w:rtl/>
              </w:rPr>
              <w:t>هاي) استخراج شده که پذيرفته نشده</w:t>
            </w:r>
          </w:p>
        </w:tc>
        <w:tc>
          <w:tcPr>
            <w:tcW w:w="487" w:type="dxa"/>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sidRPr="00AA1092">
              <w:rPr>
                <w:rFonts w:hint="cs"/>
                <w:sz w:val="20"/>
                <w:szCs w:val="24"/>
                <w:rtl/>
              </w:rPr>
              <w:t>2+</w:t>
            </w:r>
          </w:p>
        </w:tc>
        <w:tc>
          <w:tcPr>
            <w:tcW w:w="236"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794" w:type="dxa"/>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409"/>
          <w:jc w:val="center"/>
        </w:trPr>
        <w:tc>
          <w:tcPr>
            <w:tcW w:w="366" w:type="dxa"/>
            <w:tcBorders>
              <w:bottom w:val="double" w:sz="4" w:space="0" w:color="auto"/>
            </w:tcBorders>
            <w:tcMar>
              <w:left w:w="0" w:type="dxa"/>
              <w:right w:w="0" w:type="dxa"/>
            </w:tcMar>
            <w:vAlign w:val="center"/>
          </w:tcPr>
          <w:p w:rsidR="005B3B97" w:rsidRDefault="005B3B97" w:rsidP="005B3B97">
            <w:pPr>
              <w:spacing w:line="168" w:lineRule="auto"/>
              <w:ind w:firstLine="0"/>
              <w:jc w:val="center"/>
              <w:rPr>
                <w:szCs w:val="24"/>
                <w:rtl/>
              </w:rPr>
            </w:pPr>
            <w:r>
              <w:rPr>
                <w:rFonts w:hint="cs"/>
                <w:szCs w:val="24"/>
                <w:rtl/>
              </w:rPr>
              <w:t>6</w:t>
            </w:r>
          </w:p>
        </w:tc>
        <w:tc>
          <w:tcPr>
            <w:tcW w:w="6499" w:type="dxa"/>
            <w:gridSpan w:val="2"/>
            <w:tcBorders>
              <w:bottom w:val="double" w:sz="4" w:space="0" w:color="auto"/>
            </w:tcBorders>
            <w:shd w:val="clear" w:color="auto" w:fill="auto"/>
            <w:tcMar>
              <w:left w:w="57" w:type="dxa"/>
              <w:right w:w="57" w:type="dxa"/>
            </w:tcMar>
            <w:vAlign w:val="center"/>
          </w:tcPr>
          <w:p w:rsidR="005B3B97" w:rsidRPr="00BB7F5E" w:rsidRDefault="005B3B97" w:rsidP="005B3B97">
            <w:pPr>
              <w:spacing w:line="168" w:lineRule="auto"/>
              <w:ind w:firstLine="0"/>
              <w:rPr>
                <w:szCs w:val="24"/>
                <w:rtl/>
              </w:rPr>
            </w:pPr>
            <w:r>
              <w:rPr>
                <w:rFonts w:hint="cs"/>
                <w:szCs w:val="24"/>
                <w:rtl/>
              </w:rPr>
              <w:t>میانگین مجموع</w:t>
            </w:r>
          </w:p>
        </w:tc>
        <w:tc>
          <w:tcPr>
            <w:tcW w:w="487" w:type="dxa"/>
            <w:tcBorders>
              <w:bottom w:val="double" w:sz="4" w:space="0" w:color="auto"/>
            </w:tcBorders>
            <w:shd w:val="clear" w:color="auto" w:fill="auto"/>
            <w:tcMar>
              <w:left w:w="0" w:type="dxa"/>
              <w:right w:w="0" w:type="dxa"/>
            </w:tcMar>
            <w:vAlign w:val="center"/>
          </w:tcPr>
          <w:p w:rsidR="005B3B97" w:rsidRPr="00AA1092" w:rsidRDefault="005B3B97" w:rsidP="005B3B97">
            <w:pPr>
              <w:spacing w:line="168" w:lineRule="auto"/>
              <w:ind w:firstLine="0"/>
              <w:jc w:val="center"/>
              <w:rPr>
                <w:sz w:val="20"/>
                <w:szCs w:val="24"/>
                <w:rtl/>
              </w:rPr>
            </w:pPr>
            <w:r>
              <w:rPr>
                <w:rFonts w:hint="cs"/>
                <w:sz w:val="20"/>
                <w:szCs w:val="24"/>
                <w:rtl/>
              </w:rPr>
              <w:t>21</w:t>
            </w:r>
          </w:p>
        </w:tc>
        <w:tc>
          <w:tcPr>
            <w:tcW w:w="236" w:type="dxa"/>
            <w:tcBorders>
              <w:bottom w:val="double" w:sz="4" w:space="0" w:color="auto"/>
            </w:tcBorders>
            <w:shd w:val="clear" w:color="auto" w:fill="auto"/>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bottom w:val="double" w:sz="4"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1108"/>
          <w:jc w:val="center"/>
        </w:trPr>
        <w:tc>
          <w:tcPr>
            <w:tcW w:w="366" w:type="dxa"/>
            <w:tcBorders>
              <w:top w:val="double" w:sz="4" w:space="0" w:color="auto"/>
              <w:left w:val="double" w:sz="4" w:space="0" w:color="auto"/>
              <w:bottom w:val="double" w:sz="4" w:space="0" w:color="auto"/>
            </w:tcBorders>
            <w:shd w:val="clear" w:color="auto" w:fill="B3B3B3"/>
            <w:tcMar>
              <w:left w:w="0" w:type="dxa"/>
              <w:right w:w="0" w:type="dxa"/>
            </w:tcMar>
            <w:textDirection w:val="btLr"/>
            <w:vAlign w:val="center"/>
          </w:tcPr>
          <w:p w:rsidR="005B3B97" w:rsidRPr="000D0BDF" w:rsidRDefault="005B3B97" w:rsidP="005B3B97">
            <w:pPr>
              <w:spacing w:line="168" w:lineRule="auto"/>
              <w:ind w:left="113" w:right="113" w:firstLine="0"/>
              <w:jc w:val="center"/>
              <w:rPr>
                <w:szCs w:val="24"/>
                <w:rtl/>
              </w:rPr>
            </w:pPr>
            <w:r w:rsidRPr="000D0BDF">
              <w:rPr>
                <w:rFonts w:hint="cs"/>
                <w:szCs w:val="24"/>
                <w:rtl/>
              </w:rPr>
              <w:t>کميته پروژه</w:t>
            </w:r>
          </w:p>
        </w:tc>
        <w:tc>
          <w:tcPr>
            <w:tcW w:w="6499" w:type="dxa"/>
            <w:gridSpan w:val="2"/>
            <w:tcBorders>
              <w:top w:val="double" w:sz="4" w:space="0" w:color="auto"/>
            </w:tcBorders>
            <w:tcMar>
              <w:left w:w="57" w:type="dxa"/>
              <w:right w:w="57" w:type="dxa"/>
            </w:tcMar>
            <w:vAlign w:val="center"/>
          </w:tcPr>
          <w:p w:rsidR="005B3B97" w:rsidRPr="00F72653" w:rsidRDefault="005B3B97" w:rsidP="005B3B97">
            <w:pPr>
              <w:spacing w:line="168" w:lineRule="auto"/>
              <w:rPr>
                <w:rtl/>
              </w:rPr>
            </w:pPr>
            <w:r w:rsidRPr="00F72653">
              <w:rPr>
                <w:rFonts w:hint="cs"/>
                <w:rtl/>
              </w:rPr>
              <w:t>رعايت قوانين نگارش پايان نامه</w:t>
            </w:r>
            <w:r>
              <w:rPr>
                <w:rFonts w:hint="cs"/>
                <w:rtl/>
              </w:rPr>
              <w:t xml:space="preserve"> و نظم دانشجو در مراحل مختلف پروژه و ارائه پروژه در زمان مقرر</w:t>
            </w:r>
          </w:p>
        </w:tc>
        <w:tc>
          <w:tcPr>
            <w:tcW w:w="487" w:type="dxa"/>
            <w:tcBorders>
              <w:top w:val="double" w:sz="4" w:space="0" w:color="auto"/>
            </w:tcBorders>
            <w:tcMar>
              <w:left w:w="0" w:type="dxa"/>
              <w:right w:w="0" w:type="dxa"/>
            </w:tcMar>
            <w:vAlign w:val="center"/>
          </w:tcPr>
          <w:p w:rsidR="005B3B97" w:rsidRPr="00BB7F5E" w:rsidRDefault="005B3B97" w:rsidP="005B3B97">
            <w:pPr>
              <w:spacing w:line="168" w:lineRule="auto"/>
              <w:ind w:firstLine="0"/>
              <w:jc w:val="center"/>
              <w:rPr>
                <w:sz w:val="20"/>
                <w:szCs w:val="24"/>
                <w:rtl/>
              </w:rPr>
            </w:pPr>
            <w:r>
              <w:rPr>
                <w:rFonts w:hint="cs"/>
                <w:sz w:val="20"/>
                <w:szCs w:val="24"/>
                <w:rtl/>
              </w:rPr>
              <w:t>3</w:t>
            </w:r>
          </w:p>
        </w:tc>
        <w:tc>
          <w:tcPr>
            <w:tcW w:w="236" w:type="dxa"/>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lang w:bidi="fa-IR"/>
              </w:rPr>
            </w:pPr>
          </w:p>
        </w:tc>
        <w:tc>
          <w:tcPr>
            <w:tcW w:w="1588" w:type="dxa"/>
            <w:gridSpan w:val="2"/>
            <w:tcBorders>
              <w:top w:val="double" w:sz="4" w:space="0" w:color="auto"/>
              <w:right w:val="double" w:sz="4"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p>
        </w:tc>
      </w:tr>
      <w:tr w:rsidR="005B3B97">
        <w:trPr>
          <w:trHeight w:val="152"/>
          <w:jc w:val="center"/>
        </w:trPr>
        <w:tc>
          <w:tcPr>
            <w:tcW w:w="366" w:type="dxa"/>
            <w:tcBorders>
              <w:top w:val="double" w:sz="4" w:space="0" w:color="auto"/>
              <w:left w:val="nil"/>
            </w:tcBorders>
            <w:tcMar>
              <w:left w:w="0" w:type="dxa"/>
              <w:right w:w="0" w:type="dxa"/>
            </w:tcMar>
            <w:vAlign w:val="center"/>
          </w:tcPr>
          <w:p w:rsidR="005B3B97" w:rsidRPr="000D0BDF" w:rsidRDefault="005B3B97" w:rsidP="005B3B97">
            <w:pPr>
              <w:spacing w:line="168" w:lineRule="auto"/>
              <w:ind w:firstLine="0"/>
              <w:jc w:val="center"/>
              <w:rPr>
                <w:szCs w:val="24"/>
                <w:rtl/>
              </w:rPr>
            </w:pPr>
          </w:p>
        </w:tc>
        <w:tc>
          <w:tcPr>
            <w:tcW w:w="7222" w:type="dxa"/>
            <w:gridSpan w:val="4"/>
            <w:tcBorders>
              <w:top w:val="double" w:sz="4" w:space="0" w:color="auto"/>
              <w:bottom w:val="single" w:sz="4" w:space="0" w:color="auto"/>
              <w:right w:val="double" w:sz="12" w:space="0" w:color="auto"/>
            </w:tcBorders>
            <w:tcMar>
              <w:left w:w="0" w:type="dxa"/>
              <w:right w:w="0" w:type="dxa"/>
            </w:tcMar>
            <w:vAlign w:val="center"/>
          </w:tcPr>
          <w:p w:rsidR="005B3B97" w:rsidRPr="000D0BDF" w:rsidRDefault="005B3B97" w:rsidP="005B3B97">
            <w:pPr>
              <w:spacing w:line="168" w:lineRule="auto"/>
              <w:ind w:firstLine="0"/>
              <w:jc w:val="center"/>
              <w:rPr>
                <w:szCs w:val="24"/>
                <w:rtl/>
              </w:rPr>
            </w:pPr>
            <w:r w:rsidRPr="000D0BDF">
              <w:rPr>
                <w:rFonts w:hint="cs"/>
                <w:szCs w:val="24"/>
                <w:rtl/>
              </w:rPr>
              <w:t>نمره نهايي</w:t>
            </w: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rPr>
            </w:pPr>
          </w:p>
        </w:tc>
        <w:tc>
          <w:tcPr>
            <w:tcW w:w="1588" w:type="dxa"/>
            <w:gridSpan w:val="2"/>
            <w:tcBorders>
              <w:top w:val="double" w:sz="12" w:space="0" w:color="auto"/>
              <w:left w:val="double" w:sz="12" w:space="0" w:color="auto"/>
              <w:bottom w:val="double" w:sz="12" w:space="0" w:color="auto"/>
              <w:right w:val="double" w:sz="12" w:space="0" w:color="auto"/>
            </w:tcBorders>
            <w:shd w:val="clear" w:color="auto" w:fill="E0E0E0"/>
            <w:tcMar>
              <w:left w:w="0" w:type="dxa"/>
              <w:right w:w="0" w:type="dxa"/>
            </w:tcMar>
            <w:vAlign w:val="center"/>
          </w:tcPr>
          <w:p w:rsidR="005B3B97" w:rsidRPr="000D0BDF" w:rsidRDefault="005B3B97" w:rsidP="005B3B97">
            <w:pPr>
              <w:spacing w:line="168" w:lineRule="auto"/>
              <w:ind w:firstLine="0"/>
              <w:jc w:val="center"/>
              <w:rPr>
                <w:szCs w:val="24"/>
                <w:rtl/>
                <w:lang w:bidi="fa-IR"/>
              </w:rPr>
            </w:pPr>
          </w:p>
        </w:tc>
      </w:tr>
      <w:tr w:rsidR="005B3B97">
        <w:trPr>
          <w:trHeight w:val="385"/>
          <w:jc w:val="center"/>
        </w:trPr>
        <w:tc>
          <w:tcPr>
            <w:tcW w:w="10764" w:type="dxa"/>
            <w:gridSpan w:val="9"/>
            <w:tcBorders>
              <w:top w:val="single" w:sz="4" w:space="0" w:color="auto"/>
              <w:left w:val="single" w:sz="4" w:space="0" w:color="auto"/>
              <w:bottom w:val="single" w:sz="4" w:space="0" w:color="auto"/>
              <w:right w:val="single" w:sz="4" w:space="0" w:color="auto"/>
            </w:tcBorders>
            <w:tcMar>
              <w:left w:w="0" w:type="dxa"/>
              <w:right w:w="0" w:type="dxa"/>
            </w:tcMar>
            <w:vAlign w:val="center"/>
          </w:tcPr>
          <w:p w:rsidR="005B3B97" w:rsidRPr="000D0BDF" w:rsidRDefault="005B3B97" w:rsidP="005B3B97">
            <w:pPr>
              <w:spacing w:line="168" w:lineRule="auto"/>
              <w:ind w:firstLine="0"/>
              <w:jc w:val="both"/>
              <w:rPr>
                <w:szCs w:val="24"/>
                <w:rtl/>
                <w:lang w:bidi="fa-IR"/>
              </w:rPr>
            </w:pPr>
            <w:r>
              <w:rPr>
                <w:rFonts w:hint="cs"/>
                <w:szCs w:val="24"/>
                <w:rtl/>
                <w:lang w:bidi="fa-IR"/>
              </w:rPr>
              <w:t xml:space="preserve"> </w:t>
            </w:r>
            <w:proofErr w:type="spellStart"/>
            <w:r>
              <w:rPr>
                <w:rFonts w:hint="cs"/>
                <w:szCs w:val="24"/>
                <w:rtl/>
                <w:lang w:bidi="fa-IR"/>
              </w:rPr>
              <w:t>توضيحات</w:t>
            </w:r>
            <w:proofErr w:type="spellEnd"/>
            <w:r>
              <w:rPr>
                <w:rFonts w:hint="cs"/>
                <w:szCs w:val="24"/>
                <w:rtl/>
                <w:lang w:bidi="fa-IR"/>
              </w:rPr>
              <w:t>:</w:t>
            </w:r>
          </w:p>
        </w:tc>
      </w:tr>
    </w:tbl>
    <w:p w:rsidR="005B3B97" w:rsidRDefault="005B3B97" w:rsidP="005B3B97">
      <w:pPr>
        <w:spacing w:line="168" w:lineRule="auto"/>
        <w:rPr>
          <w:sz w:val="28"/>
          <w:rtl/>
        </w:rPr>
      </w:pPr>
      <w:r>
        <w:rPr>
          <w:rFonts w:hint="cs"/>
          <w:sz w:val="28"/>
          <w:rtl/>
        </w:rPr>
        <w:t>امضا</w:t>
      </w:r>
      <w:r w:rsidRPr="009746BF">
        <w:rPr>
          <w:rFonts w:hint="cs"/>
          <w:sz w:val="28"/>
          <w:rtl/>
        </w:rPr>
        <w:t>ء</w:t>
      </w:r>
      <w:r>
        <w:rPr>
          <w:rFonts w:hint="cs"/>
          <w:sz w:val="28"/>
          <w:rtl/>
        </w:rPr>
        <w:t xml:space="preserve"> </w:t>
      </w:r>
      <w:r w:rsidRPr="009746BF">
        <w:rPr>
          <w:rFonts w:hint="cs"/>
          <w:sz w:val="28"/>
          <w:rtl/>
        </w:rPr>
        <w:t>استادراهنما</w:t>
      </w:r>
      <w:r>
        <w:rPr>
          <w:rFonts w:hint="cs"/>
          <w:sz w:val="28"/>
          <w:rtl/>
        </w:rPr>
        <w:t>:</w:t>
      </w:r>
      <w:r>
        <w:rPr>
          <w:rFonts w:hint="cs"/>
          <w:sz w:val="28"/>
          <w:rtl/>
        </w:rPr>
        <w:tab/>
      </w:r>
      <w:r>
        <w:rPr>
          <w:rFonts w:hint="cs"/>
          <w:sz w:val="28"/>
          <w:rtl/>
        </w:rPr>
        <w:tab/>
        <w:t xml:space="preserve">       </w:t>
      </w:r>
      <w:r>
        <w:rPr>
          <w:rFonts w:hint="cs"/>
          <w:sz w:val="28"/>
          <w:rtl/>
        </w:rPr>
        <w:tab/>
        <w:t xml:space="preserve"> امضا</w:t>
      </w:r>
      <w:r w:rsidRPr="009746BF">
        <w:rPr>
          <w:rFonts w:hint="cs"/>
          <w:sz w:val="28"/>
          <w:rtl/>
        </w:rPr>
        <w:t>ء</w:t>
      </w:r>
      <w:r>
        <w:rPr>
          <w:rFonts w:hint="cs"/>
          <w:sz w:val="28"/>
          <w:rtl/>
        </w:rPr>
        <w:t xml:space="preserve"> </w:t>
      </w:r>
      <w:r w:rsidRPr="009746BF">
        <w:rPr>
          <w:rFonts w:hint="cs"/>
          <w:sz w:val="28"/>
          <w:rtl/>
        </w:rPr>
        <w:t>استاد د</w:t>
      </w:r>
      <w:r>
        <w:rPr>
          <w:rFonts w:hint="cs"/>
          <w:sz w:val="28"/>
          <w:rtl/>
        </w:rPr>
        <w:t>اور</w:t>
      </w:r>
      <w:r w:rsidRPr="009746BF">
        <w:rPr>
          <w:rFonts w:hint="cs"/>
          <w:sz w:val="28"/>
          <w:rtl/>
        </w:rPr>
        <w:t>:</w:t>
      </w:r>
      <w:r>
        <w:rPr>
          <w:rFonts w:hint="cs"/>
          <w:sz w:val="28"/>
          <w:rtl/>
        </w:rPr>
        <w:tab/>
      </w:r>
      <w:r>
        <w:rPr>
          <w:rFonts w:hint="cs"/>
          <w:sz w:val="28"/>
          <w:rtl/>
        </w:rPr>
        <w:tab/>
      </w:r>
      <w:r>
        <w:rPr>
          <w:rFonts w:hint="cs"/>
          <w:sz w:val="28"/>
          <w:rtl/>
        </w:rPr>
        <w:tab/>
        <w:t>امضا</w:t>
      </w:r>
      <w:r w:rsidRPr="009746BF">
        <w:rPr>
          <w:rFonts w:hint="cs"/>
          <w:sz w:val="28"/>
          <w:rtl/>
        </w:rPr>
        <w:t>ء</w:t>
      </w:r>
      <w:r>
        <w:rPr>
          <w:rFonts w:hint="cs"/>
          <w:sz w:val="28"/>
          <w:rtl/>
        </w:rPr>
        <w:t xml:space="preserve"> دبیر کمیته پروژه:</w:t>
      </w:r>
      <w:r>
        <w:rPr>
          <w:rFonts w:hint="cs"/>
          <w:sz w:val="28"/>
          <w:rtl/>
        </w:rPr>
        <w:tab/>
      </w:r>
      <w:r>
        <w:rPr>
          <w:rFonts w:hint="cs"/>
          <w:sz w:val="28"/>
          <w:rtl/>
        </w:rPr>
        <w:tab/>
      </w:r>
    </w:p>
    <w:p w:rsidR="005B3B97" w:rsidRPr="00E723BF" w:rsidRDefault="005B3B97" w:rsidP="005B3B97">
      <w:pPr>
        <w:spacing w:line="168" w:lineRule="auto"/>
        <w:rPr>
          <w:sz w:val="18"/>
          <w:szCs w:val="18"/>
          <w:rtl/>
        </w:rPr>
      </w:pPr>
    </w:p>
    <w:p w:rsidR="005B3B97" w:rsidRDefault="005B3B97" w:rsidP="005B3B97">
      <w:pPr>
        <w:spacing w:line="168" w:lineRule="auto"/>
        <w:rPr>
          <w:sz w:val="28"/>
          <w:rtl/>
        </w:rPr>
      </w:pPr>
      <w:r>
        <w:rPr>
          <w:rFonts w:hint="cs"/>
          <w:sz w:val="28"/>
          <w:rtl/>
        </w:rPr>
        <w:t xml:space="preserve">دبیرخانه محترم،تایید می شود لطفا ارسال فرمائید. </w:t>
      </w:r>
      <w:r>
        <w:rPr>
          <w:rFonts w:hint="cs"/>
          <w:sz w:val="28"/>
          <w:rtl/>
        </w:rPr>
        <w:tab/>
        <w:t xml:space="preserve">                      تاريخ و </w:t>
      </w:r>
      <w:r w:rsidRPr="009746BF">
        <w:rPr>
          <w:rFonts w:hint="cs"/>
          <w:sz w:val="28"/>
          <w:rtl/>
        </w:rPr>
        <w:t>امضاء مدیر گروه:</w:t>
      </w:r>
    </w:p>
    <w:p w:rsidR="005B3B97" w:rsidRDefault="005B3B97" w:rsidP="005B3B97">
      <w:pPr>
        <w:spacing w:line="168" w:lineRule="auto"/>
        <w:rPr>
          <w:sz w:val="28"/>
          <w:rtl/>
        </w:rPr>
      </w:pPr>
    </w:p>
    <w:p w:rsidR="005B3B97" w:rsidRPr="009746BF" w:rsidRDefault="005B3B97" w:rsidP="005B3B97">
      <w:pPr>
        <w:spacing w:line="168" w:lineRule="auto"/>
        <w:rPr>
          <w:sz w:val="28"/>
          <w:rtl/>
        </w:rPr>
      </w:pPr>
      <w:r>
        <w:rPr>
          <w:rFonts w:hint="cs"/>
          <w:sz w:val="28"/>
          <w:rtl/>
        </w:rPr>
        <w:t>تاریخ و امضا</w:t>
      </w:r>
      <w:r w:rsidRPr="009746BF">
        <w:rPr>
          <w:rFonts w:hint="cs"/>
          <w:sz w:val="28"/>
          <w:rtl/>
        </w:rPr>
        <w:t>ء</w:t>
      </w:r>
      <w:r>
        <w:rPr>
          <w:rFonts w:hint="cs"/>
          <w:sz w:val="28"/>
          <w:rtl/>
        </w:rPr>
        <w:t>مدیر آموزش:</w:t>
      </w:r>
    </w:p>
    <w:p w:rsidR="005B3B97" w:rsidRDefault="005B3B97" w:rsidP="005B3B97">
      <w:pPr>
        <w:spacing w:line="16" w:lineRule="atLeast"/>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spacing w:line="16" w:lineRule="atLeast"/>
        <w:rPr>
          <w:rtl/>
        </w:rPr>
      </w:pPr>
    </w:p>
    <w:p w:rsidR="00EA395F" w:rsidRDefault="00EA395F" w:rsidP="005B3B97">
      <w:pPr>
        <w:pStyle w:val="Heading1"/>
        <w:spacing w:line="16" w:lineRule="atLeast"/>
        <w:rPr>
          <w:rtl/>
          <w:lang w:bidi="fa-IR"/>
        </w:rPr>
      </w:pPr>
      <w:r>
        <w:rPr>
          <w:rFonts w:hint="cs"/>
          <w:rtl/>
        </w:rPr>
        <w:t>منابع و مراجع</w:t>
      </w:r>
    </w:p>
    <w:p w:rsidR="00851E80" w:rsidRPr="00851E80" w:rsidRDefault="00851E80" w:rsidP="005B3B97">
      <w:pPr>
        <w:spacing w:line="16" w:lineRule="atLeast"/>
        <w:rPr>
          <w:rtl/>
          <w:lang w:bidi="fa-IR"/>
        </w:rPr>
      </w:pPr>
    </w:p>
    <w:p w:rsidR="00E86AC6" w:rsidRDefault="00BF037E" w:rsidP="005B3B97">
      <w:pPr>
        <w:spacing w:line="16" w:lineRule="atLeast"/>
        <w:rPr>
          <w:rtl/>
        </w:rPr>
      </w:pPr>
      <w:r>
        <w:rPr>
          <w:rFonts w:hint="cs"/>
          <w:rtl/>
        </w:rPr>
        <w:t xml:space="preserve">[1]- </w:t>
      </w:r>
      <w:r w:rsidR="00AA7BC5">
        <w:rPr>
          <w:rFonts w:hint="cs"/>
          <w:rtl/>
        </w:rPr>
        <w:t xml:space="preserve">ياحقي، محمد جعفر و ناصح، محمد مهدي، </w:t>
      </w:r>
      <w:r w:rsidR="00AA7BC5">
        <w:rPr>
          <w:rFonts w:hint="cs"/>
          <w:i/>
          <w:iCs/>
          <w:rtl/>
        </w:rPr>
        <w:t>راهنماي نگارش و ويرايش</w:t>
      </w:r>
      <w:r w:rsidR="00AA7BC5">
        <w:rPr>
          <w:rFonts w:hint="cs"/>
          <w:rtl/>
        </w:rPr>
        <w:t>،</w:t>
      </w:r>
      <w:r w:rsidR="001B0ADB">
        <w:rPr>
          <w:rFonts w:hint="cs"/>
          <w:rtl/>
        </w:rPr>
        <w:t xml:space="preserve"> موسسه چاپ و انتشارات آستان قدس رضوي، 1368، ص 10-124.</w:t>
      </w:r>
    </w:p>
    <w:p w:rsidR="00BF037E" w:rsidRDefault="001D542C" w:rsidP="005B3B97">
      <w:pPr>
        <w:spacing w:line="16" w:lineRule="atLeast"/>
        <w:rPr>
          <w:rtl/>
        </w:rPr>
      </w:pPr>
      <w:r>
        <w:rPr>
          <w:rFonts w:hint="cs"/>
          <w:rtl/>
        </w:rPr>
        <w:t>[2]-</w:t>
      </w:r>
      <w:r w:rsidR="000B7E52">
        <w:rPr>
          <w:rFonts w:hint="cs"/>
          <w:rtl/>
        </w:rPr>
        <w:t xml:space="preserve"> حد</w:t>
      </w:r>
      <w:r w:rsidR="00546C7F">
        <w:rPr>
          <w:rFonts w:hint="cs"/>
          <w:rtl/>
        </w:rPr>
        <w:t>ّ</w:t>
      </w:r>
      <w:r w:rsidR="000B7E52">
        <w:rPr>
          <w:rFonts w:hint="cs"/>
          <w:rtl/>
        </w:rPr>
        <w:t xml:space="preserve">اد عادل، غلامعلي، </w:t>
      </w:r>
      <w:r w:rsidR="000B7E52">
        <w:rPr>
          <w:rFonts w:hint="cs"/>
          <w:i/>
          <w:iCs/>
          <w:rtl/>
        </w:rPr>
        <w:t>دستور خط</w:t>
      </w:r>
      <w:r w:rsidR="00012013">
        <w:rPr>
          <w:rFonts w:hint="cs"/>
          <w:i/>
          <w:iCs/>
          <w:rtl/>
        </w:rPr>
        <w:t>ّ</w:t>
      </w:r>
      <w:r w:rsidR="000B7E52">
        <w:rPr>
          <w:rFonts w:hint="cs"/>
          <w:i/>
          <w:iCs/>
          <w:rtl/>
        </w:rPr>
        <w:t xml:space="preserve"> فارسي</w:t>
      </w:r>
      <w:r w:rsidR="000B7E52">
        <w:rPr>
          <w:rFonts w:hint="cs"/>
          <w:rtl/>
        </w:rPr>
        <w:t xml:space="preserve">، نشريه الکترونيکي فرهنگستان زبان و ادب </w:t>
      </w:r>
      <w:r w:rsidR="00E95B28">
        <w:rPr>
          <w:rFonts w:hint="cs"/>
          <w:rtl/>
        </w:rPr>
        <w:t>پ</w:t>
      </w:r>
      <w:r w:rsidR="000B7E52">
        <w:rPr>
          <w:rFonts w:hint="cs"/>
          <w:rtl/>
        </w:rPr>
        <w:t>ارسي، 1380.</w:t>
      </w:r>
    </w:p>
    <w:p w:rsidR="000531F9" w:rsidRPr="000B7E52" w:rsidRDefault="000531F9" w:rsidP="005B3B97">
      <w:pPr>
        <w:spacing w:line="16" w:lineRule="atLeast"/>
        <w:rPr>
          <w:rtl/>
          <w:lang w:bidi="fa-IR"/>
        </w:rPr>
      </w:pPr>
    </w:p>
    <w:p w:rsidR="001D542C" w:rsidRDefault="008D4A41" w:rsidP="005B3B97">
      <w:pPr>
        <w:bidi w:val="0"/>
        <w:spacing w:line="16" w:lineRule="atLeast"/>
        <w:ind w:firstLine="0"/>
        <w:rPr>
          <w:lang w:bidi="fa-IR"/>
        </w:rPr>
      </w:pPr>
      <w:r>
        <w:t>[3]- www.sadjad.ac.ir</w:t>
      </w:r>
    </w:p>
    <w:p w:rsidR="00BF037E" w:rsidRPr="00E86AC6" w:rsidRDefault="00BF037E" w:rsidP="005B3B97">
      <w:pPr>
        <w:spacing w:line="16" w:lineRule="atLeast"/>
        <w:rPr>
          <w:rtl/>
          <w:lang w:bidi="fa-IR"/>
        </w:rPr>
      </w:pPr>
    </w:p>
    <w:sectPr w:rsidR="00BF037E" w:rsidRPr="00E86AC6" w:rsidSect="005B3B97">
      <w:pgSz w:w="11906" w:h="16838" w:code="9"/>
      <w:pgMar w:top="284" w:right="720" w:bottom="720" w:left="720" w:header="720" w:footer="851" w:gutter="0"/>
      <w:cols w:space="720"/>
      <w:bidi/>
      <w:rtlGutter/>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DCC" w:rsidRDefault="00705DCC">
      <w:r>
        <w:separator/>
      </w:r>
    </w:p>
  </w:endnote>
  <w:endnote w:type="continuationSeparator" w:id="0">
    <w:p w:rsidR="00705DCC" w:rsidRDefault="00705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embedRegular r:id="rId1" w:fontKey="{A8415FCB-287C-44C5-802C-83FADA6CCBF1}"/>
    <w:embedBold r:id="rId2" w:fontKey="{11188C4B-A034-4AA4-BC41-6108D73356F4}"/>
    <w:embedItalic r:id="rId3" w:fontKey="{AA6519DD-E1C1-4502-90D1-01BCA050FEB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ompset">
    <w:altName w:val="Courier New"/>
    <w:charset w:val="B2"/>
    <w:family w:val="auto"/>
    <w:pitch w:val="variable"/>
    <w:sig w:usb0="00002000" w:usb1="80000000" w:usb2="00000008" w:usb3="00000000" w:csb0="00000040" w:csb1="00000000"/>
  </w:font>
  <w:font w:name="Lotus">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4" w:fontKey="{43F6957F-2CCE-4867-AF06-6FCA7E67CEDD}"/>
  </w:font>
  <w:font w:name="B Mitra">
    <w:panose1 w:val="00000400000000000000"/>
    <w:charset w:val="B2"/>
    <w:family w:val="auto"/>
    <w:pitch w:val="variable"/>
    <w:sig w:usb0="00002001" w:usb1="80000000" w:usb2="00000008" w:usb3="00000000" w:csb0="00000040" w:csb1="00000000"/>
    <w:embedRegular r:id="rId5" w:fontKey="{BE128ADE-551B-4885-A441-C4ECF378B5CB}"/>
    <w:embedBold r:id="rId6" w:fontKey="{BA50FD53-B59E-4066-9337-AEC296F1697C}"/>
  </w:font>
  <w:font w:name="Diwani 3">
    <w:altName w:val="Symbol"/>
    <w:charset w:val="02"/>
    <w:family w:val="auto"/>
    <w:pitch w:val="variable"/>
    <w:sig w:usb0="00000000" w:usb1="10000000" w:usb2="00000000" w:usb3="00000000" w:csb0="80000000" w:csb1="00000000"/>
  </w:font>
  <w:font w:name="B Kamran Outline">
    <w:panose1 w:val="00000400000000000000"/>
    <w:charset w:val="B2"/>
    <w:family w:val="auto"/>
    <w:pitch w:val="variable"/>
    <w:sig w:usb0="00002001" w:usb1="80000000" w:usb2="00000008" w:usb3="00000000" w:csb0="00000040" w:csb1="00000000"/>
    <w:embedRegular r:id="rId7" w:fontKey="{A8290478-1AFF-48A6-AE48-1266E5C7CCDD}"/>
  </w:font>
  <w:font w:name="Zar">
    <w:altName w:val="Courier New"/>
    <w:charset w:val="B2"/>
    <w:family w:val="auto"/>
    <w:pitch w:val="variable"/>
    <w:sig w:usb0="00002000"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8" w:fontKey="{C91B53BE-B435-4E87-A82D-BA807C763D0D}"/>
    <w:embedBold r:id="rId9" w:fontKey="{984C6148-38EB-4679-87D8-1CD44C236576}"/>
    <w:embedBoldItalic r:id="rId10" w:fontKey="{B3569D37-4486-484E-81E9-57AC7E2C8A8D}"/>
  </w:font>
  <w:font w:name="B Nazanin">
    <w:panose1 w:val="00000400000000000000"/>
    <w:charset w:val="B2"/>
    <w:family w:val="auto"/>
    <w:pitch w:val="variable"/>
    <w:sig w:usb0="00002001" w:usb1="80000000" w:usb2="00000008" w:usb3="00000000" w:csb0="00000040" w:csb1="00000000"/>
    <w:embedRegular r:id="rId11" w:fontKey="{19E6EBAF-0CDA-4AF9-92AE-35E21CB2ECCB}"/>
    <w:embedBold r:id="rId12" w:fontKey="{61EA54A0-6A7D-426D-A9BE-85128DA8753C}"/>
  </w:font>
  <w:font w:name="Webdings">
    <w:panose1 w:val="05030102010509060703"/>
    <w:charset w:val="02"/>
    <w:family w:val="roman"/>
    <w:pitch w:val="variable"/>
    <w:sig w:usb0="00000000" w:usb1="10000000" w:usb2="00000000" w:usb3="00000000" w:csb0="80000000" w:csb1="00000000"/>
    <w:embedRegular r:id="rId13" w:fontKey="{8A388F34-A8A3-4A0B-A50B-25593E203DDD}"/>
  </w:font>
  <w:font w:name="Cambria">
    <w:panose1 w:val="02040503050406030204"/>
    <w:charset w:val="00"/>
    <w:family w:val="roman"/>
    <w:pitch w:val="variable"/>
    <w:sig w:usb0="E00002FF" w:usb1="400004FF" w:usb2="00000000" w:usb3="00000000" w:csb0="0000019F" w:csb1="00000000"/>
    <w:embedRegular r:id="rId14" w:fontKey="{6C402501-AE49-4ADE-B4D0-8FA660E294EC}"/>
  </w:font>
  <w:font w:name="Calibri">
    <w:panose1 w:val="020F0502020204030204"/>
    <w:charset w:val="00"/>
    <w:family w:val="swiss"/>
    <w:pitch w:val="variable"/>
    <w:sig w:usb0="E00002FF" w:usb1="4000ACFF" w:usb2="00000001" w:usb3="00000000" w:csb0="0000019F" w:csb1="00000000"/>
    <w:embedRegular r:id="rId15" w:fontKey="{32D72A3E-AAFC-48F2-93B7-852E234E143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Default="002C4766" w:rsidP="00FA65E2">
    <w:pPr>
      <w:pStyle w:val="Footer"/>
      <w:framePr w:wrap="around" w:vAnchor="text" w:hAnchor="text" w:xAlign="center" w:y="1"/>
      <w:rPr>
        <w:rStyle w:val="PageNumber"/>
        <w:rtl/>
      </w:rPr>
    </w:pPr>
    <w:r>
      <w:rPr>
        <w:rStyle w:val="PageNumber"/>
        <w:rtl/>
      </w:rPr>
      <w:fldChar w:fldCharType="begin"/>
    </w:r>
    <w:r>
      <w:rPr>
        <w:rStyle w:val="PageNumber"/>
      </w:rPr>
      <w:instrText xml:space="preserve">PAGE  </w:instrText>
    </w:r>
    <w:r>
      <w:rPr>
        <w:rStyle w:val="PageNumber"/>
        <w:rtl/>
      </w:rPr>
      <w:fldChar w:fldCharType="separate"/>
    </w:r>
    <w:r>
      <w:rPr>
        <w:rStyle w:val="PageNumber"/>
        <w:rtl/>
      </w:rPr>
      <w:t>1</w:t>
    </w:r>
    <w:r>
      <w:rPr>
        <w:rStyle w:val="PageNumber"/>
        <w:rtl/>
      </w:rPr>
      <w:fldChar w:fldCharType="end"/>
    </w:r>
  </w:p>
  <w:p w:rsidR="002C4766" w:rsidRDefault="002C4766">
    <w:pPr>
      <w:pStyle w:val="Footer"/>
      <w:rPr>
        <w:rt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Default="002C4766"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Fonts w:hint="eastAsia"/>
        <w:noProof/>
        <w:rtl/>
      </w:rPr>
      <w:t>أ‌</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Pr="00E65BE0" w:rsidRDefault="002C4766" w:rsidP="00E65BE0">
    <w:pPr>
      <w:pStyle w:val="Footer"/>
      <w:jc w:val="center"/>
      <w:rPr>
        <w:rFonts w:cs="B Mitra"/>
        <w:lang w:bidi="fa-IR"/>
      </w:rPr>
    </w:pPr>
    <w:r w:rsidRPr="00E65BE0">
      <w:rPr>
        <w:rFonts w:cs="B Mitra" w:hint="cs"/>
        <w:rtl/>
        <w:lang w:bidi="fa-IR"/>
      </w:rPr>
      <w:t>((</w:t>
    </w:r>
    <w:proofErr w:type="spellStart"/>
    <w:r w:rsidRPr="00E65BE0">
      <w:rPr>
        <w:rFonts w:cs="B Mitra" w:hint="cs"/>
        <w:rtl/>
        <w:lang w:bidi="fa-IR"/>
      </w:rPr>
      <w:t>روي</w:t>
    </w:r>
    <w:proofErr w:type="spellEnd"/>
    <w:r w:rsidRPr="00E65BE0">
      <w:rPr>
        <w:rFonts w:cs="B Mitra" w:hint="cs"/>
        <w:rtl/>
        <w:lang w:bidi="fa-IR"/>
      </w:rPr>
      <w:t xml:space="preserve"> جلد))</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Pr="00FA65E2" w:rsidRDefault="002C4766" w:rsidP="00FA65E2">
    <w:pPr>
      <w:pStyle w:val="Footer"/>
      <w:jc w:val="center"/>
      <w:rPr>
        <w:lang w:bidi="fa-IR"/>
      </w:rPr>
    </w:pPr>
    <w:r w:rsidRPr="00FA65E2">
      <w:rPr>
        <w:rFonts w:hint="cs"/>
        <w:rtl/>
        <w:lang w:bidi="fa-IR"/>
      </w:rPr>
      <w:t>آ</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Pr="00F6511B" w:rsidRDefault="002C4766" w:rsidP="00F6511B">
    <w:pPr>
      <w:pStyle w:val="Footer"/>
      <w:jc w:val="center"/>
      <w:rPr>
        <w:sz w:val="20"/>
        <w:szCs w:val="20"/>
        <w:lang w:bidi="fa-IR"/>
      </w:rPr>
    </w:pPr>
    <w:r w:rsidRPr="00F6511B">
      <w:rPr>
        <w:rFonts w:hint="cs"/>
        <w:sz w:val="20"/>
        <w:szCs w:val="20"/>
        <w:rtl/>
        <w:lang w:bidi="fa-IR"/>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Default="002C4766" w:rsidP="00FA65E2">
    <w:pPr>
      <w:pStyle w:val="Footer"/>
      <w:jc w:val="center"/>
    </w:pPr>
    <w:r>
      <w:rPr>
        <w:rStyle w:val="PageNumber"/>
      </w:rPr>
      <w:fldChar w:fldCharType="begin"/>
    </w:r>
    <w:r>
      <w:rPr>
        <w:rStyle w:val="PageNumber"/>
      </w:rPr>
      <w:instrText xml:space="preserve"> PAGE </w:instrText>
    </w:r>
    <w:r>
      <w:rPr>
        <w:rStyle w:val="PageNumber"/>
      </w:rPr>
      <w:fldChar w:fldCharType="separate"/>
    </w:r>
    <w:r w:rsidR="00220E06">
      <w:rPr>
        <w:rStyle w:val="PageNumber"/>
        <w:noProof/>
        <w:rtl/>
      </w:rPr>
      <w:t>16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DCC" w:rsidRDefault="00705DCC">
      <w:r>
        <w:separator/>
      </w:r>
    </w:p>
  </w:footnote>
  <w:footnote w:type="continuationSeparator" w:id="0">
    <w:p w:rsidR="00705DCC" w:rsidRDefault="00705D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4766" w:rsidRDefault="002C476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089"/>
    <w:multiLevelType w:val="hybridMultilevel"/>
    <w:tmpl w:val="AEFEE0CA"/>
    <w:lvl w:ilvl="0" w:tplc="3D72A98C">
      <w:start w:val="1"/>
      <w:numFmt w:val="decimal"/>
      <w:lvlText w:val="%1-"/>
      <w:lvlJc w:val="left"/>
      <w:pPr>
        <w:tabs>
          <w:tab w:val="num" w:pos="700"/>
        </w:tabs>
        <w:ind w:left="700" w:hanging="360"/>
      </w:pPr>
      <w:rPr>
        <w:rFonts w:hint="default"/>
        <w:b w:val="0"/>
        <w:bCs w:val="0"/>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
    <w:nsid w:val="02BC0655"/>
    <w:multiLevelType w:val="hybridMultilevel"/>
    <w:tmpl w:val="4A54D33E"/>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04090005">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
    <w:nsid w:val="052F7F6F"/>
    <w:multiLevelType w:val="multilevel"/>
    <w:tmpl w:val="46E05E0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00"/>
        </w:tabs>
        <w:ind w:left="700" w:hanging="36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1740"/>
        </w:tabs>
        <w:ind w:left="1740" w:hanging="72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2780"/>
        </w:tabs>
        <w:ind w:left="2780" w:hanging="108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
    <w:nsid w:val="067014AE"/>
    <w:multiLevelType w:val="hybridMultilevel"/>
    <w:tmpl w:val="F702A908"/>
    <w:lvl w:ilvl="0" w:tplc="E7125000">
      <w:start w:val="1"/>
      <w:numFmt w:val="decimal"/>
      <w:lvlText w:val="%1-"/>
      <w:lvlJc w:val="left"/>
      <w:pPr>
        <w:tabs>
          <w:tab w:val="num" w:pos="700"/>
        </w:tabs>
        <w:ind w:left="700" w:hanging="360"/>
      </w:pPr>
      <w:rPr>
        <w:rFonts w:hint="default"/>
      </w:rPr>
    </w:lvl>
    <w:lvl w:ilvl="1" w:tplc="227066FE">
      <w:start w:val="1"/>
      <w:numFmt w:val="bullet"/>
      <w:lvlText w:val=""/>
      <w:lvlJc w:val="left"/>
      <w:pPr>
        <w:tabs>
          <w:tab w:val="num" w:pos="567"/>
        </w:tabs>
        <w:ind w:left="567" w:hanging="283"/>
      </w:pPr>
      <w:rPr>
        <w:rFonts w:ascii="Symbol" w:eastAsia="Times New Roman" w:hAnsi="Symbol" w:cs="Times New Roman" w:hint="default"/>
        <w:color w:val="auto"/>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
    <w:nsid w:val="08E90F7E"/>
    <w:multiLevelType w:val="hybridMultilevel"/>
    <w:tmpl w:val="99C48750"/>
    <w:lvl w:ilvl="0" w:tplc="557E1516">
      <w:start w:val="1"/>
      <w:numFmt w:val="decimal"/>
      <w:lvlText w:val="%1-"/>
      <w:lvlJc w:val="left"/>
      <w:pPr>
        <w:tabs>
          <w:tab w:val="num" w:pos="737"/>
        </w:tabs>
        <w:ind w:left="851" w:hanging="511"/>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5">
    <w:nsid w:val="0929250A"/>
    <w:multiLevelType w:val="hybridMultilevel"/>
    <w:tmpl w:val="6B8EAE80"/>
    <w:lvl w:ilvl="0" w:tplc="517C59FE">
      <w:start w:val="1"/>
      <w:numFmt w:val="bullet"/>
      <w:lvlText w:val="-"/>
      <w:lvlJc w:val="left"/>
      <w:pPr>
        <w:tabs>
          <w:tab w:val="num" w:pos="567"/>
        </w:tabs>
        <w:ind w:left="567" w:hanging="283"/>
      </w:pPr>
      <w:rPr>
        <w:rFonts w:ascii="Times New Roman" w:eastAsia="Times New Roman" w:hAnsi="Times New Roman" w:cs="Times New Roman"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6">
    <w:nsid w:val="09581558"/>
    <w:multiLevelType w:val="hybridMultilevel"/>
    <w:tmpl w:val="17FA49B8"/>
    <w:lvl w:ilvl="0" w:tplc="63DC6F46">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9D13A20"/>
    <w:multiLevelType w:val="singleLevel"/>
    <w:tmpl w:val="5100C28C"/>
    <w:lvl w:ilvl="0">
      <w:start w:val="1"/>
      <w:numFmt w:val="decimal"/>
      <w:lvlText w:val="%1-"/>
      <w:lvlJc w:val="left"/>
      <w:pPr>
        <w:tabs>
          <w:tab w:val="num" w:pos="360"/>
        </w:tabs>
        <w:ind w:left="360" w:hanging="360"/>
      </w:pPr>
      <w:rPr>
        <w:rFonts w:hint="default"/>
        <w:sz w:val="24"/>
      </w:rPr>
    </w:lvl>
  </w:abstractNum>
  <w:abstractNum w:abstractNumId="8">
    <w:nsid w:val="0B461ECF"/>
    <w:multiLevelType w:val="hybridMultilevel"/>
    <w:tmpl w:val="B8DEC85E"/>
    <w:lvl w:ilvl="0" w:tplc="7FD45246">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9">
    <w:nsid w:val="0B7A66E2"/>
    <w:multiLevelType w:val="multilevel"/>
    <w:tmpl w:val="4A54D33E"/>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0">
    <w:nsid w:val="0DDB46D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1">
    <w:nsid w:val="0EAD4439"/>
    <w:multiLevelType w:val="hybridMultilevel"/>
    <w:tmpl w:val="000ACAE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13E33E6"/>
    <w:multiLevelType w:val="multilevel"/>
    <w:tmpl w:val="13E815DE"/>
    <w:lvl w:ilvl="0">
      <w:start w:val="1"/>
      <w:numFmt w:val="bullet"/>
      <w:lvlText w:val=""/>
      <w:lvlJc w:val="left"/>
      <w:pPr>
        <w:tabs>
          <w:tab w:val="num" w:pos="700"/>
        </w:tabs>
        <w:ind w:left="700" w:hanging="360"/>
      </w:pPr>
      <w:rPr>
        <w:rFonts w:ascii="Symbol" w:hAnsi="Symbol"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13">
    <w:nsid w:val="12394AEE"/>
    <w:multiLevelType w:val="hybridMultilevel"/>
    <w:tmpl w:val="307C594A"/>
    <w:lvl w:ilvl="0" w:tplc="8438E5C0">
      <w:start w:val="1"/>
      <w:numFmt w:val="decimal"/>
      <w:lvlText w:val="%1-"/>
      <w:lvlJc w:val="left"/>
      <w:pPr>
        <w:tabs>
          <w:tab w:val="num" w:pos="1324"/>
        </w:tabs>
        <w:ind w:left="1097" w:hanging="397"/>
      </w:pPr>
      <w:rPr>
        <w:rFonts w:hint="default"/>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14">
    <w:nsid w:val="1393200D"/>
    <w:multiLevelType w:val="hybridMultilevel"/>
    <w:tmpl w:val="A5AA0430"/>
    <w:lvl w:ilvl="0" w:tplc="F1328D7E">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5">
    <w:nsid w:val="141B02AB"/>
    <w:multiLevelType w:val="multilevel"/>
    <w:tmpl w:val="307C594A"/>
    <w:lvl w:ilvl="0">
      <w:start w:val="1"/>
      <w:numFmt w:val="decimal"/>
      <w:lvlText w:val="%1-"/>
      <w:lvlJc w:val="left"/>
      <w:pPr>
        <w:tabs>
          <w:tab w:val="num" w:pos="1324"/>
        </w:tabs>
        <w:ind w:left="1097" w:hanging="397"/>
      </w:pPr>
      <w:rPr>
        <w:rFonts w:hint="default"/>
      </w:r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16">
    <w:nsid w:val="221D7A97"/>
    <w:multiLevelType w:val="multilevel"/>
    <w:tmpl w:val="CA9C8064"/>
    <w:lvl w:ilvl="0">
      <w:start w:val="1"/>
      <w:numFmt w:val="decimal"/>
      <w:lvlText w:val="%1-"/>
      <w:lvlJc w:val="left"/>
      <w:pPr>
        <w:tabs>
          <w:tab w:val="num" w:pos="1060"/>
        </w:tabs>
        <w:ind w:left="1060" w:hanging="720"/>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17">
    <w:nsid w:val="275B145C"/>
    <w:multiLevelType w:val="hybridMultilevel"/>
    <w:tmpl w:val="14148CEC"/>
    <w:lvl w:ilvl="0" w:tplc="E7125000">
      <w:start w:val="1"/>
      <w:numFmt w:val="decimal"/>
      <w:lvlText w:val="%1-"/>
      <w:lvlJc w:val="left"/>
      <w:pPr>
        <w:tabs>
          <w:tab w:val="num" w:pos="700"/>
        </w:tabs>
        <w:ind w:left="700" w:hanging="360"/>
      </w:pPr>
      <w:rPr>
        <w:rFonts w:hint="default"/>
      </w:rPr>
    </w:lvl>
    <w:lvl w:ilvl="1" w:tplc="D00E5EB8">
      <w:start w:val="1"/>
      <w:numFmt w:val="bullet"/>
      <w:lvlText w:val="-"/>
      <w:lvlJc w:val="left"/>
      <w:pPr>
        <w:tabs>
          <w:tab w:val="num" w:pos="567"/>
        </w:tabs>
        <w:ind w:left="567" w:hanging="283"/>
      </w:pPr>
      <w:rPr>
        <w:rFonts w:ascii="Times New Roman" w:eastAsia="Times New Roman" w:hAnsi="Times New Roman" w:cs="Times New Roman" w:hint="default"/>
      </w:r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18">
    <w:nsid w:val="28C70CE7"/>
    <w:multiLevelType w:val="multilevel"/>
    <w:tmpl w:val="33967E04"/>
    <w:lvl w:ilvl="0">
      <w:start w:val="1"/>
      <w:numFmt w:val="decimal"/>
      <w:lvlText w:val="%1-"/>
      <w:lvlJc w:val="left"/>
      <w:pPr>
        <w:tabs>
          <w:tab w:val="num" w:pos="420"/>
        </w:tabs>
        <w:ind w:left="420" w:hanging="420"/>
      </w:pPr>
      <w:rPr>
        <w:rFonts w:hint="default"/>
      </w:rPr>
    </w:lvl>
    <w:lvl w:ilvl="1">
      <w:start w:val="2"/>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19">
    <w:nsid w:val="2BD7069D"/>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20">
    <w:nsid w:val="2CC71548"/>
    <w:multiLevelType w:val="hybridMultilevel"/>
    <w:tmpl w:val="1D9C57D4"/>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6AB87D4A">
      <w:start w:val="1"/>
      <w:numFmt w:val="bullet"/>
      <w:lvlText w:val=""/>
      <w:lvlJc w:val="left"/>
      <w:pPr>
        <w:tabs>
          <w:tab w:val="num" w:pos="624"/>
        </w:tabs>
        <w:ind w:left="680" w:hanging="34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1">
    <w:nsid w:val="2E0703F8"/>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2">
    <w:nsid w:val="2E233376"/>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23">
    <w:nsid w:val="31681BFB"/>
    <w:multiLevelType w:val="multilevel"/>
    <w:tmpl w:val="B8DEC85E"/>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4">
    <w:nsid w:val="335F0A7D"/>
    <w:multiLevelType w:val="hybridMultilevel"/>
    <w:tmpl w:val="3CE8F358"/>
    <w:lvl w:ilvl="0" w:tplc="B2B4365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5B34B33"/>
    <w:multiLevelType w:val="multilevel"/>
    <w:tmpl w:val="A9E8BC7C"/>
    <w:lvl w:ilvl="0">
      <w:start w:val="1"/>
      <w:numFmt w:val="decimal"/>
      <w:lvlText w:val="%1."/>
      <w:lvlJc w:val="left"/>
      <w:pPr>
        <w:tabs>
          <w:tab w:val="num" w:pos="1060"/>
        </w:tabs>
        <w:ind w:left="1060" w:hanging="360"/>
      </w:pPr>
    </w:lvl>
    <w:lvl w:ilvl="1">
      <w:start w:val="1"/>
      <w:numFmt w:val="lowerLetter"/>
      <w:lvlText w:val="%2."/>
      <w:lvlJc w:val="left"/>
      <w:pPr>
        <w:tabs>
          <w:tab w:val="num" w:pos="1780"/>
        </w:tabs>
        <w:ind w:left="1780" w:hanging="360"/>
      </w:pPr>
    </w:lvl>
    <w:lvl w:ilvl="2">
      <w:start w:val="1"/>
      <w:numFmt w:val="lowerRoman"/>
      <w:lvlText w:val="%3."/>
      <w:lvlJc w:val="right"/>
      <w:pPr>
        <w:tabs>
          <w:tab w:val="num" w:pos="2500"/>
        </w:tabs>
        <w:ind w:left="2500" w:hanging="180"/>
      </w:pPr>
    </w:lvl>
    <w:lvl w:ilvl="3">
      <w:start w:val="1"/>
      <w:numFmt w:val="decimal"/>
      <w:lvlText w:val="%4."/>
      <w:lvlJc w:val="left"/>
      <w:pPr>
        <w:tabs>
          <w:tab w:val="num" w:pos="3220"/>
        </w:tabs>
        <w:ind w:left="3220" w:hanging="360"/>
      </w:pPr>
    </w:lvl>
    <w:lvl w:ilvl="4">
      <w:start w:val="1"/>
      <w:numFmt w:val="lowerLetter"/>
      <w:lvlText w:val="%5."/>
      <w:lvlJc w:val="left"/>
      <w:pPr>
        <w:tabs>
          <w:tab w:val="num" w:pos="3940"/>
        </w:tabs>
        <w:ind w:left="3940" w:hanging="360"/>
      </w:pPr>
    </w:lvl>
    <w:lvl w:ilvl="5">
      <w:start w:val="1"/>
      <w:numFmt w:val="lowerRoman"/>
      <w:lvlText w:val="%6."/>
      <w:lvlJc w:val="right"/>
      <w:pPr>
        <w:tabs>
          <w:tab w:val="num" w:pos="4660"/>
        </w:tabs>
        <w:ind w:left="4660" w:hanging="180"/>
      </w:pPr>
    </w:lvl>
    <w:lvl w:ilvl="6">
      <w:start w:val="1"/>
      <w:numFmt w:val="decimal"/>
      <w:lvlText w:val="%7."/>
      <w:lvlJc w:val="left"/>
      <w:pPr>
        <w:tabs>
          <w:tab w:val="num" w:pos="5380"/>
        </w:tabs>
        <w:ind w:left="5380" w:hanging="360"/>
      </w:pPr>
    </w:lvl>
    <w:lvl w:ilvl="7">
      <w:start w:val="1"/>
      <w:numFmt w:val="lowerLetter"/>
      <w:lvlText w:val="%8."/>
      <w:lvlJc w:val="left"/>
      <w:pPr>
        <w:tabs>
          <w:tab w:val="num" w:pos="6100"/>
        </w:tabs>
        <w:ind w:left="6100" w:hanging="360"/>
      </w:pPr>
    </w:lvl>
    <w:lvl w:ilvl="8">
      <w:start w:val="1"/>
      <w:numFmt w:val="lowerRoman"/>
      <w:lvlText w:val="%9."/>
      <w:lvlJc w:val="right"/>
      <w:pPr>
        <w:tabs>
          <w:tab w:val="num" w:pos="6820"/>
        </w:tabs>
        <w:ind w:left="6820" w:hanging="180"/>
      </w:pPr>
    </w:lvl>
  </w:abstractNum>
  <w:abstractNum w:abstractNumId="26">
    <w:nsid w:val="37A91ECA"/>
    <w:multiLevelType w:val="multilevel"/>
    <w:tmpl w:val="9D4E66DA"/>
    <w:lvl w:ilvl="0">
      <w:start w:val="1"/>
      <w:numFmt w:val="decimal"/>
      <w:lvlText w:val="%1-"/>
      <w:lvlJc w:val="left"/>
      <w:pPr>
        <w:tabs>
          <w:tab w:val="num" w:pos="985"/>
        </w:tabs>
        <w:ind w:left="985" w:hanging="645"/>
      </w:pPr>
      <w:rPr>
        <w:rFonts w:hint="default"/>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27">
    <w:nsid w:val="39397F00"/>
    <w:multiLevelType w:val="multilevel"/>
    <w:tmpl w:val="1D9C57D4"/>
    <w:lvl w:ilvl="0">
      <w:start w:val="1"/>
      <w:numFmt w:val="bullet"/>
      <w:lvlText w:val=""/>
      <w:lvlJc w:val="left"/>
      <w:pPr>
        <w:tabs>
          <w:tab w:val="num" w:pos="700"/>
        </w:tabs>
        <w:ind w:left="700" w:hanging="360"/>
      </w:pPr>
      <w:rPr>
        <w:rFonts w:ascii="Symbol" w:eastAsia="Times New Roman" w:hAnsi="Symbol" w:cs="B Zar" w:hint="default"/>
      </w:rPr>
    </w:lvl>
    <w:lvl w:ilvl="1">
      <w:start w:val="1"/>
      <w:numFmt w:val="decimal"/>
      <w:lvlText w:val="%2-"/>
      <w:lvlJc w:val="left"/>
      <w:pPr>
        <w:tabs>
          <w:tab w:val="num" w:pos="1420"/>
        </w:tabs>
        <w:ind w:left="1420" w:hanging="360"/>
      </w:pPr>
      <w:rPr>
        <w:rFonts w:hint="default"/>
      </w:rPr>
    </w:lvl>
    <w:lvl w:ilvl="2">
      <w:start w:val="1"/>
      <w:numFmt w:val="bullet"/>
      <w:lvlText w:val=""/>
      <w:lvlJc w:val="left"/>
      <w:pPr>
        <w:tabs>
          <w:tab w:val="num" w:pos="624"/>
        </w:tabs>
        <w:ind w:left="680" w:hanging="34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28">
    <w:nsid w:val="3C7F0D5D"/>
    <w:multiLevelType w:val="hybridMultilevel"/>
    <w:tmpl w:val="D9F87DE4"/>
    <w:lvl w:ilvl="0" w:tplc="A716785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40C2172F"/>
    <w:multiLevelType w:val="hybridMultilevel"/>
    <w:tmpl w:val="534862C8"/>
    <w:lvl w:ilvl="0" w:tplc="B6F09252">
      <w:start w:val="1"/>
      <w:numFmt w:val="decimal"/>
      <w:lvlText w:val="%1-"/>
      <w:lvlJc w:val="left"/>
      <w:pPr>
        <w:tabs>
          <w:tab w:val="num" w:pos="567"/>
        </w:tabs>
        <w:ind w:left="567"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44559FC"/>
    <w:multiLevelType w:val="hybridMultilevel"/>
    <w:tmpl w:val="C3E4B57E"/>
    <w:lvl w:ilvl="0" w:tplc="3FFAD280">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1">
    <w:nsid w:val="49EE61FC"/>
    <w:multiLevelType w:val="multilevel"/>
    <w:tmpl w:val="8AB6D61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440"/>
        </w:tabs>
        <w:ind w:left="2440" w:hanging="108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480"/>
        </w:tabs>
        <w:ind w:left="3480" w:hanging="1440"/>
      </w:pPr>
      <w:rPr>
        <w:rFonts w:hint="default"/>
      </w:rPr>
    </w:lvl>
    <w:lvl w:ilvl="7">
      <w:start w:val="1"/>
      <w:numFmt w:val="decimal"/>
      <w:lvlText w:val="%1-%2-%3.%4.%5.%6.%7.%8."/>
      <w:lvlJc w:val="left"/>
      <w:pPr>
        <w:tabs>
          <w:tab w:val="num" w:pos="3820"/>
        </w:tabs>
        <w:ind w:left="3820" w:hanging="1440"/>
      </w:pPr>
      <w:rPr>
        <w:rFonts w:hint="default"/>
      </w:rPr>
    </w:lvl>
    <w:lvl w:ilvl="8">
      <w:start w:val="1"/>
      <w:numFmt w:val="decimal"/>
      <w:lvlText w:val="%1-%2-%3.%4.%5.%6.%7.%8.%9."/>
      <w:lvlJc w:val="left"/>
      <w:pPr>
        <w:tabs>
          <w:tab w:val="num" w:pos="4520"/>
        </w:tabs>
        <w:ind w:left="4520" w:hanging="1800"/>
      </w:pPr>
      <w:rPr>
        <w:rFonts w:hint="default"/>
      </w:rPr>
    </w:lvl>
  </w:abstractNum>
  <w:abstractNum w:abstractNumId="32">
    <w:nsid w:val="4C190D40"/>
    <w:multiLevelType w:val="multilevel"/>
    <w:tmpl w:val="14148CEC"/>
    <w:lvl w:ilvl="0">
      <w:start w:val="1"/>
      <w:numFmt w:val="decimal"/>
      <w:lvlText w:val="%1-"/>
      <w:lvlJc w:val="left"/>
      <w:pPr>
        <w:tabs>
          <w:tab w:val="num" w:pos="700"/>
        </w:tabs>
        <w:ind w:left="700" w:hanging="360"/>
      </w:pPr>
      <w:rPr>
        <w:rFonts w:hint="default"/>
      </w:rPr>
    </w:lvl>
    <w:lvl w:ilvl="1">
      <w:start w:val="1"/>
      <w:numFmt w:val="bullet"/>
      <w:lvlText w:val="-"/>
      <w:lvlJc w:val="left"/>
      <w:pPr>
        <w:tabs>
          <w:tab w:val="num" w:pos="567"/>
        </w:tabs>
        <w:ind w:left="567" w:hanging="283"/>
      </w:pPr>
      <w:rPr>
        <w:rFonts w:ascii="Times New Roman" w:eastAsia="Times New Roman" w:hAnsi="Times New Roman" w:cs="Times New Roman" w:hint="default"/>
      </w:r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33">
    <w:nsid w:val="51404CEA"/>
    <w:multiLevelType w:val="hybridMultilevel"/>
    <w:tmpl w:val="0B5C04A4"/>
    <w:lvl w:ilvl="0" w:tplc="EC32F2B8">
      <w:start w:val="1"/>
      <w:numFmt w:val="bullet"/>
      <w:lvlText w:val="-"/>
      <w:lvlJc w:val="left"/>
      <w:pPr>
        <w:tabs>
          <w:tab w:val="num" w:pos="865"/>
        </w:tabs>
        <w:ind w:left="865" w:hanging="525"/>
      </w:pPr>
      <w:rPr>
        <w:rFonts w:ascii="Times New Roman" w:eastAsia="Times New Roman" w:hAnsi="Times New Roman" w:cs="B Zar"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4">
    <w:nsid w:val="533E4859"/>
    <w:multiLevelType w:val="singleLevel"/>
    <w:tmpl w:val="57B050DA"/>
    <w:lvl w:ilvl="0">
      <w:numFmt w:val="chosung"/>
      <w:lvlText w:val="-"/>
      <w:lvlJc w:val="left"/>
      <w:pPr>
        <w:tabs>
          <w:tab w:val="num" w:pos="360"/>
        </w:tabs>
        <w:ind w:left="360" w:hanging="360"/>
      </w:pPr>
      <w:rPr>
        <w:rFonts w:cs="Times New Roman" w:hint="default"/>
        <w:sz w:val="24"/>
      </w:rPr>
    </w:lvl>
  </w:abstractNum>
  <w:abstractNum w:abstractNumId="35">
    <w:nsid w:val="54132EE2"/>
    <w:multiLevelType w:val="hybridMultilevel"/>
    <w:tmpl w:val="9538F94C"/>
    <w:lvl w:ilvl="0" w:tplc="C0006224">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55B36DD6"/>
    <w:multiLevelType w:val="hybridMultilevel"/>
    <w:tmpl w:val="13E815DE"/>
    <w:lvl w:ilvl="0" w:tplc="04090001">
      <w:start w:val="1"/>
      <w:numFmt w:val="bullet"/>
      <w:lvlText w:val=""/>
      <w:lvlJc w:val="left"/>
      <w:pPr>
        <w:tabs>
          <w:tab w:val="num" w:pos="700"/>
        </w:tabs>
        <w:ind w:left="700" w:hanging="360"/>
      </w:pPr>
      <w:rPr>
        <w:rFonts w:ascii="Symbol" w:hAnsi="Symbol" w:hint="default"/>
      </w:rPr>
    </w:lvl>
    <w:lvl w:ilvl="1" w:tplc="04090003">
      <w:start w:val="1"/>
      <w:numFmt w:val="bullet"/>
      <w:lvlText w:val="o"/>
      <w:lvlJc w:val="left"/>
      <w:pPr>
        <w:tabs>
          <w:tab w:val="num" w:pos="1420"/>
        </w:tabs>
        <w:ind w:left="1420" w:hanging="360"/>
      </w:pPr>
      <w:rPr>
        <w:rFonts w:ascii="Courier New" w:hAnsi="Courier New" w:cs="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37">
    <w:nsid w:val="5634462F"/>
    <w:multiLevelType w:val="hybridMultilevel"/>
    <w:tmpl w:val="598A63BE"/>
    <w:lvl w:ilvl="0" w:tplc="CEDEA080">
      <w:start w:val="1"/>
      <w:numFmt w:val="decimal"/>
      <w:lvlText w:val="%1-"/>
      <w:lvlJc w:val="left"/>
      <w:pPr>
        <w:tabs>
          <w:tab w:val="num" w:pos="624"/>
        </w:tabs>
        <w:ind w:left="624" w:hanging="39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DC80C80"/>
    <w:multiLevelType w:val="multilevel"/>
    <w:tmpl w:val="3CE8F35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5E372DC9"/>
    <w:multiLevelType w:val="hybridMultilevel"/>
    <w:tmpl w:val="44584014"/>
    <w:lvl w:ilvl="0" w:tplc="0409000F">
      <w:start w:val="1"/>
      <w:numFmt w:val="decimal"/>
      <w:lvlText w:val="%1."/>
      <w:lvlJc w:val="left"/>
      <w:pPr>
        <w:tabs>
          <w:tab w:val="num" w:pos="1060"/>
        </w:tabs>
        <w:ind w:left="1060" w:hanging="360"/>
      </w:p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40">
    <w:nsid w:val="60503884"/>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1">
    <w:nsid w:val="682C1BD0"/>
    <w:multiLevelType w:val="multilevel"/>
    <w:tmpl w:val="534862C8"/>
    <w:lvl w:ilvl="0">
      <w:start w:val="1"/>
      <w:numFmt w:val="decimal"/>
      <w:lvlText w:val="%1-"/>
      <w:lvlJc w:val="left"/>
      <w:pPr>
        <w:tabs>
          <w:tab w:val="num" w:pos="567"/>
        </w:tabs>
        <w:ind w:left="567" w:hanging="34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69AA6BF2"/>
    <w:multiLevelType w:val="hybridMultilevel"/>
    <w:tmpl w:val="B838B3FE"/>
    <w:lvl w:ilvl="0" w:tplc="D65415CC">
      <w:start w:val="3"/>
      <w:numFmt w:val="bullet"/>
      <w:lvlText w:val=""/>
      <w:lvlJc w:val="left"/>
      <w:pPr>
        <w:tabs>
          <w:tab w:val="num" w:pos="720"/>
        </w:tabs>
        <w:ind w:left="720" w:hanging="360"/>
      </w:pPr>
      <w:rPr>
        <w:rFonts w:ascii="Symbol" w:eastAsia="Times New Roman" w:hAnsi="Symbol" w:cs="Compset"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B8108D2"/>
    <w:multiLevelType w:val="multilevel"/>
    <w:tmpl w:val="0B5C04A4"/>
    <w:lvl w:ilvl="0">
      <w:start w:val="1"/>
      <w:numFmt w:val="bullet"/>
      <w:lvlText w:val="-"/>
      <w:lvlJc w:val="left"/>
      <w:pPr>
        <w:tabs>
          <w:tab w:val="num" w:pos="865"/>
        </w:tabs>
        <w:ind w:left="865" w:hanging="525"/>
      </w:pPr>
      <w:rPr>
        <w:rFonts w:ascii="Times New Roman" w:eastAsia="Times New Roman" w:hAnsi="Times New Roman" w:cs="B Zar" w:hint="default"/>
      </w:rPr>
    </w:lvl>
    <w:lvl w:ilvl="1">
      <w:start w:val="1"/>
      <w:numFmt w:val="bullet"/>
      <w:lvlText w:val="o"/>
      <w:lvlJc w:val="left"/>
      <w:pPr>
        <w:tabs>
          <w:tab w:val="num" w:pos="1420"/>
        </w:tabs>
        <w:ind w:left="1420" w:hanging="360"/>
      </w:pPr>
      <w:rPr>
        <w:rFonts w:ascii="Courier New" w:hAnsi="Courier New" w:cs="Courier New" w:hint="default"/>
      </w:rPr>
    </w:lvl>
    <w:lvl w:ilvl="2">
      <w:start w:val="1"/>
      <w:numFmt w:val="bullet"/>
      <w:lvlText w:val=""/>
      <w:lvlJc w:val="left"/>
      <w:pPr>
        <w:tabs>
          <w:tab w:val="num" w:pos="2140"/>
        </w:tabs>
        <w:ind w:left="2140" w:hanging="360"/>
      </w:pPr>
      <w:rPr>
        <w:rFonts w:ascii="Wingdings" w:hAnsi="Wingdings" w:hint="default"/>
      </w:rPr>
    </w:lvl>
    <w:lvl w:ilvl="3">
      <w:start w:val="1"/>
      <w:numFmt w:val="bullet"/>
      <w:lvlText w:val=""/>
      <w:lvlJc w:val="left"/>
      <w:pPr>
        <w:tabs>
          <w:tab w:val="num" w:pos="2860"/>
        </w:tabs>
        <w:ind w:left="2860" w:hanging="360"/>
      </w:pPr>
      <w:rPr>
        <w:rFonts w:ascii="Symbol" w:hAnsi="Symbol" w:hint="default"/>
      </w:rPr>
    </w:lvl>
    <w:lvl w:ilvl="4">
      <w:start w:val="1"/>
      <w:numFmt w:val="bullet"/>
      <w:lvlText w:val="o"/>
      <w:lvlJc w:val="left"/>
      <w:pPr>
        <w:tabs>
          <w:tab w:val="num" w:pos="3580"/>
        </w:tabs>
        <w:ind w:left="3580" w:hanging="360"/>
      </w:pPr>
      <w:rPr>
        <w:rFonts w:ascii="Courier New" w:hAnsi="Courier New" w:cs="Courier New" w:hint="default"/>
      </w:rPr>
    </w:lvl>
    <w:lvl w:ilvl="5">
      <w:start w:val="1"/>
      <w:numFmt w:val="bullet"/>
      <w:lvlText w:val=""/>
      <w:lvlJc w:val="left"/>
      <w:pPr>
        <w:tabs>
          <w:tab w:val="num" w:pos="4300"/>
        </w:tabs>
        <w:ind w:left="4300" w:hanging="360"/>
      </w:pPr>
      <w:rPr>
        <w:rFonts w:ascii="Wingdings" w:hAnsi="Wingdings" w:hint="default"/>
      </w:rPr>
    </w:lvl>
    <w:lvl w:ilvl="6">
      <w:start w:val="1"/>
      <w:numFmt w:val="bullet"/>
      <w:lvlText w:val=""/>
      <w:lvlJc w:val="left"/>
      <w:pPr>
        <w:tabs>
          <w:tab w:val="num" w:pos="5020"/>
        </w:tabs>
        <w:ind w:left="5020" w:hanging="360"/>
      </w:pPr>
      <w:rPr>
        <w:rFonts w:ascii="Symbol" w:hAnsi="Symbol" w:hint="default"/>
      </w:rPr>
    </w:lvl>
    <w:lvl w:ilvl="7">
      <w:start w:val="1"/>
      <w:numFmt w:val="bullet"/>
      <w:lvlText w:val="o"/>
      <w:lvlJc w:val="left"/>
      <w:pPr>
        <w:tabs>
          <w:tab w:val="num" w:pos="5740"/>
        </w:tabs>
        <w:ind w:left="5740" w:hanging="360"/>
      </w:pPr>
      <w:rPr>
        <w:rFonts w:ascii="Courier New" w:hAnsi="Courier New" w:cs="Courier New" w:hint="default"/>
      </w:rPr>
    </w:lvl>
    <w:lvl w:ilvl="8">
      <w:start w:val="1"/>
      <w:numFmt w:val="bullet"/>
      <w:lvlText w:val=""/>
      <w:lvlJc w:val="left"/>
      <w:pPr>
        <w:tabs>
          <w:tab w:val="num" w:pos="6460"/>
        </w:tabs>
        <w:ind w:left="6460" w:hanging="360"/>
      </w:pPr>
      <w:rPr>
        <w:rFonts w:ascii="Wingdings" w:hAnsi="Wingdings" w:hint="default"/>
      </w:rPr>
    </w:lvl>
  </w:abstractNum>
  <w:abstractNum w:abstractNumId="44">
    <w:nsid w:val="6C956947"/>
    <w:multiLevelType w:val="multilevel"/>
    <w:tmpl w:val="3190EA8E"/>
    <w:lvl w:ilvl="0">
      <w:start w:val="1"/>
      <w:numFmt w:val="decimal"/>
      <w:lvlText w:val="%1-"/>
      <w:lvlJc w:val="left"/>
      <w:pPr>
        <w:tabs>
          <w:tab w:val="num" w:pos="675"/>
        </w:tabs>
        <w:ind w:left="675" w:hanging="675"/>
      </w:pPr>
      <w:rPr>
        <w:rFonts w:hint="default"/>
      </w:rPr>
    </w:lvl>
    <w:lvl w:ilvl="1">
      <w:start w:val="1"/>
      <w:numFmt w:val="decimal"/>
      <w:lvlText w:val="%1-%2-"/>
      <w:lvlJc w:val="left"/>
      <w:pPr>
        <w:tabs>
          <w:tab w:val="num" w:pos="1060"/>
        </w:tabs>
        <w:ind w:left="1060" w:hanging="720"/>
      </w:pPr>
      <w:rPr>
        <w:rFonts w:hint="default"/>
      </w:rPr>
    </w:lvl>
    <w:lvl w:ilvl="2">
      <w:start w:val="1"/>
      <w:numFmt w:val="decimal"/>
      <w:lvlText w:val="%1-%2-%3."/>
      <w:lvlJc w:val="left"/>
      <w:pPr>
        <w:tabs>
          <w:tab w:val="num" w:pos="1400"/>
        </w:tabs>
        <w:ind w:left="1400" w:hanging="720"/>
      </w:pPr>
      <w:rPr>
        <w:rFonts w:hint="default"/>
      </w:rPr>
    </w:lvl>
    <w:lvl w:ilvl="3">
      <w:start w:val="1"/>
      <w:numFmt w:val="decimal"/>
      <w:lvlText w:val="%1-%2-%3.%4."/>
      <w:lvlJc w:val="left"/>
      <w:pPr>
        <w:tabs>
          <w:tab w:val="num" w:pos="2100"/>
        </w:tabs>
        <w:ind w:left="2100" w:hanging="1080"/>
      </w:pPr>
      <w:rPr>
        <w:rFonts w:hint="default"/>
      </w:rPr>
    </w:lvl>
    <w:lvl w:ilvl="4">
      <w:start w:val="1"/>
      <w:numFmt w:val="decimal"/>
      <w:lvlText w:val="%1-%2-%3.%4.%5."/>
      <w:lvlJc w:val="left"/>
      <w:pPr>
        <w:tabs>
          <w:tab w:val="num" w:pos="2800"/>
        </w:tabs>
        <w:ind w:left="2800" w:hanging="1440"/>
      </w:pPr>
      <w:rPr>
        <w:rFonts w:hint="default"/>
      </w:rPr>
    </w:lvl>
    <w:lvl w:ilvl="5">
      <w:start w:val="1"/>
      <w:numFmt w:val="decimal"/>
      <w:lvlText w:val="%1-%2-%3.%4.%5.%6."/>
      <w:lvlJc w:val="left"/>
      <w:pPr>
        <w:tabs>
          <w:tab w:val="num" w:pos="3140"/>
        </w:tabs>
        <w:ind w:left="3140" w:hanging="1440"/>
      </w:pPr>
      <w:rPr>
        <w:rFonts w:hint="default"/>
      </w:rPr>
    </w:lvl>
    <w:lvl w:ilvl="6">
      <w:start w:val="1"/>
      <w:numFmt w:val="decimal"/>
      <w:lvlText w:val="%1-%2-%3.%4.%5.%6.%7."/>
      <w:lvlJc w:val="left"/>
      <w:pPr>
        <w:tabs>
          <w:tab w:val="num" w:pos="3840"/>
        </w:tabs>
        <w:ind w:left="3840" w:hanging="1800"/>
      </w:pPr>
      <w:rPr>
        <w:rFonts w:hint="default"/>
      </w:rPr>
    </w:lvl>
    <w:lvl w:ilvl="7">
      <w:start w:val="1"/>
      <w:numFmt w:val="decimal"/>
      <w:lvlText w:val="%1-%2-%3.%4.%5.%6.%7.%8."/>
      <w:lvlJc w:val="left"/>
      <w:pPr>
        <w:tabs>
          <w:tab w:val="num" w:pos="4180"/>
        </w:tabs>
        <w:ind w:left="4180" w:hanging="1800"/>
      </w:pPr>
      <w:rPr>
        <w:rFonts w:hint="default"/>
      </w:rPr>
    </w:lvl>
    <w:lvl w:ilvl="8">
      <w:start w:val="1"/>
      <w:numFmt w:val="decimal"/>
      <w:lvlText w:val="%1-%2-%3.%4.%5.%6.%7.%8.%9."/>
      <w:lvlJc w:val="left"/>
      <w:pPr>
        <w:tabs>
          <w:tab w:val="num" w:pos="4880"/>
        </w:tabs>
        <w:ind w:left="4880" w:hanging="2160"/>
      </w:pPr>
      <w:rPr>
        <w:rFonts w:hint="default"/>
      </w:rPr>
    </w:lvl>
  </w:abstractNum>
  <w:abstractNum w:abstractNumId="45">
    <w:nsid w:val="70CE6523"/>
    <w:multiLevelType w:val="hybridMultilevel"/>
    <w:tmpl w:val="992243C8"/>
    <w:lvl w:ilvl="0" w:tplc="58E0DAD2">
      <w:start w:val="1"/>
      <w:numFmt w:val="bullet"/>
      <w:lvlText w:val=""/>
      <w:lvlJc w:val="left"/>
      <w:pPr>
        <w:tabs>
          <w:tab w:val="num" w:pos="700"/>
        </w:tabs>
        <w:ind w:left="700" w:hanging="360"/>
      </w:pPr>
      <w:rPr>
        <w:rFonts w:ascii="Symbol" w:eastAsia="Times New Roman" w:hAnsi="Symbol" w:cs="B Zar" w:hint="default"/>
      </w:rPr>
    </w:lvl>
    <w:lvl w:ilvl="1" w:tplc="5D68C390">
      <w:start w:val="1"/>
      <w:numFmt w:val="decimal"/>
      <w:lvlText w:val="%2-"/>
      <w:lvlJc w:val="left"/>
      <w:pPr>
        <w:tabs>
          <w:tab w:val="num" w:pos="1420"/>
        </w:tabs>
        <w:ind w:left="1420" w:hanging="360"/>
      </w:pPr>
      <w:rPr>
        <w:rFonts w:hint="default"/>
      </w:rPr>
    </w:lvl>
    <w:lvl w:ilvl="2" w:tplc="BE96F480">
      <w:start w:val="1"/>
      <w:numFmt w:val="bullet"/>
      <w:lvlText w:val=""/>
      <w:lvlJc w:val="left"/>
      <w:pPr>
        <w:tabs>
          <w:tab w:val="num" w:pos="737"/>
        </w:tabs>
        <w:ind w:left="737" w:hanging="283"/>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cs="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cs="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46">
    <w:nsid w:val="714360E1"/>
    <w:multiLevelType w:val="multilevel"/>
    <w:tmpl w:val="AEFEE0CA"/>
    <w:lvl w:ilvl="0">
      <w:start w:val="1"/>
      <w:numFmt w:val="decimal"/>
      <w:lvlText w:val="%1-"/>
      <w:lvlJc w:val="left"/>
      <w:pPr>
        <w:tabs>
          <w:tab w:val="num" w:pos="700"/>
        </w:tabs>
        <w:ind w:left="700" w:hanging="360"/>
      </w:pPr>
      <w:rPr>
        <w:rFonts w:hint="default"/>
        <w:b w:val="0"/>
        <w:bCs w:val="0"/>
      </w:rPr>
    </w:lvl>
    <w:lvl w:ilvl="1">
      <w:start w:val="1"/>
      <w:numFmt w:val="lowerLetter"/>
      <w:lvlText w:val="%2."/>
      <w:lvlJc w:val="left"/>
      <w:pPr>
        <w:tabs>
          <w:tab w:val="num" w:pos="1420"/>
        </w:tabs>
        <w:ind w:left="1420" w:hanging="360"/>
      </w:pPr>
    </w:lvl>
    <w:lvl w:ilvl="2">
      <w:start w:val="1"/>
      <w:numFmt w:val="lowerRoman"/>
      <w:lvlText w:val="%3."/>
      <w:lvlJc w:val="right"/>
      <w:pPr>
        <w:tabs>
          <w:tab w:val="num" w:pos="2140"/>
        </w:tabs>
        <w:ind w:left="2140" w:hanging="180"/>
      </w:pPr>
    </w:lvl>
    <w:lvl w:ilvl="3">
      <w:start w:val="1"/>
      <w:numFmt w:val="decimal"/>
      <w:lvlText w:val="%4."/>
      <w:lvlJc w:val="left"/>
      <w:pPr>
        <w:tabs>
          <w:tab w:val="num" w:pos="2860"/>
        </w:tabs>
        <w:ind w:left="2860" w:hanging="360"/>
      </w:pPr>
    </w:lvl>
    <w:lvl w:ilvl="4">
      <w:start w:val="1"/>
      <w:numFmt w:val="lowerLetter"/>
      <w:lvlText w:val="%5."/>
      <w:lvlJc w:val="left"/>
      <w:pPr>
        <w:tabs>
          <w:tab w:val="num" w:pos="3580"/>
        </w:tabs>
        <w:ind w:left="3580" w:hanging="360"/>
      </w:pPr>
    </w:lvl>
    <w:lvl w:ilvl="5">
      <w:start w:val="1"/>
      <w:numFmt w:val="lowerRoman"/>
      <w:lvlText w:val="%6."/>
      <w:lvlJc w:val="right"/>
      <w:pPr>
        <w:tabs>
          <w:tab w:val="num" w:pos="4300"/>
        </w:tabs>
        <w:ind w:left="4300" w:hanging="180"/>
      </w:pPr>
    </w:lvl>
    <w:lvl w:ilvl="6">
      <w:start w:val="1"/>
      <w:numFmt w:val="decimal"/>
      <w:lvlText w:val="%7."/>
      <w:lvlJc w:val="left"/>
      <w:pPr>
        <w:tabs>
          <w:tab w:val="num" w:pos="5020"/>
        </w:tabs>
        <w:ind w:left="5020" w:hanging="360"/>
      </w:pPr>
    </w:lvl>
    <w:lvl w:ilvl="7">
      <w:start w:val="1"/>
      <w:numFmt w:val="lowerLetter"/>
      <w:lvlText w:val="%8."/>
      <w:lvlJc w:val="left"/>
      <w:pPr>
        <w:tabs>
          <w:tab w:val="num" w:pos="5740"/>
        </w:tabs>
        <w:ind w:left="5740" w:hanging="360"/>
      </w:pPr>
    </w:lvl>
    <w:lvl w:ilvl="8">
      <w:start w:val="1"/>
      <w:numFmt w:val="lowerRoman"/>
      <w:lvlText w:val="%9."/>
      <w:lvlJc w:val="right"/>
      <w:pPr>
        <w:tabs>
          <w:tab w:val="num" w:pos="6460"/>
        </w:tabs>
        <w:ind w:left="6460" w:hanging="180"/>
      </w:pPr>
    </w:lvl>
  </w:abstractNum>
  <w:abstractNum w:abstractNumId="47">
    <w:nsid w:val="76416D5A"/>
    <w:multiLevelType w:val="hybridMultilevel"/>
    <w:tmpl w:val="9D4E66DA"/>
    <w:lvl w:ilvl="0" w:tplc="43B4A918">
      <w:start w:val="1"/>
      <w:numFmt w:val="decimal"/>
      <w:lvlText w:val="%1-"/>
      <w:lvlJc w:val="left"/>
      <w:pPr>
        <w:tabs>
          <w:tab w:val="num" w:pos="985"/>
        </w:tabs>
        <w:ind w:left="985" w:hanging="645"/>
      </w:pPr>
      <w:rPr>
        <w:rFonts w:hint="default"/>
      </w:rPr>
    </w:lvl>
    <w:lvl w:ilvl="1" w:tplc="04090019" w:tentative="1">
      <w:start w:val="1"/>
      <w:numFmt w:val="lowerLetter"/>
      <w:lvlText w:val="%2."/>
      <w:lvlJc w:val="left"/>
      <w:pPr>
        <w:tabs>
          <w:tab w:val="num" w:pos="1420"/>
        </w:tabs>
        <w:ind w:left="1420" w:hanging="360"/>
      </w:pPr>
    </w:lvl>
    <w:lvl w:ilvl="2" w:tplc="0409001B" w:tentative="1">
      <w:start w:val="1"/>
      <w:numFmt w:val="lowerRoman"/>
      <w:lvlText w:val="%3."/>
      <w:lvlJc w:val="right"/>
      <w:pPr>
        <w:tabs>
          <w:tab w:val="num" w:pos="2140"/>
        </w:tabs>
        <w:ind w:left="2140" w:hanging="180"/>
      </w:pPr>
    </w:lvl>
    <w:lvl w:ilvl="3" w:tplc="0409000F" w:tentative="1">
      <w:start w:val="1"/>
      <w:numFmt w:val="decimal"/>
      <w:lvlText w:val="%4."/>
      <w:lvlJc w:val="left"/>
      <w:pPr>
        <w:tabs>
          <w:tab w:val="num" w:pos="2860"/>
        </w:tabs>
        <w:ind w:left="2860" w:hanging="360"/>
      </w:pPr>
    </w:lvl>
    <w:lvl w:ilvl="4" w:tplc="04090019" w:tentative="1">
      <w:start w:val="1"/>
      <w:numFmt w:val="lowerLetter"/>
      <w:lvlText w:val="%5."/>
      <w:lvlJc w:val="left"/>
      <w:pPr>
        <w:tabs>
          <w:tab w:val="num" w:pos="3580"/>
        </w:tabs>
        <w:ind w:left="3580" w:hanging="360"/>
      </w:pPr>
    </w:lvl>
    <w:lvl w:ilvl="5" w:tplc="0409001B" w:tentative="1">
      <w:start w:val="1"/>
      <w:numFmt w:val="lowerRoman"/>
      <w:lvlText w:val="%6."/>
      <w:lvlJc w:val="right"/>
      <w:pPr>
        <w:tabs>
          <w:tab w:val="num" w:pos="4300"/>
        </w:tabs>
        <w:ind w:left="4300" w:hanging="180"/>
      </w:pPr>
    </w:lvl>
    <w:lvl w:ilvl="6" w:tplc="0409000F" w:tentative="1">
      <w:start w:val="1"/>
      <w:numFmt w:val="decimal"/>
      <w:lvlText w:val="%7."/>
      <w:lvlJc w:val="left"/>
      <w:pPr>
        <w:tabs>
          <w:tab w:val="num" w:pos="5020"/>
        </w:tabs>
        <w:ind w:left="5020" w:hanging="360"/>
      </w:pPr>
    </w:lvl>
    <w:lvl w:ilvl="7" w:tplc="04090019" w:tentative="1">
      <w:start w:val="1"/>
      <w:numFmt w:val="lowerLetter"/>
      <w:lvlText w:val="%8."/>
      <w:lvlJc w:val="left"/>
      <w:pPr>
        <w:tabs>
          <w:tab w:val="num" w:pos="5740"/>
        </w:tabs>
        <w:ind w:left="5740" w:hanging="360"/>
      </w:pPr>
    </w:lvl>
    <w:lvl w:ilvl="8" w:tplc="0409001B" w:tentative="1">
      <w:start w:val="1"/>
      <w:numFmt w:val="lowerRoman"/>
      <w:lvlText w:val="%9."/>
      <w:lvlJc w:val="right"/>
      <w:pPr>
        <w:tabs>
          <w:tab w:val="num" w:pos="6460"/>
        </w:tabs>
        <w:ind w:left="6460" w:hanging="180"/>
      </w:pPr>
    </w:lvl>
  </w:abstractNum>
  <w:abstractNum w:abstractNumId="48">
    <w:nsid w:val="77281BD7"/>
    <w:multiLevelType w:val="hybridMultilevel"/>
    <w:tmpl w:val="3354925A"/>
    <w:lvl w:ilvl="0" w:tplc="7AB4E47E">
      <w:start w:val="24"/>
      <w:numFmt w:val="bullet"/>
      <w:lvlText w:val="-"/>
      <w:lvlJc w:val="left"/>
      <w:pPr>
        <w:tabs>
          <w:tab w:val="num" w:pos="1080"/>
        </w:tabs>
        <w:ind w:left="1080" w:hanging="360"/>
      </w:pPr>
      <w:rPr>
        <w:rFonts w:ascii="Times New Roman" w:eastAsia="Times New Roman" w:hAnsi="Times New Roman" w:cs="Compset"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7F873383"/>
    <w:multiLevelType w:val="multilevel"/>
    <w:tmpl w:val="17FA49B8"/>
    <w:lvl w:ilvl="0">
      <w:start w:val="1"/>
      <w:numFmt w:val="decimal"/>
      <w:lvlText w:val="%1-"/>
      <w:lvlJc w:val="left"/>
      <w:pPr>
        <w:tabs>
          <w:tab w:val="num" w:pos="567"/>
        </w:tabs>
        <w:ind w:left="567" w:hanging="283"/>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7"/>
  </w:num>
  <w:num w:numId="2">
    <w:abstractNumId w:val="19"/>
  </w:num>
  <w:num w:numId="3">
    <w:abstractNumId w:val="34"/>
  </w:num>
  <w:num w:numId="4">
    <w:abstractNumId w:val="44"/>
  </w:num>
  <w:num w:numId="5">
    <w:abstractNumId w:val="4"/>
  </w:num>
  <w:num w:numId="6">
    <w:abstractNumId w:val="17"/>
  </w:num>
  <w:num w:numId="7">
    <w:abstractNumId w:val="33"/>
  </w:num>
  <w:num w:numId="8">
    <w:abstractNumId w:val="22"/>
  </w:num>
  <w:num w:numId="9">
    <w:abstractNumId w:val="21"/>
  </w:num>
  <w:num w:numId="10">
    <w:abstractNumId w:val="2"/>
  </w:num>
  <w:num w:numId="11">
    <w:abstractNumId w:val="31"/>
  </w:num>
  <w:num w:numId="12">
    <w:abstractNumId w:val="18"/>
  </w:num>
  <w:num w:numId="13">
    <w:abstractNumId w:val="0"/>
  </w:num>
  <w:num w:numId="14">
    <w:abstractNumId w:val="1"/>
  </w:num>
  <w:num w:numId="15">
    <w:abstractNumId w:val="13"/>
  </w:num>
  <w:num w:numId="16">
    <w:abstractNumId w:val="39"/>
  </w:num>
  <w:num w:numId="17">
    <w:abstractNumId w:val="8"/>
  </w:num>
  <w:num w:numId="18">
    <w:abstractNumId w:val="14"/>
  </w:num>
  <w:num w:numId="19">
    <w:abstractNumId w:val="25"/>
  </w:num>
  <w:num w:numId="20">
    <w:abstractNumId w:val="47"/>
  </w:num>
  <w:num w:numId="21">
    <w:abstractNumId w:val="16"/>
  </w:num>
  <w:num w:numId="22">
    <w:abstractNumId w:val="43"/>
  </w:num>
  <w:num w:numId="23">
    <w:abstractNumId w:val="5"/>
  </w:num>
  <w:num w:numId="24">
    <w:abstractNumId w:val="32"/>
  </w:num>
  <w:num w:numId="25">
    <w:abstractNumId w:val="3"/>
  </w:num>
  <w:num w:numId="26">
    <w:abstractNumId w:val="40"/>
  </w:num>
  <w:num w:numId="27">
    <w:abstractNumId w:val="36"/>
  </w:num>
  <w:num w:numId="28">
    <w:abstractNumId w:val="12"/>
  </w:num>
  <w:num w:numId="29">
    <w:abstractNumId w:val="30"/>
  </w:num>
  <w:num w:numId="30">
    <w:abstractNumId w:val="9"/>
  </w:num>
  <w:num w:numId="31">
    <w:abstractNumId w:val="20"/>
  </w:num>
  <w:num w:numId="32">
    <w:abstractNumId w:val="27"/>
  </w:num>
  <w:num w:numId="33">
    <w:abstractNumId w:val="45"/>
  </w:num>
  <w:num w:numId="34">
    <w:abstractNumId w:val="46"/>
  </w:num>
  <w:num w:numId="35">
    <w:abstractNumId w:val="10"/>
  </w:num>
  <w:num w:numId="36">
    <w:abstractNumId w:val="15"/>
  </w:num>
  <w:num w:numId="37">
    <w:abstractNumId w:val="6"/>
  </w:num>
  <w:num w:numId="38">
    <w:abstractNumId w:val="49"/>
  </w:num>
  <w:num w:numId="39">
    <w:abstractNumId w:val="37"/>
  </w:num>
  <w:num w:numId="40">
    <w:abstractNumId w:val="23"/>
  </w:num>
  <w:num w:numId="41">
    <w:abstractNumId w:val="24"/>
  </w:num>
  <w:num w:numId="42">
    <w:abstractNumId w:val="38"/>
  </w:num>
  <w:num w:numId="43">
    <w:abstractNumId w:val="29"/>
  </w:num>
  <w:num w:numId="44">
    <w:abstractNumId w:val="41"/>
  </w:num>
  <w:num w:numId="45">
    <w:abstractNumId w:val="28"/>
  </w:num>
  <w:num w:numId="46">
    <w:abstractNumId w:val="26"/>
  </w:num>
  <w:num w:numId="47">
    <w:abstractNumId w:val="35"/>
  </w:num>
  <w:num w:numId="48">
    <w:abstractNumId w:val="48"/>
  </w:num>
  <w:num w:numId="49">
    <w:abstractNumId w:val="42"/>
  </w:num>
  <w:num w:numId="5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hammad minoei">
    <w15:presenceInfo w15:providerId="Windows Live" w15:userId="47663355b147a4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66025"/>
    <w:rsid w:val="00001F4B"/>
    <w:rsid w:val="00007D46"/>
    <w:rsid w:val="00012013"/>
    <w:rsid w:val="00013169"/>
    <w:rsid w:val="00021527"/>
    <w:rsid w:val="000223C3"/>
    <w:rsid w:val="000224D3"/>
    <w:rsid w:val="00027F6F"/>
    <w:rsid w:val="0003123D"/>
    <w:rsid w:val="00036212"/>
    <w:rsid w:val="00036CBB"/>
    <w:rsid w:val="00037CCA"/>
    <w:rsid w:val="00042A24"/>
    <w:rsid w:val="00042DD8"/>
    <w:rsid w:val="00044D5C"/>
    <w:rsid w:val="00046941"/>
    <w:rsid w:val="000516CC"/>
    <w:rsid w:val="000521C4"/>
    <w:rsid w:val="000531F9"/>
    <w:rsid w:val="00055A6A"/>
    <w:rsid w:val="00055ED5"/>
    <w:rsid w:val="000653F9"/>
    <w:rsid w:val="00066025"/>
    <w:rsid w:val="000676B6"/>
    <w:rsid w:val="000728B3"/>
    <w:rsid w:val="0007657B"/>
    <w:rsid w:val="00076BA3"/>
    <w:rsid w:val="00081412"/>
    <w:rsid w:val="00083D7E"/>
    <w:rsid w:val="00084F71"/>
    <w:rsid w:val="00086C60"/>
    <w:rsid w:val="00087B97"/>
    <w:rsid w:val="00091FD0"/>
    <w:rsid w:val="000920CD"/>
    <w:rsid w:val="00094EF1"/>
    <w:rsid w:val="000966C8"/>
    <w:rsid w:val="00097501"/>
    <w:rsid w:val="00097F33"/>
    <w:rsid w:val="000A5F20"/>
    <w:rsid w:val="000A629B"/>
    <w:rsid w:val="000B0B21"/>
    <w:rsid w:val="000B1D1A"/>
    <w:rsid w:val="000B243E"/>
    <w:rsid w:val="000B4174"/>
    <w:rsid w:val="000B7E52"/>
    <w:rsid w:val="000C4526"/>
    <w:rsid w:val="000D0BDF"/>
    <w:rsid w:val="000D1347"/>
    <w:rsid w:val="000D7697"/>
    <w:rsid w:val="000E0733"/>
    <w:rsid w:val="000E4B2C"/>
    <w:rsid w:val="000E544A"/>
    <w:rsid w:val="000E6A81"/>
    <w:rsid w:val="000F3995"/>
    <w:rsid w:val="000F47DE"/>
    <w:rsid w:val="000F619B"/>
    <w:rsid w:val="000F752B"/>
    <w:rsid w:val="000F7693"/>
    <w:rsid w:val="000F7C5D"/>
    <w:rsid w:val="0010052F"/>
    <w:rsid w:val="0010122F"/>
    <w:rsid w:val="00101E4C"/>
    <w:rsid w:val="00106421"/>
    <w:rsid w:val="00106B64"/>
    <w:rsid w:val="0011770E"/>
    <w:rsid w:val="0012143F"/>
    <w:rsid w:val="00135C1E"/>
    <w:rsid w:val="001367D6"/>
    <w:rsid w:val="00136E18"/>
    <w:rsid w:val="001370A9"/>
    <w:rsid w:val="00140D68"/>
    <w:rsid w:val="00141E45"/>
    <w:rsid w:val="00146857"/>
    <w:rsid w:val="00146AE3"/>
    <w:rsid w:val="00150341"/>
    <w:rsid w:val="001552D6"/>
    <w:rsid w:val="00156982"/>
    <w:rsid w:val="0016418E"/>
    <w:rsid w:val="00165AC6"/>
    <w:rsid w:val="0017070B"/>
    <w:rsid w:val="00172122"/>
    <w:rsid w:val="00175A76"/>
    <w:rsid w:val="00183359"/>
    <w:rsid w:val="00183D19"/>
    <w:rsid w:val="00184B59"/>
    <w:rsid w:val="0019252C"/>
    <w:rsid w:val="00192D0B"/>
    <w:rsid w:val="00195159"/>
    <w:rsid w:val="001A1D33"/>
    <w:rsid w:val="001A2667"/>
    <w:rsid w:val="001A4F09"/>
    <w:rsid w:val="001A55BF"/>
    <w:rsid w:val="001B057C"/>
    <w:rsid w:val="001B0ADB"/>
    <w:rsid w:val="001B47A4"/>
    <w:rsid w:val="001B50EB"/>
    <w:rsid w:val="001B6063"/>
    <w:rsid w:val="001C40CD"/>
    <w:rsid w:val="001D0B08"/>
    <w:rsid w:val="001D381C"/>
    <w:rsid w:val="001D542C"/>
    <w:rsid w:val="001D6E43"/>
    <w:rsid w:val="001D7D65"/>
    <w:rsid w:val="001E3FF8"/>
    <w:rsid w:val="001E62B2"/>
    <w:rsid w:val="001E766D"/>
    <w:rsid w:val="001E7CB2"/>
    <w:rsid w:val="001F44A3"/>
    <w:rsid w:val="001F754E"/>
    <w:rsid w:val="0020254A"/>
    <w:rsid w:val="002030F8"/>
    <w:rsid w:val="00210FDF"/>
    <w:rsid w:val="00216F7D"/>
    <w:rsid w:val="00220E06"/>
    <w:rsid w:val="00221495"/>
    <w:rsid w:val="00226480"/>
    <w:rsid w:val="002300A1"/>
    <w:rsid w:val="00232732"/>
    <w:rsid w:val="00232C9C"/>
    <w:rsid w:val="00242F37"/>
    <w:rsid w:val="002452A4"/>
    <w:rsid w:val="002528FC"/>
    <w:rsid w:val="00253E08"/>
    <w:rsid w:val="00254B89"/>
    <w:rsid w:val="002567AD"/>
    <w:rsid w:val="0025742B"/>
    <w:rsid w:val="002749CF"/>
    <w:rsid w:val="002765D4"/>
    <w:rsid w:val="002853A2"/>
    <w:rsid w:val="00294112"/>
    <w:rsid w:val="00294991"/>
    <w:rsid w:val="00295AF7"/>
    <w:rsid w:val="002A08AE"/>
    <w:rsid w:val="002A3BCE"/>
    <w:rsid w:val="002B2737"/>
    <w:rsid w:val="002B2977"/>
    <w:rsid w:val="002B6921"/>
    <w:rsid w:val="002C3AF2"/>
    <w:rsid w:val="002C3E25"/>
    <w:rsid w:val="002C4766"/>
    <w:rsid w:val="002C65D8"/>
    <w:rsid w:val="002C7A95"/>
    <w:rsid w:val="002D1720"/>
    <w:rsid w:val="002D18BF"/>
    <w:rsid w:val="002D343E"/>
    <w:rsid w:val="002D38EE"/>
    <w:rsid w:val="002E1860"/>
    <w:rsid w:val="002E43AF"/>
    <w:rsid w:val="002E4E0D"/>
    <w:rsid w:val="002E64F7"/>
    <w:rsid w:val="002E7963"/>
    <w:rsid w:val="002F03EF"/>
    <w:rsid w:val="002F4D6B"/>
    <w:rsid w:val="002F7F92"/>
    <w:rsid w:val="0030505A"/>
    <w:rsid w:val="00313D74"/>
    <w:rsid w:val="0031653E"/>
    <w:rsid w:val="0032011B"/>
    <w:rsid w:val="00321C03"/>
    <w:rsid w:val="003249D3"/>
    <w:rsid w:val="00330962"/>
    <w:rsid w:val="003325B5"/>
    <w:rsid w:val="0033376B"/>
    <w:rsid w:val="00334682"/>
    <w:rsid w:val="003416F4"/>
    <w:rsid w:val="00342022"/>
    <w:rsid w:val="00345436"/>
    <w:rsid w:val="00346AF3"/>
    <w:rsid w:val="003538B1"/>
    <w:rsid w:val="00363E92"/>
    <w:rsid w:val="003640B3"/>
    <w:rsid w:val="0036412B"/>
    <w:rsid w:val="00365778"/>
    <w:rsid w:val="00370B30"/>
    <w:rsid w:val="00371F46"/>
    <w:rsid w:val="0037284C"/>
    <w:rsid w:val="00372BF4"/>
    <w:rsid w:val="00375B68"/>
    <w:rsid w:val="00381F26"/>
    <w:rsid w:val="00382B81"/>
    <w:rsid w:val="003843C6"/>
    <w:rsid w:val="00387B6D"/>
    <w:rsid w:val="00395C01"/>
    <w:rsid w:val="003A196F"/>
    <w:rsid w:val="003A3213"/>
    <w:rsid w:val="003B050C"/>
    <w:rsid w:val="003B19DA"/>
    <w:rsid w:val="003B2B9C"/>
    <w:rsid w:val="003B4736"/>
    <w:rsid w:val="003B72B5"/>
    <w:rsid w:val="003C0727"/>
    <w:rsid w:val="003C4107"/>
    <w:rsid w:val="003C59DE"/>
    <w:rsid w:val="003D00F7"/>
    <w:rsid w:val="003D2C3F"/>
    <w:rsid w:val="003D44FD"/>
    <w:rsid w:val="003D55A8"/>
    <w:rsid w:val="003D5D9D"/>
    <w:rsid w:val="003E0311"/>
    <w:rsid w:val="003E5B25"/>
    <w:rsid w:val="003F09FC"/>
    <w:rsid w:val="003F1CCC"/>
    <w:rsid w:val="003F412A"/>
    <w:rsid w:val="003F5D86"/>
    <w:rsid w:val="004001B0"/>
    <w:rsid w:val="00413044"/>
    <w:rsid w:val="00415F9D"/>
    <w:rsid w:val="00427D33"/>
    <w:rsid w:val="004309E3"/>
    <w:rsid w:val="0043316A"/>
    <w:rsid w:val="00433998"/>
    <w:rsid w:val="00434660"/>
    <w:rsid w:val="00435184"/>
    <w:rsid w:val="004367CB"/>
    <w:rsid w:val="00447594"/>
    <w:rsid w:val="004522D6"/>
    <w:rsid w:val="00460939"/>
    <w:rsid w:val="004623CE"/>
    <w:rsid w:val="00463C91"/>
    <w:rsid w:val="00464209"/>
    <w:rsid w:val="00472C2B"/>
    <w:rsid w:val="004739B7"/>
    <w:rsid w:val="00473B15"/>
    <w:rsid w:val="0047413B"/>
    <w:rsid w:val="00475E7D"/>
    <w:rsid w:val="00481BBB"/>
    <w:rsid w:val="00481E49"/>
    <w:rsid w:val="00484E66"/>
    <w:rsid w:val="00490417"/>
    <w:rsid w:val="00490F8E"/>
    <w:rsid w:val="0049341B"/>
    <w:rsid w:val="004952C5"/>
    <w:rsid w:val="004973F0"/>
    <w:rsid w:val="004A0F11"/>
    <w:rsid w:val="004A11AF"/>
    <w:rsid w:val="004A12E4"/>
    <w:rsid w:val="004A183D"/>
    <w:rsid w:val="004A4CB8"/>
    <w:rsid w:val="004C10AB"/>
    <w:rsid w:val="004C28AE"/>
    <w:rsid w:val="004C2A79"/>
    <w:rsid w:val="004C3DDC"/>
    <w:rsid w:val="004D0E43"/>
    <w:rsid w:val="004D1242"/>
    <w:rsid w:val="004D1D8E"/>
    <w:rsid w:val="004E0912"/>
    <w:rsid w:val="004E1B19"/>
    <w:rsid w:val="004F0C33"/>
    <w:rsid w:val="004F5484"/>
    <w:rsid w:val="005004C9"/>
    <w:rsid w:val="00503C41"/>
    <w:rsid w:val="00504C7B"/>
    <w:rsid w:val="00505AF9"/>
    <w:rsid w:val="00506F7C"/>
    <w:rsid w:val="00515449"/>
    <w:rsid w:val="005176F3"/>
    <w:rsid w:val="00524B11"/>
    <w:rsid w:val="00535AE9"/>
    <w:rsid w:val="00541A4F"/>
    <w:rsid w:val="00546C7F"/>
    <w:rsid w:val="00552928"/>
    <w:rsid w:val="00553BC9"/>
    <w:rsid w:val="00570392"/>
    <w:rsid w:val="00574B44"/>
    <w:rsid w:val="0057568B"/>
    <w:rsid w:val="00576FDC"/>
    <w:rsid w:val="0058024F"/>
    <w:rsid w:val="0058213C"/>
    <w:rsid w:val="00584D78"/>
    <w:rsid w:val="005913FC"/>
    <w:rsid w:val="00591711"/>
    <w:rsid w:val="00591BB6"/>
    <w:rsid w:val="005942CE"/>
    <w:rsid w:val="005960DE"/>
    <w:rsid w:val="005B0B08"/>
    <w:rsid w:val="005B3B97"/>
    <w:rsid w:val="005B3FC4"/>
    <w:rsid w:val="005C3E09"/>
    <w:rsid w:val="005D0EBA"/>
    <w:rsid w:val="005D147A"/>
    <w:rsid w:val="005D299E"/>
    <w:rsid w:val="005D53A7"/>
    <w:rsid w:val="005E2703"/>
    <w:rsid w:val="005E6846"/>
    <w:rsid w:val="005E79C5"/>
    <w:rsid w:val="005E7B13"/>
    <w:rsid w:val="005F049C"/>
    <w:rsid w:val="005F299A"/>
    <w:rsid w:val="00602757"/>
    <w:rsid w:val="00604D38"/>
    <w:rsid w:val="006069FA"/>
    <w:rsid w:val="00611311"/>
    <w:rsid w:val="006152E6"/>
    <w:rsid w:val="006164D0"/>
    <w:rsid w:val="00620D03"/>
    <w:rsid w:val="00627DE8"/>
    <w:rsid w:val="0063131B"/>
    <w:rsid w:val="00631567"/>
    <w:rsid w:val="006343C5"/>
    <w:rsid w:val="006355CA"/>
    <w:rsid w:val="00641543"/>
    <w:rsid w:val="0064215A"/>
    <w:rsid w:val="0064249F"/>
    <w:rsid w:val="00644292"/>
    <w:rsid w:val="006525A8"/>
    <w:rsid w:val="00653C39"/>
    <w:rsid w:val="0065688E"/>
    <w:rsid w:val="00660991"/>
    <w:rsid w:val="00665A6F"/>
    <w:rsid w:val="00667B38"/>
    <w:rsid w:val="006711A3"/>
    <w:rsid w:val="00674A35"/>
    <w:rsid w:val="00674CD1"/>
    <w:rsid w:val="00676719"/>
    <w:rsid w:val="00680B8B"/>
    <w:rsid w:val="00686A70"/>
    <w:rsid w:val="00687B80"/>
    <w:rsid w:val="00695769"/>
    <w:rsid w:val="00697020"/>
    <w:rsid w:val="006972E7"/>
    <w:rsid w:val="006A01C7"/>
    <w:rsid w:val="006A69A6"/>
    <w:rsid w:val="006B0BE7"/>
    <w:rsid w:val="006B1CFA"/>
    <w:rsid w:val="006B267D"/>
    <w:rsid w:val="006B28B3"/>
    <w:rsid w:val="006B33F9"/>
    <w:rsid w:val="006B54D0"/>
    <w:rsid w:val="006B5B5D"/>
    <w:rsid w:val="006C19F7"/>
    <w:rsid w:val="006C5410"/>
    <w:rsid w:val="006C63F2"/>
    <w:rsid w:val="006D1C76"/>
    <w:rsid w:val="006D76D9"/>
    <w:rsid w:val="006D7F32"/>
    <w:rsid w:val="006E0912"/>
    <w:rsid w:val="006E3366"/>
    <w:rsid w:val="006E5360"/>
    <w:rsid w:val="006E5FC6"/>
    <w:rsid w:val="006E65B5"/>
    <w:rsid w:val="006E6FBB"/>
    <w:rsid w:val="006E7C2F"/>
    <w:rsid w:val="006F4470"/>
    <w:rsid w:val="006F4896"/>
    <w:rsid w:val="006F572C"/>
    <w:rsid w:val="006F5A8C"/>
    <w:rsid w:val="00700CFF"/>
    <w:rsid w:val="00700F5F"/>
    <w:rsid w:val="00702749"/>
    <w:rsid w:val="00703A22"/>
    <w:rsid w:val="00703FB5"/>
    <w:rsid w:val="007048CE"/>
    <w:rsid w:val="00705772"/>
    <w:rsid w:val="00705DCC"/>
    <w:rsid w:val="007067AB"/>
    <w:rsid w:val="0071110D"/>
    <w:rsid w:val="0071313E"/>
    <w:rsid w:val="00714022"/>
    <w:rsid w:val="00720F70"/>
    <w:rsid w:val="00721F37"/>
    <w:rsid w:val="00723FE2"/>
    <w:rsid w:val="00724FAD"/>
    <w:rsid w:val="00726190"/>
    <w:rsid w:val="00730531"/>
    <w:rsid w:val="00734943"/>
    <w:rsid w:val="0073526A"/>
    <w:rsid w:val="00741E11"/>
    <w:rsid w:val="007506B2"/>
    <w:rsid w:val="0075327B"/>
    <w:rsid w:val="0075482B"/>
    <w:rsid w:val="00756E3B"/>
    <w:rsid w:val="00760397"/>
    <w:rsid w:val="00760E21"/>
    <w:rsid w:val="00762920"/>
    <w:rsid w:val="00766F37"/>
    <w:rsid w:val="0077538F"/>
    <w:rsid w:val="007821C6"/>
    <w:rsid w:val="0078239E"/>
    <w:rsid w:val="007827B3"/>
    <w:rsid w:val="0078542F"/>
    <w:rsid w:val="00785762"/>
    <w:rsid w:val="00794C9E"/>
    <w:rsid w:val="007A18B7"/>
    <w:rsid w:val="007A293E"/>
    <w:rsid w:val="007A4298"/>
    <w:rsid w:val="007A6883"/>
    <w:rsid w:val="007B2230"/>
    <w:rsid w:val="007B2ABB"/>
    <w:rsid w:val="007B2BBD"/>
    <w:rsid w:val="007C0000"/>
    <w:rsid w:val="007C028A"/>
    <w:rsid w:val="007C451C"/>
    <w:rsid w:val="007C6DD2"/>
    <w:rsid w:val="007D6D97"/>
    <w:rsid w:val="007E0286"/>
    <w:rsid w:val="007E2130"/>
    <w:rsid w:val="007E49C7"/>
    <w:rsid w:val="007E4C3E"/>
    <w:rsid w:val="007E66E4"/>
    <w:rsid w:val="007F4FB4"/>
    <w:rsid w:val="007F54D0"/>
    <w:rsid w:val="007F7295"/>
    <w:rsid w:val="00811538"/>
    <w:rsid w:val="00813A24"/>
    <w:rsid w:val="00813C87"/>
    <w:rsid w:val="0082481F"/>
    <w:rsid w:val="0083008F"/>
    <w:rsid w:val="008311B5"/>
    <w:rsid w:val="00833921"/>
    <w:rsid w:val="00834FF3"/>
    <w:rsid w:val="00835C0F"/>
    <w:rsid w:val="00835E02"/>
    <w:rsid w:val="00843C82"/>
    <w:rsid w:val="00844415"/>
    <w:rsid w:val="008472C4"/>
    <w:rsid w:val="008504A4"/>
    <w:rsid w:val="00851E80"/>
    <w:rsid w:val="00860360"/>
    <w:rsid w:val="00864A56"/>
    <w:rsid w:val="008672E6"/>
    <w:rsid w:val="00870D9B"/>
    <w:rsid w:val="0087134F"/>
    <w:rsid w:val="00876761"/>
    <w:rsid w:val="008804E7"/>
    <w:rsid w:val="00883541"/>
    <w:rsid w:val="00884929"/>
    <w:rsid w:val="00886E81"/>
    <w:rsid w:val="008933F2"/>
    <w:rsid w:val="008979DB"/>
    <w:rsid w:val="008A178E"/>
    <w:rsid w:val="008A2D7B"/>
    <w:rsid w:val="008B1F0E"/>
    <w:rsid w:val="008B3058"/>
    <w:rsid w:val="008B3AD5"/>
    <w:rsid w:val="008C3C3A"/>
    <w:rsid w:val="008C4389"/>
    <w:rsid w:val="008D06DE"/>
    <w:rsid w:val="008D4A41"/>
    <w:rsid w:val="008E5F7B"/>
    <w:rsid w:val="008E7EC3"/>
    <w:rsid w:val="008F568A"/>
    <w:rsid w:val="008F60E7"/>
    <w:rsid w:val="008F6A97"/>
    <w:rsid w:val="008F7F19"/>
    <w:rsid w:val="00902428"/>
    <w:rsid w:val="0090386F"/>
    <w:rsid w:val="00905217"/>
    <w:rsid w:val="00906501"/>
    <w:rsid w:val="0091396C"/>
    <w:rsid w:val="009150CF"/>
    <w:rsid w:val="00915946"/>
    <w:rsid w:val="0092322E"/>
    <w:rsid w:val="009338E0"/>
    <w:rsid w:val="00935669"/>
    <w:rsid w:val="00936069"/>
    <w:rsid w:val="00936D58"/>
    <w:rsid w:val="00942A87"/>
    <w:rsid w:val="00942D30"/>
    <w:rsid w:val="009464A0"/>
    <w:rsid w:val="00947647"/>
    <w:rsid w:val="00951195"/>
    <w:rsid w:val="009669BD"/>
    <w:rsid w:val="00967863"/>
    <w:rsid w:val="00974227"/>
    <w:rsid w:val="00974DB3"/>
    <w:rsid w:val="009755A6"/>
    <w:rsid w:val="00976738"/>
    <w:rsid w:val="00976A22"/>
    <w:rsid w:val="00980764"/>
    <w:rsid w:val="009832EE"/>
    <w:rsid w:val="00983BD5"/>
    <w:rsid w:val="00986BC9"/>
    <w:rsid w:val="00990C8C"/>
    <w:rsid w:val="00992820"/>
    <w:rsid w:val="00997938"/>
    <w:rsid w:val="009A347C"/>
    <w:rsid w:val="009B0089"/>
    <w:rsid w:val="009B3E1B"/>
    <w:rsid w:val="009C1630"/>
    <w:rsid w:val="009C3FFA"/>
    <w:rsid w:val="009C4510"/>
    <w:rsid w:val="009D16BA"/>
    <w:rsid w:val="009D59A5"/>
    <w:rsid w:val="009E2899"/>
    <w:rsid w:val="009E4F3E"/>
    <w:rsid w:val="009F28E4"/>
    <w:rsid w:val="009F72B1"/>
    <w:rsid w:val="00A0200C"/>
    <w:rsid w:val="00A0382E"/>
    <w:rsid w:val="00A05923"/>
    <w:rsid w:val="00A13D68"/>
    <w:rsid w:val="00A142F3"/>
    <w:rsid w:val="00A14E17"/>
    <w:rsid w:val="00A21420"/>
    <w:rsid w:val="00A237EA"/>
    <w:rsid w:val="00A24F66"/>
    <w:rsid w:val="00A315A6"/>
    <w:rsid w:val="00A3298F"/>
    <w:rsid w:val="00A34579"/>
    <w:rsid w:val="00A41F07"/>
    <w:rsid w:val="00A420DD"/>
    <w:rsid w:val="00A46DAC"/>
    <w:rsid w:val="00A47F7F"/>
    <w:rsid w:val="00A5752A"/>
    <w:rsid w:val="00A57DC8"/>
    <w:rsid w:val="00A63906"/>
    <w:rsid w:val="00A64121"/>
    <w:rsid w:val="00A657A2"/>
    <w:rsid w:val="00A6699F"/>
    <w:rsid w:val="00A66F0C"/>
    <w:rsid w:val="00A745B4"/>
    <w:rsid w:val="00A75DDF"/>
    <w:rsid w:val="00A9219D"/>
    <w:rsid w:val="00A950CE"/>
    <w:rsid w:val="00A96CAE"/>
    <w:rsid w:val="00AA39C8"/>
    <w:rsid w:val="00AA3A83"/>
    <w:rsid w:val="00AA5E9F"/>
    <w:rsid w:val="00AA7BC5"/>
    <w:rsid w:val="00AB180E"/>
    <w:rsid w:val="00AB2645"/>
    <w:rsid w:val="00AB3BA1"/>
    <w:rsid w:val="00AB3D62"/>
    <w:rsid w:val="00AC0655"/>
    <w:rsid w:val="00AD40E0"/>
    <w:rsid w:val="00AE0A57"/>
    <w:rsid w:val="00AE56AE"/>
    <w:rsid w:val="00AE5CF7"/>
    <w:rsid w:val="00AF0465"/>
    <w:rsid w:val="00AF406F"/>
    <w:rsid w:val="00B00DBD"/>
    <w:rsid w:val="00B00F87"/>
    <w:rsid w:val="00B10244"/>
    <w:rsid w:val="00B13163"/>
    <w:rsid w:val="00B16357"/>
    <w:rsid w:val="00B2004F"/>
    <w:rsid w:val="00B20D02"/>
    <w:rsid w:val="00B227AA"/>
    <w:rsid w:val="00B25EBE"/>
    <w:rsid w:val="00B304A2"/>
    <w:rsid w:val="00B3294F"/>
    <w:rsid w:val="00B45063"/>
    <w:rsid w:val="00B46D46"/>
    <w:rsid w:val="00B533E5"/>
    <w:rsid w:val="00B54885"/>
    <w:rsid w:val="00B60C25"/>
    <w:rsid w:val="00B6268B"/>
    <w:rsid w:val="00B62B2E"/>
    <w:rsid w:val="00B71456"/>
    <w:rsid w:val="00B8025D"/>
    <w:rsid w:val="00B83EB5"/>
    <w:rsid w:val="00B8768D"/>
    <w:rsid w:val="00B878F1"/>
    <w:rsid w:val="00B90233"/>
    <w:rsid w:val="00B9235C"/>
    <w:rsid w:val="00BA3AFA"/>
    <w:rsid w:val="00BA48D0"/>
    <w:rsid w:val="00BB0678"/>
    <w:rsid w:val="00BB078C"/>
    <w:rsid w:val="00BB483E"/>
    <w:rsid w:val="00BB66FB"/>
    <w:rsid w:val="00BC0B27"/>
    <w:rsid w:val="00BC43FF"/>
    <w:rsid w:val="00BC70A7"/>
    <w:rsid w:val="00BD08C5"/>
    <w:rsid w:val="00BD66C6"/>
    <w:rsid w:val="00BE168B"/>
    <w:rsid w:val="00BE3457"/>
    <w:rsid w:val="00BE3747"/>
    <w:rsid w:val="00BE6A16"/>
    <w:rsid w:val="00BE6E90"/>
    <w:rsid w:val="00BF037E"/>
    <w:rsid w:val="00BF16E2"/>
    <w:rsid w:val="00BF2905"/>
    <w:rsid w:val="00BF3051"/>
    <w:rsid w:val="00BF6EAB"/>
    <w:rsid w:val="00C03E89"/>
    <w:rsid w:val="00C047E8"/>
    <w:rsid w:val="00C05FC2"/>
    <w:rsid w:val="00C06D6E"/>
    <w:rsid w:val="00C138E4"/>
    <w:rsid w:val="00C2172A"/>
    <w:rsid w:val="00C244F7"/>
    <w:rsid w:val="00C25121"/>
    <w:rsid w:val="00C2600C"/>
    <w:rsid w:val="00C265CC"/>
    <w:rsid w:val="00C27901"/>
    <w:rsid w:val="00C4090B"/>
    <w:rsid w:val="00C425EC"/>
    <w:rsid w:val="00C43BC1"/>
    <w:rsid w:val="00C47E2B"/>
    <w:rsid w:val="00C50BDE"/>
    <w:rsid w:val="00C52CD4"/>
    <w:rsid w:val="00C53179"/>
    <w:rsid w:val="00C5487A"/>
    <w:rsid w:val="00C63EA0"/>
    <w:rsid w:val="00C73EDD"/>
    <w:rsid w:val="00C80F03"/>
    <w:rsid w:val="00C852D7"/>
    <w:rsid w:val="00C8558D"/>
    <w:rsid w:val="00C87134"/>
    <w:rsid w:val="00C92A85"/>
    <w:rsid w:val="00C96B32"/>
    <w:rsid w:val="00C96D0D"/>
    <w:rsid w:val="00CA1D40"/>
    <w:rsid w:val="00CA4E41"/>
    <w:rsid w:val="00CA5BEE"/>
    <w:rsid w:val="00CB7EA1"/>
    <w:rsid w:val="00CC37B7"/>
    <w:rsid w:val="00CC57DB"/>
    <w:rsid w:val="00CC5AF1"/>
    <w:rsid w:val="00CD4790"/>
    <w:rsid w:val="00CD5101"/>
    <w:rsid w:val="00CD5B4F"/>
    <w:rsid w:val="00CE0ED2"/>
    <w:rsid w:val="00CE175C"/>
    <w:rsid w:val="00CE65C4"/>
    <w:rsid w:val="00CE7429"/>
    <w:rsid w:val="00CF0C27"/>
    <w:rsid w:val="00CF1DA0"/>
    <w:rsid w:val="00CF75C3"/>
    <w:rsid w:val="00D002D8"/>
    <w:rsid w:val="00D0411B"/>
    <w:rsid w:val="00D12307"/>
    <w:rsid w:val="00D12ECA"/>
    <w:rsid w:val="00D1759A"/>
    <w:rsid w:val="00D17DA4"/>
    <w:rsid w:val="00D272B4"/>
    <w:rsid w:val="00D30742"/>
    <w:rsid w:val="00D31F56"/>
    <w:rsid w:val="00D32616"/>
    <w:rsid w:val="00D3281D"/>
    <w:rsid w:val="00D333CA"/>
    <w:rsid w:val="00D33715"/>
    <w:rsid w:val="00D356FA"/>
    <w:rsid w:val="00D5366B"/>
    <w:rsid w:val="00D53CE9"/>
    <w:rsid w:val="00D55A6F"/>
    <w:rsid w:val="00D56051"/>
    <w:rsid w:val="00D738D9"/>
    <w:rsid w:val="00D760B2"/>
    <w:rsid w:val="00D76121"/>
    <w:rsid w:val="00D76988"/>
    <w:rsid w:val="00D80FC7"/>
    <w:rsid w:val="00D81E22"/>
    <w:rsid w:val="00D83EA5"/>
    <w:rsid w:val="00D84507"/>
    <w:rsid w:val="00D91E97"/>
    <w:rsid w:val="00D9448B"/>
    <w:rsid w:val="00DA29F9"/>
    <w:rsid w:val="00DA2C0A"/>
    <w:rsid w:val="00DA3F75"/>
    <w:rsid w:val="00DA5C69"/>
    <w:rsid w:val="00DA5ED9"/>
    <w:rsid w:val="00DB0108"/>
    <w:rsid w:val="00DB0593"/>
    <w:rsid w:val="00DB0A70"/>
    <w:rsid w:val="00DB3833"/>
    <w:rsid w:val="00DB3CA7"/>
    <w:rsid w:val="00DC06B2"/>
    <w:rsid w:val="00DC3E67"/>
    <w:rsid w:val="00DD0075"/>
    <w:rsid w:val="00DD13D5"/>
    <w:rsid w:val="00DD4119"/>
    <w:rsid w:val="00DD6DBC"/>
    <w:rsid w:val="00DE4311"/>
    <w:rsid w:val="00DE53DB"/>
    <w:rsid w:val="00DF4619"/>
    <w:rsid w:val="00E008E7"/>
    <w:rsid w:val="00E03C68"/>
    <w:rsid w:val="00E070EC"/>
    <w:rsid w:val="00E07A72"/>
    <w:rsid w:val="00E07E55"/>
    <w:rsid w:val="00E10DA8"/>
    <w:rsid w:val="00E11BF8"/>
    <w:rsid w:val="00E152C2"/>
    <w:rsid w:val="00E229BA"/>
    <w:rsid w:val="00E23E8E"/>
    <w:rsid w:val="00E25909"/>
    <w:rsid w:val="00E25C5D"/>
    <w:rsid w:val="00E35E16"/>
    <w:rsid w:val="00E41A9B"/>
    <w:rsid w:val="00E44C38"/>
    <w:rsid w:val="00E46F0F"/>
    <w:rsid w:val="00E514E8"/>
    <w:rsid w:val="00E52B41"/>
    <w:rsid w:val="00E52C8B"/>
    <w:rsid w:val="00E55F81"/>
    <w:rsid w:val="00E61DA4"/>
    <w:rsid w:val="00E62F38"/>
    <w:rsid w:val="00E64460"/>
    <w:rsid w:val="00E65BE0"/>
    <w:rsid w:val="00E6731E"/>
    <w:rsid w:val="00E7234A"/>
    <w:rsid w:val="00E723BF"/>
    <w:rsid w:val="00E74F29"/>
    <w:rsid w:val="00E834B9"/>
    <w:rsid w:val="00E841FA"/>
    <w:rsid w:val="00E85589"/>
    <w:rsid w:val="00E86AC6"/>
    <w:rsid w:val="00E86FD0"/>
    <w:rsid w:val="00E87AF0"/>
    <w:rsid w:val="00E929FC"/>
    <w:rsid w:val="00E95850"/>
    <w:rsid w:val="00E95B28"/>
    <w:rsid w:val="00E968AC"/>
    <w:rsid w:val="00E96AC9"/>
    <w:rsid w:val="00EA395F"/>
    <w:rsid w:val="00EA3E8A"/>
    <w:rsid w:val="00EA5648"/>
    <w:rsid w:val="00EB1DA3"/>
    <w:rsid w:val="00EB3734"/>
    <w:rsid w:val="00EB42E6"/>
    <w:rsid w:val="00EC2312"/>
    <w:rsid w:val="00EC26D4"/>
    <w:rsid w:val="00EC2B2F"/>
    <w:rsid w:val="00EC44CA"/>
    <w:rsid w:val="00EC4BBC"/>
    <w:rsid w:val="00ED3D0E"/>
    <w:rsid w:val="00ED7181"/>
    <w:rsid w:val="00EE008C"/>
    <w:rsid w:val="00EE1847"/>
    <w:rsid w:val="00EE1F71"/>
    <w:rsid w:val="00EE67E4"/>
    <w:rsid w:val="00EF1955"/>
    <w:rsid w:val="00EF3FB5"/>
    <w:rsid w:val="00EF4BC0"/>
    <w:rsid w:val="00EF764E"/>
    <w:rsid w:val="00F00A2F"/>
    <w:rsid w:val="00F05B50"/>
    <w:rsid w:val="00F05CDF"/>
    <w:rsid w:val="00F07F01"/>
    <w:rsid w:val="00F167EC"/>
    <w:rsid w:val="00F16C78"/>
    <w:rsid w:val="00F217DF"/>
    <w:rsid w:val="00F21B89"/>
    <w:rsid w:val="00F2478E"/>
    <w:rsid w:val="00F25833"/>
    <w:rsid w:val="00F27A08"/>
    <w:rsid w:val="00F30FB8"/>
    <w:rsid w:val="00F3227C"/>
    <w:rsid w:val="00F32341"/>
    <w:rsid w:val="00F40197"/>
    <w:rsid w:val="00F41038"/>
    <w:rsid w:val="00F6511B"/>
    <w:rsid w:val="00F66CE4"/>
    <w:rsid w:val="00F717FB"/>
    <w:rsid w:val="00F80C06"/>
    <w:rsid w:val="00F836D9"/>
    <w:rsid w:val="00F930A9"/>
    <w:rsid w:val="00F939A2"/>
    <w:rsid w:val="00F965E8"/>
    <w:rsid w:val="00F96B4D"/>
    <w:rsid w:val="00FA02D8"/>
    <w:rsid w:val="00FA18AF"/>
    <w:rsid w:val="00FA65E2"/>
    <w:rsid w:val="00FB4CEA"/>
    <w:rsid w:val="00FB4E0F"/>
    <w:rsid w:val="00FB6134"/>
    <w:rsid w:val="00FC115D"/>
    <w:rsid w:val="00FC31F3"/>
    <w:rsid w:val="00FC4B0F"/>
    <w:rsid w:val="00FC4E36"/>
    <w:rsid w:val="00FD238E"/>
    <w:rsid w:val="00FD2EEC"/>
    <w:rsid w:val="00FD76EC"/>
    <w:rsid w:val="00FE1FBD"/>
    <w:rsid w:val="00FE7D31"/>
    <w:rsid w:val="00FF039A"/>
    <w:rsid w:val="00FF0C37"/>
    <w:rsid w:val="00FF5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F99D366-2AA5-4322-A914-EA16BE70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F75"/>
    <w:pPr>
      <w:bidi/>
      <w:ind w:firstLine="340"/>
      <w:jc w:val="lowKashida"/>
    </w:pPr>
    <w:rPr>
      <w:rFonts w:cs="B Zar"/>
      <w:sz w:val="24"/>
      <w:szCs w:val="28"/>
    </w:rPr>
  </w:style>
  <w:style w:type="paragraph" w:styleId="Heading1">
    <w:name w:val="heading 1"/>
    <w:basedOn w:val="Normal"/>
    <w:next w:val="Normal"/>
    <w:qFormat/>
    <w:rsid w:val="008311B5"/>
    <w:pPr>
      <w:keepNext/>
      <w:outlineLvl w:val="0"/>
    </w:pPr>
    <w:rPr>
      <w:b/>
      <w:bCs/>
      <w:sz w:val="32"/>
      <w:szCs w:val="36"/>
    </w:rPr>
  </w:style>
  <w:style w:type="paragraph" w:styleId="Heading2">
    <w:name w:val="heading 2"/>
    <w:basedOn w:val="Normal"/>
    <w:next w:val="Normal"/>
    <w:qFormat/>
    <w:rsid w:val="008311B5"/>
    <w:pPr>
      <w:keepNext/>
      <w:outlineLvl w:val="1"/>
    </w:pPr>
    <w:rPr>
      <w:b/>
      <w:bCs/>
      <w:sz w:val="28"/>
      <w:szCs w:val="32"/>
    </w:rPr>
  </w:style>
  <w:style w:type="paragraph" w:styleId="Heading3">
    <w:name w:val="heading 3"/>
    <w:basedOn w:val="Normal"/>
    <w:next w:val="Normal"/>
    <w:link w:val="Heading3Char"/>
    <w:qFormat/>
    <w:rsid w:val="001E3FF8"/>
    <w:pPr>
      <w:keepNext/>
      <w:spacing w:before="60" w:after="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066025"/>
    <w:pPr>
      <w:jc w:val="center"/>
    </w:pPr>
    <w:rPr>
      <w:rFonts w:cs="Lotus"/>
      <w:b/>
      <w:bCs/>
      <w:szCs w:val="32"/>
    </w:rPr>
  </w:style>
  <w:style w:type="paragraph" w:styleId="Footer">
    <w:name w:val="footer"/>
    <w:basedOn w:val="Normal"/>
    <w:rsid w:val="00066025"/>
    <w:pPr>
      <w:tabs>
        <w:tab w:val="center" w:pos="4153"/>
        <w:tab w:val="right" w:pos="8306"/>
      </w:tabs>
    </w:pPr>
  </w:style>
  <w:style w:type="character" w:styleId="PageNumber">
    <w:name w:val="page number"/>
    <w:basedOn w:val="DefaultParagraphFont"/>
    <w:rsid w:val="00066025"/>
  </w:style>
  <w:style w:type="paragraph" w:styleId="BlockText">
    <w:name w:val="Block Text"/>
    <w:basedOn w:val="Normal"/>
    <w:rsid w:val="00066025"/>
    <w:pPr>
      <w:ind w:left="288"/>
    </w:pPr>
    <w:rPr>
      <w:rFonts w:cs="Lotus"/>
    </w:rPr>
  </w:style>
  <w:style w:type="paragraph" w:styleId="Header">
    <w:name w:val="header"/>
    <w:basedOn w:val="Normal"/>
    <w:rsid w:val="00674CD1"/>
    <w:pPr>
      <w:tabs>
        <w:tab w:val="center" w:pos="4153"/>
        <w:tab w:val="right" w:pos="8306"/>
      </w:tabs>
    </w:pPr>
  </w:style>
  <w:style w:type="paragraph" w:styleId="FootnoteText">
    <w:name w:val="footnote text"/>
    <w:basedOn w:val="Normal"/>
    <w:semiHidden/>
    <w:rsid w:val="00334682"/>
    <w:rPr>
      <w:sz w:val="20"/>
      <w:szCs w:val="20"/>
    </w:rPr>
  </w:style>
  <w:style w:type="character" w:styleId="FootnoteReference">
    <w:name w:val="footnote reference"/>
    <w:basedOn w:val="DefaultParagraphFont"/>
    <w:semiHidden/>
    <w:rsid w:val="00334682"/>
    <w:rPr>
      <w:vertAlign w:val="superscript"/>
    </w:rPr>
  </w:style>
  <w:style w:type="paragraph" w:styleId="Caption">
    <w:name w:val="caption"/>
    <w:basedOn w:val="Normal"/>
    <w:next w:val="Normal"/>
    <w:qFormat/>
    <w:rsid w:val="00434660"/>
    <w:rPr>
      <w:b/>
      <w:bCs/>
      <w:sz w:val="20"/>
      <w:szCs w:val="20"/>
    </w:rPr>
  </w:style>
  <w:style w:type="table" w:styleId="TableGrid">
    <w:name w:val="Table Grid"/>
    <w:basedOn w:val="TableNormal"/>
    <w:rsid w:val="009338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rsid w:val="002A3BC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146AE3"/>
    <w:rPr>
      <w:rFonts w:ascii="Tahoma" w:hAnsi="Tahoma" w:cs="Tahoma"/>
      <w:sz w:val="16"/>
      <w:szCs w:val="16"/>
    </w:rPr>
  </w:style>
  <w:style w:type="character" w:customStyle="1" w:styleId="BalloonTextChar">
    <w:name w:val="Balloon Text Char"/>
    <w:basedOn w:val="DefaultParagraphFont"/>
    <w:link w:val="BalloonText"/>
    <w:rsid w:val="00146AE3"/>
    <w:rPr>
      <w:rFonts w:ascii="Tahoma" w:hAnsi="Tahoma" w:cs="Tahoma"/>
      <w:sz w:val="16"/>
      <w:szCs w:val="16"/>
    </w:rPr>
  </w:style>
  <w:style w:type="character" w:customStyle="1" w:styleId="Heading3Char">
    <w:name w:val="Heading 3 Char"/>
    <w:basedOn w:val="DefaultParagraphFont"/>
    <w:link w:val="Heading3"/>
    <w:rsid w:val="0017070B"/>
    <w:rPr>
      <w:rFonts w:cs="B Zar"/>
      <w:b/>
      <w:bCs/>
      <w:sz w:val="24"/>
      <w:szCs w:val="28"/>
    </w:rPr>
  </w:style>
  <w:style w:type="paragraph" w:styleId="ListParagraph">
    <w:name w:val="List Paragraph"/>
    <w:basedOn w:val="Normal"/>
    <w:uiPriority w:val="34"/>
    <w:qFormat/>
    <w:rsid w:val="00481E49"/>
    <w:pPr>
      <w:ind w:left="720"/>
      <w:contextualSpacing/>
    </w:pPr>
  </w:style>
  <w:style w:type="paragraph" w:styleId="Revision">
    <w:name w:val="Revision"/>
    <w:hidden/>
    <w:uiPriority w:val="99"/>
    <w:semiHidden/>
    <w:rsid w:val="002C4766"/>
    <w:rPr>
      <w:rFonts w:cs="B Zar"/>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785690">
      <w:bodyDiv w:val="1"/>
      <w:marLeft w:val="0"/>
      <w:marRight w:val="0"/>
      <w:marTop w:val="0"/>
      <w:marBottom w:val="0"/>
      <w:divBdr>
        <w:top w:val="none" w:sz="0" w:space="0" w:color="auto"/>
        <w:left w:val="none" w:sz="0" w:space="0" w:color="auto"/>
        <w:bottom w:val="none" w:sz="0" w:space="0" w:color="auto"/>
        <w:right w:val="none" w:sz="0" w:space="0" w:color="auto"/>
      </w:divBdr>
    </w:div>
    <w:div w:id="170875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6.xml"/><Relationship Id="rId10" Type="http://schemas.openxmlformats.org/officeDocument/2006/relationships/footer" Target="footer3.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730</TotalTime>
  <Pages>27</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به نام خدا</vt:lpstr>
    </vt:vector>
  </TitlesOfParts>
  <Company>Sadjad Ins.</Company>
  <LinksUpToDate>false</LinksUpToDate>
  <CharactersWithSpaces>23747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به نام خدا</dc:title>
  <dc:creator>Aminian Modarres</dc:creator>
  <cp:lastModifiedBy>mohammad minoei</cp:lastModifiedBy>
  <cp:revision>34</cp:revision>
  <cp:lastPrinted>2013-07-03T07:13:00Z</cp:lastPrinted>
  <dcterms:created xsi:type="dcterms:W3CDTF">2013-06-11T07:47:00Z</dcterms:created>
  <dcterms:modified xsi:type="dcterms:W3CDTF">2015-09-06T17:45:00Z</dcterms:modified>
</cp:coreProperties>
</file>