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025" w:rsidRPr="00F3227C" w:rsidRDefault="006C5410" w:rsidP="005B3B97">
      <w:pPr>
        <w:spacing w:line="16" w:lineRule="atLeast"/>
        <w:rPr>
          <w:rtl/>
        </w:rPr>
      </w:pPr>
      <w:r>
        <w:rPr>
          <w:noProof/>
          <w:rtl/>
          <w:lang w:bidi="fa-IR"/>
        </w:rPr>
        <w:drawing>
          <wp:anchor distT="0" distB="0" distL="114300" distR="114300" simplePos="0" relativeHeight="251653120" behindDoc="0" locked="0" layoutInCell="1" allowOverlap="1">
            <wp:simplePos x="0" y="0"/>
            <wp:positionH relativeFrom="column">
              <wp:posOffset>2498090</wp:posOffset>
            </wp:positionH>
            <wp:positionV relativeFrom="paragraph">
              <wp:posOffset>-272415</wp:posOffset>
            </wp:positionV>
            <wp:extent cx="1120140" cy="1385570"/>
            <wp:effectExtent l="19050" t="0" r="3810" b="0"/>
            <wp:wrapNone/>
            <wp:docPr id="62" name="Picture 62"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C265CC" w:rsidRDefault="00D33715" w:rsidP="00C265CC">
      <w:pPr>
        <w:spacing w:line="16" w:lineRule="atLeast"/>
        <w:ind w:firstLine="0"/>
        <w:jc w:val="center"/>
        <w:rPr>
          <w:b/>
          <w:bCs/>
          <w:sz w:val="32"/>
          <w:szCs w:val="32"/>
          <w:rtl/>
        </w:rPr>
      </w:pPr>
      <w:r>
        <w:rPr>
          <w:b/>
          <w:bCs/>
          <w:sz w:val="32"/>
          <w:szCs w:val="32"/>
          <w:rtl/>
        </w:rPr>
        <w:t>پا</w:t>
      </w:r>
      <w:r>
        <w:rPr>
          <w:rFonts w:hint="cs"/>
          <w:b/>
          <w:bCs/>
          <w:sz w:val="32"/>
          <w:szCs w:val="32"/>
          <w:rtl/>
        </w:rPr>
        <w:t>ی</w:t>
      </w:r>
      <w:r>
        <w:rPr>
          <w:rFonts w:hint="eastAsia"/>
          <w:b/>
          <w:bCs/>
          <w:sz w:val="32"/>
          <w:szCs w:val="32"/>
          <w:rtl/>
        </w:rPr>
        <w:t>ان‌نامه</w:t>
      </w:r>
      <w:r w:rsidR="00C265CC" w:rsidRPr="006B33F9">
        <w:rPr>
          <w:b/>
          <w:bCs/>
          <w:sz w:val="32"/>
          <w:szCs w:val="32"/>
          <w:rtl/>
        </w:rPr>
        <w:t xml:space="preserve"> دوره </w:t>
      </w:r>
      <w:r w:rsidR="00C265CC">
        <w:rPr>
          <w:rFonts w:hint="cs"/>
          <w:b/>
          <w:bCs/>
          <w:sz w:val="32"/>
          <w:szCs w:val="32"/>
          <w:rtl/>
        </w:rPr>
        <w:t>کارشناسی</w:t>
      </w:r>
      <w:r w:rsidR="00C265CC" w:rsidRPr="006B33F9">
        <w:rPr>
          <w:rFonts w:hint="cs"/>
          <w:b/>
          <w:bCs/>
          <w:sz w:val="32"/>
          <w:szCs w:val="32"/>
          <w:rtl/>
        </w:rPr>
        <w:t xml:space="preserve"> کا</w:t>
      </w:r>
      <w:r w:rsidR="00C265CC" w:rsidRPr="006B33F9">
        <w:rPr>
          <w:b/>
          <w:bCs/>
          <w:sz w:val="32"/>
          <w:szCs w:val="32"/>
          <w:rtl/>
        </w:rPr>
        <w:t>مپيوتر</w:t>
      </w:r>
    </w:p>
    <w:p w:rsidR="00C265CC" w:rsidRPr="006D65EC" w:rsidRDefault="00C265CC" w:rsidP="00C265CC">
      <w:pPr>
        <w:spacing w:line="16" w:lineRule="atLeast"/>
        <w:ind w:firstLine="0"/>
        <w:jc w:val="center"/>
        <w:rPr>
          <w:rtl/>
        </w:rPr>
      </w:pPr>
      <w:r>
        <w:rPr>
          <w:rFonts w:hint="cs"/>
          <w:b/>
          <w:bCs/>
          <w:sz w:val="32"/>
          <w:szCs w:val="32"/>
          <w:rtl/>
        </w:rPr>
        <w:t xml:space="preserve">گرايش </w:t>
      </w:r>
      <w:r w:rsidR="00D33715">
        <w:rPr>
          <w:b/>
          <w:bCs/>
          <w:sz w:val="32"/>
          <w:szCs w:val="32"/>
          <w:rtl/>
        </w:rPr>
        <w:t>نرم‌افزار</w:t>
      </w:r>
    </w:p>
    <w:p w:rsidR="00C265CC" w:rsidRPr="00F3227C" w:rsidRDefault="00C265CC" w:rsidP="00C265CC">
      <w:pPr>
        <w:spacing w:line="16" w:lineRule="atLeast"/>
        <w:ind w:firstLine="0"/>
        <w:jc w:val="center"/>
        <w:rPr>
          <w:b/>
          <w:bCs/>
          <w:szCs w:val="32"/>
          <w:rtl/>
        </w:rPr>
      </w:pPr>
    </w:p>
    <w:p w:rsidR="00C265CC" w:rsidRPr="00A24F66" w:rsidRDefault="00C265CC" w:rsidP="00C265CC">
      <w:pPr>
        <w:spacing w:line="16" w:lineRule="atLeast"/>
        <w:ind w:firstLine="0"/>
        <w:jc w:val="center"/>
        <w:rPr>
          <w:b/>
          <w:bCs/>
          <w:sz w:val="36"/>
          <w:szCs w:val="36"/>
          <w:rtl/>
        </w:rPr>
      </w:pPr>
      <w:r w:rsidRPr="00A24F66">
        <w:rPr>
          <w:b/>
          <w:bCs/>
          <w:sz w:val="36"/>
          <w:szCs w:val="36"/>
          <w:rtl/>
        </w:rPr>
        <w:t>موضوع</w:t>
      </w:r>
      <w:r>
        <w:rPr>
          <w:rFonts w:hint="cs"/>
          <w:b/>
          <w:bCs/>
          <w:sz w:val="36"/>
          <w:szCs w:val="36"/>
          <w:rtl/>
        </w:rPr>
        <w:t>:</w:t>
      </w:r>
    </w:p>
    <w:p w:rsidR="00C265CC" w:rsidRPr="00F3227C" w:rsidRDefault="00C265CC" w:rsidP="00C265CC">
      <w:pPr>
        <w:spacing w:line="16" w:lineRule="atLeast"/>
        <w:ind w:firstLine="0"/>
        <w:jc w:val="center"/>
        <w:rPr>
          <w:b/>
          <w:bCs/>
          <w:szCs w:val="32"/>
          <w:rtl/>
        </w:rPr>
      </w:pPr>
    </w:p>
    <w:p w:rsidR="00C265CC" w:rsidRPr="00F3227C" w:rsidRDefault="00C265CC" w:rsidP="00C265CC">
      <w:pPr>
        <w:spacing w:line="16" w:lineRule="atLeast"/>
        <w:ind w:firstLine="0"/>
        <w:jc w:val="center"/>
        <w:rPr>
          <w:b/>
          <w:bCs/>
          <w:sz w:val="36"/>
          <w:szCs w:val="40"/>
          <w:rtl/>
        </w:rPr>
      </w:pPr>
      <w:r>
        <w:rPr>
          <w:rFonts w:hint="cs"/>
          <w:b/>
          <w:bCs/>
          <w:sz w:val="36"/>
          <w:szCs w:val="40"/>
          <w:rtl/>
        </w:rPr>
        <w:t>سیستم تلفن گویا</w:t>
      </w: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استاد راهنما</w:t>
      </w:r>
      <w:r>
        <w:rPr>
          <w:rFonts w:hint="cs"/>
          <w:b/>
          <w:bCs/>
          <w:sz w:val="36"/>
          <w:szCs w:val="36"/>
          <w:rtl/>
        </w:rPr>
        <w:t>:</w:t>
      </w:r>
    </w:p>
    <w:p w:rsidR="00C265CC" w:rsidRPr="006B33F9" w:rsidRDefault="00C265CC" w:rsidP="00C265CC">
      <w:pPr>
        <w:spacing w:line="16" w:lineRule="atLeast"/>
        <w:ind w:firstLine="0"/>
        <w:jc w:val="center"/>
        <w:rPr>
          <w:b/>
          <w:bCs/>
          <w:sz w:val="32"/>
          <w:szCs w:val="32"/>
          <w:rtl/>
        </w:rPr>
      </w:pPr>
      <w:r w:rsidRPr="006B33F9">
        <w:rPr>
          <w:b/>
          <w:bCs/>
          <w:sz w:val="32"/>
          <w:szCs w:val="32"/>
          <w:rtl/>
        </w:rPr>
        <w:t>مهندس</w:t>
      </w:r>
      <w:r w:rsidRPr="006B33F9">
        <w:rPr>
          <w:rFonts w:hint="cs"/>
          <w:b/>
          <w:bCs/>
          <w:sz w:val="32"/>
          <w:szCs w:val="32"/>
          <w:rtl/>
        </w:rPr>
        <w:t xml:space="preserve"> </w:t>
      </w:r>
      <w:r>
        <w:rPr>
          <w:rFonts w:hint="cs"/>
          <w:b/>
          <w:bCs/>
          <w:sz w:val="32"/>
          <w:szCs w:val="32"/>
          <w:rtl/>
        </w:rPr>
        <w:t>امیر باوفا طوسی</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p>
    <w:p w:rsidR="00C265CC" w:rsidRPr="00574B44" w:rsidRDefault="00C265CC" w:rsidP="00C265CC">
      <w:pPr>
        <w:spacing w:line="16" w:lineRule="atLeast"/>
        <w:ind w:firstLine="0"/>
        <w:rPr>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نام دانشجويان</w:t>
      </w:r>
      <w:r>
        <w:rPr>
          <w:rFonts w:hint="cs"/>
          <w:b/>
          <w:bCs/>
          <w:sz w:val="36"/>
          <w:szCs w:val="36"/>
          <w:rtl/>
        </w:rPr>
        <w:t>:</w:t>
      </w:r>
    </w:p>
    <w:p w:rsidR="00C265CC" w:rsidRPr="006D65EC" w:rsidRDefault="00C265CC" w:rsidP="00C265CC">
      <w:pPr>
        <w:spacing w:line="16" w:lineRule="atLeast"/>
        <w:ind w:firstLine="0"/>
        <w:jc w:val="center"/>
        <w:rPr>
          <w:sz w:val="30"/>
          <w:szCs w:val="30"/>
          <w:rtl/>
        </w:rPr>
      </w:pPr>
      <w:r>
        <w:rPr>
          <w:rFonts w:hint="cs"/>
          <w:sz w:val="30"/>
          <w:szCs w:val="30"/>
          <w:rtl/>
        </w:rPr>
        <w:t>محمد مینوئی</w:t>
      </w:r>
    </w:p>
    <w:p w:rsidR="00C265CC" w:rsidRPr="006D65EC" w:rsidRDefault="00C265CC" w:rsidP="00C265CC">
      <w:pPr>
        <w:spacing w:line="16" w:lineRule="atLeast"/>
        <w:ind w:firstLine="0"/>
        <w:jc w:val="center"/>
        <w:rPr>
          <w:sz w:val="32"/>
          <w:szCs w:val="36"/>
          <w:rtl/>
        </w:rPr>
      </w:pPr>
      <w:r w:rsidRPr="006D65EC">
        <w:rPr>
          <w:rFonts w:hint="cs"/>
          <w:sz w:val="30"/>
          <w:szCs w:val="30"/>
          <w:rtl/>
        </w:rPr>
        <w:t>امیررضا بهرامی</w:t>
      </w: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Pr="00951195" w:rsidRDefault="00D33715" w:rsidP="00C265CC">
      <w:pPr>
        <w:spacing w:line="16" w:lineRule="atLeast"/>
        <w:ind w:firstLine="0"/>
        <w:jc w:val="center"/>
        <w:rPr>
          <w:sz w:val="32"/>
          <w:szCs w:val="32"/>
          <w:rtl/>
        </w:rPr>
      </w:pPr>
      <w:r>
        <w:rPr>
          <w:sz w:val="32"/>
          <w:szCs w:val="32"/>
          <w:rtl/>
        </w:rPr>
        <w:t>شهر</w:t>
      </w:r>
      <w:r>
        <w:rPr>
          <w:rFonts w:hint="cs"/>
          <w:sz w:val="32"/>
          <w:szCs w:val="32"/>
          <w:rtl/>
        </w:rPr>
        <w:t>ی</w:t>
      </w:r>
      <w:r>
        <w:rPr>
          <w:rFonts w:hint="eastAsia"/>
          <w:sz w:val="32"/>
          <w:szCs w:val="32"/>
          <w:rtl/>
        </w:rPr>
        <w:t>ورماه</w:t>
      </w:r>
      <w:r w:rsidR="00C265CC" w:rsidRPr="00951195">
        <w:rPr>
          <w:rFonts w:hint="cs"/>
          <w:sz w:val="32"/>
          <w:szCs w:val="32"/>
          <w:rtl/>
        </w:rPr>
        <w:t xml:space="preserve"> </w:t>
      </w:r>
      <w:r w:rsidR="00C265CC">
        <w:rPr>
          <w:sz w:val="32"/>
          <w:szCs w:val="32"/>
        </w:rPr>
        <w:t>1394</w:t>
      </w:r>
    </w:p>
    <w:p w:rsidR="00C265CC" w:rsidRPr="00951195" w:rsidRDefault="00C265CC" w:rsidP="00C265CC">
      <w:pPr>
        <w:spacing w:line="16" w:lineRule="atLeast"/>
        <w:ind w:firstLine="0"/>
        <w:jc w:val="center"/>
        <w:rPr>
          <w:sz w:val="32"/>
          <w:szCs w:val="32"/>
        </w:rPr>
        <w:sectPr w:rsidR="00C265CC" w:rsidRPr="00951195" w:rsidSect="00E03C68">
          <w:footerReference w:type="even" r:id="rId9"/>
          <w:footerReference w:type="default" r:id="rId10"/>
          <w:footerReference w:type="first" r:id="rId11"/>
          <w:pgSz w:w="11906" w:h="16838" w:code="9"/>
          <w:pgMar w:top="1701" w:right="1134" w:bottom="1418" w:left="1134" w:header="720" w:footer="851" w:gutter="0"/>
          <w:pgNumType w:fmt="arabicAlpha" w:start="1"/>
          <w:cols w:space="720"/>
          <w:titlePg/>
          <w:bidi/>
          <w:rtlGutter/>
        </w:sectPr>
      </w:pPr>
    </w:p>
    <w:p w:rsidR="00F717FB" w:rsidRDefault="00F717FB" w:rsidP="005B3B97">
      <w:pPr>
        <w:spacing w:line="16" w:lineRule="atLeast"/>
        <w:rPr>
          <w:lang w:bidi="fa-IR"/>
        </w:rPr>
      </w:pPr>
    </w:p>
    <w:p w:rsidR="00F717FB" w:rsidRDefault="00F717FB" w:rsidP="005B3B97">
      <w:pPr>
        <w:spacing w:line="16" w:lineRule="atLeast"/>
      </w:pPr>
    </w:p>
    <w:p w:rsidR="00F3227C" w:rsidRDefault="00F3227C"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lang w:bidi="fa-IR"/>
        </w:rPr>
      </w:pPr>
    </w:p>
    <w:p w:rsidR="00F717FB" w:rsidRDefault="00F717FB" w:rsidP="005B3B97">
      <w:pPr>
        <w:spacing w:line="16" w:lineRule="atLeast"/>
        <w:rPr>
          <w:rFonts w:ascii="Diwani 3" w:hAnsi="Diwani 3" w:cs="B Kamran Outline"/>
          <w:sz w:val="32"/>
          <w:szCs w:val="32"/>
          <w:rtl/>
        </w:rPr>
      </w:pPr>
    </w:p>
    <w:p w:rsidR="00F717FB" w:rsidRDefault="006C5410" w:rsidP="005B3B97">
      <w:pPr>
        <w:spacing w:line="16" w:lineRule="atLeast"/>
        <w:rPr>
          <w:rFonts w:ascii="Diwani 3" w:hAnsi="Diwani 3" w:cs="B Kamran Outline"/>
          <w:sz w:val="32"/>
          <w:szCs w:val="32"/>
          <w:rtl/>
        </w:rPr>
      </w:pPr>
      <w:r>
        <w:rPr>
          <w:noProof/>
          <w:lang w:bidi="fa-IR"/>
        </w:rPr>
        <w:drawing>
          <wp:anchor distT="0" distB="0" distL="114300" distR="114300" simplePos="0" relativeHeight="251656192" behindDoc="0" locked="0" layoutInCell="1" allowOverlap="1">
            <wp:simplePos x="0" y="0"/>
            <wp:positionH relativeFrom="column">
              <wp:posOffset>216535</wp:posOffset>
            </wp:positionH>
            <wp:positionV relativeFrom="paragraph">
              <wp:posOffset>8890</wp:posOffset>
            </wp:positionV>
            <wp:extent cx="5327015" cy="3009265"/>
            <wp:effectExtent l="0" t="0" r="0" b="0"/>
            <wp:wrapNone/>
            <wp:docPr id="71" name="Picture 71" descr="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ismillah"/>
                    <pic:cNvPicPr>
                      <a:picLocks noChangeAspect="1" noChangeArrowheads="1"/>
                    </pic:cNvPicPr>
                  </pic:nvPicPr>
                  <pic:blipFill>
                    <a:blip r:embed="rId12"/>
                    <a:srcRect/>
                    <a:stretch>
                      <a:fillRect/>
                    </a:stretch>
                  </pic:blipFill>
                  <pic:spPr bwMode="auto">
                    <a:xfrm>
                      <a:off x="0" y="0"/>
                      <a:ext cx="5327015" cy="3009265"/>
                    </a:xfrm>
                    <a:prstGeom prst="rect">
                      <a:avLst/>
                    </a:prstGeom>
                    <a:noFill/>
                    <a:ln w="9525">
                      <a:noFill/>
                      <a:miter lim="800000"/>
                      <a:headEnd/>
                      <a:tailEnd/>
                    </a:ln>
                  </pic:spPr>
                </pic:pic>
              </a:graphicData>
            </a:graphic>
          </wp:anchor>
        </w:drawing>
      </w: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Pr="00F717FB" w:rsidRDefault="00A142F3" w:rsidP="005B3B97">
      <w:pPr>
        <w:spacing w:line="16" w:lineRule="atLeast"/>
        <w:jc w:val="center"/>
        <w:rPr>
          <w:rFonts w:ascii="Diwani 3" w:hAnsi="Diwani 3" w:cs="B Kamran Outline"/>
          <w:sz w:val="32"/>
          <w:szCs w:val="32"/>
          <w:rtl/>
          <w:lang w:bidi="fa-IR"/>
        </w:rPr>
        <w:sectPr w:rsidR="00A142F3" w:rsidRPr="00F717FB" w:rsidSect="00FA65E2">
          <w:footerReference w:type="default" r:id="rId13"/>
          <w:pgSz w:w="11906" w:h="16838" w:code="9"/>
          <w:pgMar w:top="1701" w:right="1701" w:bottom="1418" w:left="1134" w:header="720" w:footer="851" w:gutter="0"/>
          <w:pgNumType w:fmt="arabicAlpha" w:start="1"/>
          <w:cols w:space="720"/>
          <w:bidi/>
          <w:rtlGutter/>
        </w:sectPr>
      </w:pPr>
    </w:p>
    <w:p w:rsidR="00F3227C" w:rsidRDefault="006C5410" w:rsidP="005B3B97">
      <w:pPr>
        <w:spacing w:line="16" w:lineRule="atLeast"/>
        <w:jc w:val="center"/>
        <w:rPr>
          <w:rFonts w:cs="Zar"/>
          <w:b/>
          <w:bCs/>
          <w:szCs w:val="32"/>
          <w:rtl/>
        </w:rPr>
      </w:pPr>
      <w:r>
        <w:rPr>
          <w:noProof/>
          <w:rtl/>
          <w:lang w:bidi="fa-IR"/>
        </w:rPr>
        <w:lastRenderedPageBreak/>
        <w:drawing>
          <wp:anchor distT="0" distB="0" distL="114300" distR="114300" simplePos="0" relativeHeight="251654144" behindDoc="0" locked="0" layoutInCell="1" allowOverlap="1">
            <wp:simplePos x="0" y="0"/>
            <wp:positionH relativeFrom="column">
              <wp:align>center</wp:align>
            </wp:positionH>
            <wp:positionV relativeFrom="paragraph">
              <wp:posOffset>-272415</wp:posOffset>
            </wp:positionV>
            <wp:extent cx="1120140" cy="1385570"/>
            <wp:effectExtent l="19050" t="0" r="3810" b="0"/>
            <wp:wrapNone/>
            <wp:docPr id="63" name="Picture 63"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p>
    <w:p w:rsidR="00F3227C" w:rsidRDefault="00F3227C" w:rsidP="005B3B97">
      <w:pPr>
        <w:spacing w:line="16" w:lineRule="atLeast"/>
        <w:rPr>
          <w:rtl/>
        </w:rPr>
      </w:pPr>
    </w:p>
    <w:p w:rsidR="00F3227C" w:rsidRDefault="00F3227C" w:rsidP="005B3B97">
      <w:pPr>
        <w:spacing w:line="16" w:lineRule="atLeast"/>
        <w:rPr>
          <w:rtl/>
        </w:rPr>
      </w:pPr>
    </w:p>
    <w:p w:rsidR="00F3227C" w:rsidRDefault="00F3227C" w:rsidP="005B3B97">
      <w:pPr>
        <w:spacing w:line="16" w:lineRule="atLeast"/>
        <w:rPr>
          <w:rtl/>
        </w:rPr>
      </w:pPr>
    </w:p>
    <w:p w:rsidR="00F3227C" w:rsidRDefault="00F3227C" w:rsidP="005B3B97">
      <w:pPr>
        <w:spacing w:line="16" w:lineRule="atLeast"/>
        <w:rPr>
          <w:rtl/>
        </w:rPr>
      </w:pPr>
    </w:p>
    <w:p w:rsidR="00C265CC" w:rsidRDefault="00D33715" w:rsidP="00C265CC">
      <w:pPr>
        <w:spacing w:line="16" w:lineRule="atLeast"/>
        <w:ind w:firstLine="0"/>
        <w:jc w:val="center"/>
        <w:rPr>
          <w:b/>
          <w:bCs/>
          <w:sz w:val="32"/>
          <w:szCs w:val="32"/>
          <w:rtl/>
        </w:rPr>
      </w:pPr>
      <w:r>
        <w:rPr>
          <w:b/>
          <w:bCs/>
          <w:sz w:val="32"/>
          <w:szCs w:val="32"/>
          <w:rtl/>
        </w:rPr>
        <w:t>پا</w:t>
      </w:r>
      <w:r>
        <w:rPr>
          <w:rFonts w:hint="cs"/>
          <w:b/>
          <w:bCs/>
          <w:sz w:val="32"/>
          <w:szCs w:val="32"/>
          <w:rtl/>
        </w:rPr>
        <w:t>ی</w:t>
      </w:r>
      <w:r>
        <w:rPr>
          <w:rFonts w:hint="eastAsia"/>
          <w:b/>
          <w:bCs/>
          <w:sz w:val="32"/>
          <w:szCs w:val="32"/>
          <w:rtl/>
        </w:rPr>
        <w:t>ان‌نامه</w:t>
      </w:r>
      <w:r w:rsidR="00C265CC" w:rsidRPr="006B33F9">
        <w:rPr>
          <w:b/>
          <w:bCs/>
          <w:sz w:val="32"/>
          <w:szCs w:val="32"/>
          <w:rtl/>
        </w:rPr>
        <w:t xml:space="preserve"> دوره </w:t>
      </w:r>
      <w:r w:rsidR="00C265CC">
        <w:rPr>
          <w:rFonts w:hint="cs"/>
          <w:b/>
          <w:bCs/>
          <w:sz w:val="32"/>
          <w:szCs w:val="32"/>
          <w:rtl/>
        </w:rPr>
        <w:t>کارشناسی</w:t>
      </w:r>
      <w:r w:rsidR="00C265CC" w:rsidRPr="006B33F9">
        <w:rPr>
          <w:rFonts w:hint="cs"/>
          <w:b/>
          <w:bCs/>
          <w:sz w:val="32"/>
          <w:szCs w:val="32"/>
          <w:rtl/>
        </w:rPr>
        <w:t xml:space="preserve"> کا</w:t>
      </w:r>
      <w:r w:rsidR="00C265CC" w:rsidRPr="006B33F9">
        <w:rPr>
          <w:b/>
          <w:bCs/>
          <w:sz w:val="32"/>
          <w:szCs w:val="32"/>
          <w:rtl/>
        </w:rPr>
        <w:t>مپيوتر</w:t>
      </w:r>
    </w:p>
    <w:p w:rsidR="00C265CC" w:rsidRPr="006B33F9" w:rsidRDefault="00C265CC" w:rsidP="00C265CC">
      <w:pPr>
        <w:spacing w:line="16" w:lineRule="atLeast"/>
        <w:ind w:firstLine="0"/>
        <w:jc w:val="center"/>
        <w:rPr>
          <w:b/>
          <w:bCs/>
          <w:sz w:val="32"/>
          <w:szCs w:val="32"/>
          <w:rtl/>
        </w:rPr>
      </w:pPr>
      <w:r>
        <w:rPr>
          <w:rFonts w:hint="cs"/>
          <w:b/>
          <w:bCs/>
          <w:sz w:val="32"/>
          <w:szCs w:val="32"/>
          <w:rtl/>
        </w:rPr>
        <w:t xml:space="preserve">گرايش </w:t>
      </w:r>
      <w:r w:rsidR="00D33715">
        <w:rPr>
          <w:b/>
          <w:bCs/>
          <w:sz w:val="32"/>
          <w:szCs w:val="32"/>
          <w:rtl/>
        </w:rPr>
        <w:t>نرم‌افزار</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موضوع</w:t>
      </w:r>
      <w:r>
        <w:rPr>
          <w:rFonts w:hint="cs"/>
          <w:b/>
          <w:bCs/>
          <w:sz w:val="36"/>
          <w:szCs w:val="36"/>
          <w:rtl/>
        </w:rPr>
        <w:t>:</w:t>
      </w:r>
    </w:p>
    <w:p w:rsidR="00C265CC" w:rsidRPr="00F3227C" w:rsidRDefault="00C265CC" w:rsidP="00C265CC">
      <w:pPr>
        <w:spacing w:line="16" w:lineRule="atLeast"/>
        <w:ind w:firstLine="0"/>
        <w:jc w:val="center"/>
        <w:rPr>
          <w:b/>
          <w:bCs/>
          <w:szCs w:val="32"/>
          <w:rtl/>
        </w:rPr>
      </w:pPr>
    </w:p>
    <w:p w:rsidR="00C265CC" w:rsidRPr="00F3227C" w:rsidRDefault="00C265CC" w:rsidP="00C265CC">
      <w:pPr>
        <w:spacing w:line="16" w:lineRule="atLeast"/>
        <w:ind w:firstLine="0"/>
        <w:jc w:val="center"/>
        <w:rPr>
          <w:b/>
          <w:bCs/>
          <w:sz w:val="36"/>
          <w:szCs w:val="40"/>
          <w:rtl/>
        </w:rPr>
      </w:pPr>
      <w:r>
        <w:rPr>
          <w:rFonts w:hint="cs"/>
          <w:b/>
          <w:bCs/>
          <w:sz w:val="36"/>
          <w:szCs w:val="40"/>
          <w:rtl/>
        </w:rPr>
        <w:t>سیستم تلفن گویا</w:t>
      </w:r>
    </w:p>
    <w:p w:rsidR="00C265CC"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استاد راهنما</w:t>
      </w:r>
      <w:r>
        <w:rPr>
          <w:rFonts w:hint="cs"/>
          <w:b/>
          <w:bCs/>
          <w:sz w:val="36"/>
          <w:szCs w:val="36"/>
          <w:rtl/>
        </w:rPr>
        <w:t>:</w:t>
      </w:r>
    </w:p>
    <w:p w:rsidR="00C265CC" w:rsidRPr="006B33F9" w:rsidRDefault="00C265CC" w:rsidP="00C265CC">
      <w:pPr>
        <w:spacing w:line="16" w:lineRule="atLeast"/>
        <w:ind w:firstLine="0"/>
        <w:jc w:val="center"/>
        <w:rPr>
          <w:b/>
          <w:bCs/>
          <w:sz w:val="32"/>
          <w:szCs w:val="32"/>
          <w:rtl/>
        </w:rPr>
      </w:pPr>
      <w:r w:rsidRPr="006B33F9">
        <w:rPr>
          <w:b/>
          <w:bCs/>
          <w:sz w:val="32"/>
          <w:szCs w:val="32"/>
          <w:rtl/>
        </w:rPr>
        <w:t>مهندس</w:t>
      </w:r>
      <w:r w:rsidRPr="006B33F9">
        <w:rPr>
          <w:rFonts w:hint="cs"/>
          <w:b/>
          <w:bCs/>
          <w:sz w:val="32"/>
          <w:szCs w:val="32"/>
          <w:rtl/>
        </w:rPr>
        <w:t xml:space="preserve"> </w:t>
      </w:r>
      <w:r>
        <w:rPr>
          <w:rFonts w:hint="cs"/>
          <w:b/>
          <w:bCs/>
          <w:sz w:val="32"/>
          <w:szCs w:val="32"/>
          <w:rtl/>
        </w:rPr>
        <w:t>امیر باوفا طوسی</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r>
        <w:rPr>
          <w:b/>
          <w:bCs/>
          <w:sz w:val="36"/>
          <w:szCs w:val="36"/>
          <w:rtl/>
        </w:rPr>
        <w:t xml:space="preserve">استاد </w:t>
      </w:r>
      <w:r>
        <w:rPr>
          <w:rFonts w:hint="cs"/>
          <w:b/>
          <w:bCs/>
          <w:sz w:val="36"/>
          <w:szCs w:val="36"/>
          <w:rtl/>
        </w:rPr>
        <w:t>داور:</w:t>
      </w:r>
    </w:p>
    <w:p w:rsidR="00C265CC" w:rsidRPr="006B33F9" w:rsidRDefault="00C265CC" w:rsidP="00C265CC">
      <w:pPr>
        <w:spacing w:line="16" w:lineRule="atLeast"/>
        <w:ind w:firstLine="0"/>
        <w:jc w:val="center"/>
        <w:rPr>
          <w:b/>
          <w:bCs/>
          <w:sz w:val="32"/>
          <w:szCs w:val="32"/>
          <w:rtl/>
        </w:rPr>
      </w:pPr>
      <w:r>
        <w:rPr>
          <w:rFonts w:hint="cs"/>
          <w:b/>
          <w:bCs/>
          <w:sz w:val="32"/>
          <w:szCs w:val="32"/>
          <w:rtl/>
        </w:rPr>
        <w:t>دکتر</w:t>
      </w:r>
      <w:r w:rsidRPr="006B33F9">
        <w:rPr>
          <w:rFonts w:hint="cs"/>
          <w:b/>
          <w:bCs/>
          <w:sz w:val="32"/>
          <w:szCs w:val="32"/>
          <w:rtl/>
        </w:rPr>
        <w:t xml:space="preserve"> </w:t>
      </w:r>
      <w:r w:rsidR="00D33715">
        <w:rPr>
          <w:b/>
          <w:bCs/>
          <w:sz w:val="32"/>
          <w:szCs w:val="32"/>
          <w:rtl/>
        </w:rPr>
        <w:t>محمدمهد</w:t>
      </w:r>
      <w:r w:rsidR="00D33715">
        <w:rPr>
          <w:rFonts w:hint="cs"/>
          <w:b/>
          <w:bCs/>
          <w:sz w:val="32"/>
          <w:szCs w:val="32"/>
          <w:rtl/>
        </w:rPr>
        <w:t>ی</w:t>
      </w:r>
      <w:r>
        <w:rPr>
          <w:rFonts w:hint="cs"/>
          <w:b/>
          <w:bCs/>
          <w:sz w:val="32"/>
          <w:szCs w:val="32"/>
          <w:rtl/>
        </w:rPr>
        <w:t xml:space="preserve"> سالخورده حقیقی</w:t>
      </w:r>
    </w:p>
    <w:p w:rsidR="00C265CC" w:rsidRPr="00BF6EAB" w:rsidRDefault="00C265CC" w:rsidP="00C265CC">
      <w:pPr>
        <w:spacing w:line="16" w:lineRule="atLeast"/>
        <w:ind w:firstLine="0"/>
        <w:jc w:val="center"/>
        <w:rPr>
          <w:b/>
          <w:bCs/>
          <w:sz w:val="36"/>
          <w:szCs w:val="36"/>
          <w:rtl/>
        </w:rPr>
      </w:pPr>
    </w:p>
    <w:p w:rsidR="00C265CC" w:rsidRPr="00574B44" w:rsidRDefault="00C265CC" w:rsidP="00C265CC">
      <w:pPr>
        <w:spacing w:line="16" w:lineRule="atLeast"/>
        <w:ind w:firstLine="0"/>
        <w:rPr>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نام دانشجويان</w:t>
      </w:r>
      <w:r>
        <w:rPr>
          <w:rFonts w:hint="cs"/>
          <w:b/>
          <w:bCs/>
          <w:sz w:val="36"/>
          <w:szCs w:val="36"/>
          <w:rtl/>
        </w:rPr>
        <w:t>:</w:t>
      </w:r>
    </w:p>
    <w:p w:rsidR="00C265CC" w:rsidRPr="006D65EC" w:rsidRDefault="00C265CC" w:rsidP="00C265CC">
      <w:pPr>
        <w:spacing w:line="16" w:lineRule="atLeast"/>
        <w:ind w:firstLine="0"/>
        <w:jc w:val="center"/>
        <w:rPr>
          <w:sz w:val="28"/>
          <w:rtl/>
          <w:lang w:bidi="fa-IR"/>
        </w:rPr>
      </w:pPr>
      <w:r>
        <w:rPr>
          <w:rFonts w:hint="cs"/>
          <w:sz w:val="28"/>
          <w:rtl/>
        </w:rPr>
        <w:t>محمد مینوئی</w:t>
      </w:r>
    </w:p>
    <w:p w:rsidR="00C265CC" w:rsidRPr="006D65EC" w:rsidRDefault="00C265CC" w:rsidP="00C265CC">
      <w:pPr>
        <w:spacing w:line="16" w:lineRule="atLeast"/>
        <w:ind w:firstLine="0"/>
        <w:jc w:val="center"/>
        <w:rPr>
          <w:sz w:val="30"/>
          <w:szCs w:val="34"/>
          <w:rtl/>
        </w:rPr>
      </w:pPr>
      <w:r w:rsidRPr="006D65EC">
        <w:rPr>
          <w:rFonts w:hint="cs"/>
          <w:sz w:val="28"/>
          <w:rtl/>
        </w:rPr>
        <w:t>امیررضا بهرامی</w:t>
      </w: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Pr="006972E7" w:rsidRDefault="008D4F0E" w:rsidP="00C265CC">
      <w:pPr>
        <w:spacing w:line="16" w:lineRule="atLeast"/>
        <w:ind w:firstLine="0"/>
        <w:jc w:val="center"/>
        <w:rPr>
          <w:rFonts w:ascii="Diwani 3" w:hAnsi="Diwani 3" w:cs="B Mitra"/>
          <w:sz w:val="32"/>
          <w:szCs w:val="32"/>
          <w:rtl/>
        </w:rPr>
      </w:pPr>
      <w:r>
        <w:rPr>
          <w:b/>
          <w:bCs/>
          <w:noProof/>
          <w:szCs w:val="32"/>
          <w:rtl/>
        </w:rPr>
        <w:pict>
          <v:shapetype id="_x0000_t202" coordsize="21600,21600" o:spt="202" path="m,l,21600r21600,l21600,xe">
            <v:stroke joinstyle="miter"/>
            <v:path gradientshapeok="t" o:connecttype="rect"/>
          </v:shapetype>
          <v:shape id="_x0000_s1112" type="#_x0000_t202" style="position:absolute;left:0;text-align:left;margin-left:189.5pt;margin-top:40.3pt;width:54pt;height:18pt;z-index:251669504" stroked="f">
            <v:textbox style="mso-next-textbox:#_x0000_s1112" inset="0,0,0,0">
              <w:txbxContent>
                <w:p w:rsidR="002D65FA" w:rsidRPr="00F6511B" w:rsidRDefault="002D65FA" w:rsidP="00C265CC">
                  <w:pPr>
                    <w:jc w:val="left"/>
                    <w:rPr>
                      <w:szCs w:val="24"/>
                      <w:rtl/>
                      <w:lang w:bidi="fa-IR"/>
                    </w:rPr>
                  </w:pPr>
                  <w:r w:rsidRPr="00F6511B">
                    <w:rPr>
                      <w:rFonts w:hint="cs"/>
                      <w:szCs w:val="24"/>
                      <w:rtl/>
                      <w:lang w:bidi="fa-IR"/>
                    </w:rPr>
                    <w:t>ب</w:t>
                  </w:r>
                </w:p>
              </w:txbxContent>
            </v:textbox>
            <w10:wrap anchorx="page"/>
          </v:shape>
        </w:pict>
      </w:r>
      <w:r w:rsidR="00C265CC">
        <w:rPr>
          <w:rFonts w:hint="cs"/>
          <w:sz w:val="32"/>
          <w:szCs w:val="32"/>
          <w:rtl/>
        </w:rPr>
        <w:t>شهریور</w:t>
      </w:r>
      <w:r w:rsidR="00C265CC" w:rsidRPr="00951195">
        <w:rPr>
          <w:rFonts w:hint="cs"/>
          <w:sz w:val="32"/>
          <w:szCs w:val="32"/>
          <w:rtl/>
        </w:rPr>
        <w:t xml:space="preserve"> ماه </w:t>
      </w:r>
      <w:r w:rsidR="00C265CC">
        <w:rPr>
          <w:sz w:val="32"/>
          <w:szCs w:val="32"/>
        </w:rPr>
        <w:t>1394</w:t>
      </w:r>
    </w:p>
    <w:p w:rsidR="000E6A81" w:rsidRDefault="000E6A81" w:rsidP="005B3B97">
      <w:pPr>
        <w:spacing w:line="16" w:lineRule="atLeast"/>
        <w:jc w:val="center"/>
        <w:rPr>
          <w:rFonts w:ascii="Diwani 3" w:hAnsi="Diwani 3" w:cs="B Mitra"/>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8804E7" w:rsidRPr="009B0089" w:rsidRDefault="008804E7"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ind w:firstLine="0"/>
        <w:jc w:val="center"/>
        <w:rPr>
          <w:sz w:val="32"/>
          <w:szCs w:val="32"/>
          <w:rtl/>
        </w:rPr>
      </w:pPr>
      <w:r w:rsidRPr="009B0089">
        <w:rPr>
          <w:rFonts w:hint="cs"/>
          <w:sz w:val="32"/>
          <w:szCs w:val="32"/>
          <w:rtl/>
        </w:rPr>
        <w:t>سپاسگزاري</w:t>
      </w:r>
    </w:p>
    <w:p w:rsidR="000E6A81" w:rsidRPr="009B0089" w:rsidRDefault="000E6A81" w:rsidP="005B3B97">
      <w:pPr>
        <w:spacing w:line="16" w:lineRule="atLeast"/>
        <w:ind w:firstLine="0"/>
        <w:jc w:val="center"/>
        <w:rPr>
          <w:sz w:val="32"/>
          <w:szCs w:val="32"/>
          <w:rtl/>
        </w:rPr>
      </w:pPr>
    </w:p>
    <w:p w:rsidR="00F717FB" w:rsidRDefault="00F21B89" w:rsidP="005B3B97">
      <w:pPr>
        <w:spacing w:line="16" w:lineRule="atLeast"/>
        <w:ind w:firstLine="0"/>
        <w:jc w:val="center"/>
        <w:rPr>
          <w:rtl/>
        </w:rPr>
      </w:pPr>
      <w:r>
        <w:rPr>
          <w:rFonts w:hint="cs"/>
          <w:rtl/>
        </w:rPr>
        <w:t>حضرت علي(ع)</w:t>
      </w:r>
      <w:r w:rsidR="00F717FB">
        <w:rPr>
          <w:rFonts w:hint="cs"/>
          <w:rtl/>
        </w:rPr>
        <w:t xml:space="preserve"> فرمودند:</w:t>
      </w:r>
    </w:p>
    <w:p w:rsidR="00F717FB" w:rsidRDefault="00F717FB" w:rsidP="005B3B97">
      <w:pPr>
        <w:spacing w:line="16" w:lineRule="atLeast"/>
        <w:ind w:firstLine="0"/>
        <w:jc w:val="center"/>
        <w:rPr>
          <w:rtl/>
        </w:rPr>
      </w:pPr>
      <w:r>
        <w:rPr>
          <w:rFonts w:hint="cs"/>
          <w:rtl/>
        </w:rPr>
        <w:t>« مَن عَلَّمَني حَرفاً فَقَد سَيَرني عَبداً »</w:t>
      </w:r>
    </w:p>
    <w:p w:rsidR="00F717FB" w:rsidRDefault="00F717FB" w:rsidP="005B3B97">
      <w:pPr>
        <w:spacing w:line="16" w:lineRule="atLeast"/>
        <w:ind w:firstLine="0"/>
        <w:jc w:val="center"/>
        <w:rPr>
          <w:rtl/>
        </w:rPr>
      </w:pPr>
    </w:p>
    <w:p w:rsidR="00E65BE0" w:rsidRPr="00B6268B" w:rsidRDefault="00B6268B" w:rsidP="005B3B97">
      <w:pPr>
        <w:spacing w:line="16" w:lineRule="atLeast"/>
        <w:ind w:firstLine="0"/>
        <w:jc w:val="center"/>
        <w:rPr>
          <w:rtl/>
        </w:rPr>
      </w:pPr>
      <w:r>
        <w:rPr>
          <w:rFonts w:hint="cs"/>
          <w:rtl/>
        </w:rPr>
        <w:t xml:space="preserve">از تمامي </w:t>
      </w:r>
      <w:r w:rsidR="00F717FB">
        <w:rPr>
          <w:rFonts w:hint="cs"/>
          <w:rtl/>
        </w:rPr>
        <w:t xml:space="preserve">معلمين، </w:t>
      </w:r>
      <w:r>
        <w:rPr>
          <w:rFonts w:hint="cs"/>
          <w:rtl/>
        </w:rPr>
        <w:t>اسات</w:t>
      </w:r>
      <w:r w:rsidR="00F717FB">
        <w:rPr>
          <w:rFonts w:hint="cs"/>
          <w:rtl/>
        </w:rPr>
        <w:t>يد،</w:t>
      </w:r>
      <w:r>
        <w:rPr>
          <w:rFonts w:hint="cs"/>
          <w:rtl/>
        </w:rPr>
        <w:t xml:space="preserve"> د</w:t>
      </w:r>
      <w:r w:rsidR="00F717FB">
        <w:rPr>
          <w:rFonts w:hint="cs"/>
          <w:rtl/>
        </w:rPr>
        <w:t>وستا</w:t>
      </w:r>
      <w:r>
        <w:rPr>
          <w:rFonts w:hint="cs"/>
          <w:rtl/>
        </w:rPr>
        <w:t xml:space="preserve">ن </w:t>
      </w:r>
      <w:r w:rsidR="00F717FB">
        <w:rPr>
          <w:rFonts w:hint="cs"/>
          <w:rtl/>
        </w:rPr>
        <w:t>و خانواده</w:t>
      </w:r>
      <w:r w:rsidR="00F717FB">
        <w:rPr>
          <w:rFonts w:hint="eastAsia"/>
          <w:rtl/>
        </w:rPr>
        <w:t>‌</w:t>
      </w:r>
      <w:r w:rsidR="00F717FB">
        <w:rPr>
          <w:rFonts w:hint="cs"/>
          <w:rtl/>
        </w:rPr>
        <w:t xml:space="preserve">ام </w:t>
      </w:r>
      <w:r>
        <w:rPr>
          <w:rFonts w:hint="cs"/>
          <w:rtl/>
        </w:rPr>
        <w:t>در کل دوران تحصيل سپاسگ</w:t>
      </w:r>
      <w:r w:rsidR="000E6A81">
        <w:rPr>
          <w:rFonts w:hint="cs"/>
          <w:rtl/>
        </w:rPr>
        <w:t>زار</w:t>
      </w:r>
      <w:r>
        <w:rPr>
          <w:rFonts w:hint="cs"/>
          <w:rtl/>
        </w:rPr>
        <w:t>م</w:t>
      </w:r>
      <w:r w:rsidR="000E6A81">
        <w:rPr>
          <w:rFonts w:hint="cs"/>
          <w:rtl/>
        </w:rPr>
        <w:t>.</w:t>
      </w:r>
    </w:p>
    <w:p w:rsidR="00E65BE0" w:rsidRDefault="00E65BE0"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8D4F0E" w:rsidP="005B3B97">
      <w:pPr>
        <w:spacing w:line="16" w:lineRule="atLeast"/>
        <w:rPr>
          <w:rFonts w:ascii="Diwani 3" w:hAnsi="Diwani 3" w:cs="B Kamran Outline"/>
          <w:sz w:val="28"/>
          <w:rtl/>
        </w:rPr>
      </w:pPr>
      <w:r>
        <w:rPr>
          <w:rFonts w:ascii="Diwani 3" w:hAnsi="Diwani 3" w:cs="B Kamran Outline"/>
          <w:noProof/>
          <w:sz w:val="28"/>
          <w:rtl/>
        </w:rPr>
        <w:pict>
          <v:shape id="_x0000_s1100" type="#_x0000_t202" style="position:absolute;left:0;text-align:left;margin-left:189pt;margin-top:55.15pt;width:54pt;height:18pt;z-index:251658240" stroked="f">
            <v:textbox style="mso-next-textbox:#_x0000_s1100" inset="0,0,0,0">
              <w:txbxContent>
                <w:p w:rsidR="002D65FA" w:rsidRPr="00F6511B" w:rsidRDefault="002D65FA" w:rsidP="003F09FC">
                  <w:pPr>
                    <w:jc w:val="left"/>
                    <w:rPr>
                      <w:szCs w:val="24"/>
                      <w:rtl/>
                      <w:lang w:bidi="fa-IR"/>
                    </w:rPr>
                  </w:pPr>
                  <w:r>
                    <w:rPr>
                      <w:rFonts w:hint="cs"/>
                      <w:szCs w:val="24"/>
                      <w:rtl/>
                      <w:lang w:bidi="fa-IR"/>
                    </w:rPr>
                    <w:t>پ</w:t>
                  </w:r>
                </w:p>
              </w:txbxContent>
            </v:textbox>
            <w10:wrap anchorx="page"/>
          </v:shape>
        </w:pict>
      </w: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Pr="00087B97" w:rsidRDefault="00E44C38" w:rsidP="005B3B97">
      <w:pPr>
        <w:spacing w:line="16" w:lineRule="atLeast"/>
        <w:ind w:firstLine="5651"/>
        <w:rPr>
          <w:rFonts w:ascii="Diwani 3" w:hAnsi="Diwani 3"/>
          <w:b/>
          <w:bCs/>
          <w:sz w:val="28"/>
          <w:szCs w:val="24"/>
          <w:rtl/>
        </w:rPr>
      </w:pPr>
      <w:r w:rsidRPr="00087B97">
        <w:rPr>
          <w:rFonts w:ascii="Diwani 3" w:hAnsi="Diwani 3" w:hint="cs"/>
          <w:b/>
          <w:bCs/>
          <w:sz w:val="28"/>
          <w:szCs w:val="24"/>
          <w:rtl/>
        </w:rPr>
        <w:t>تقديم به:</w:t>
      </w:r>
    </w:p>
    <w:p w:rsidR="001A4F09" w:rsidRPr="001C40CD" w:rsidRDefault="001A4F09" w:rsidP="005B3B97">
      <w:pPr>
        <w:spacing w:line="16" w:lineRule="atLeast"/>
        <w:ind w:firstLine="5670"/>
        <w:rPr>
          <w:rFonts w:ascii="Diwani 3" w:hAnsi="Diwani 3"/>
          <w:sz w:val="28"/>
          <w:szCs w:val="24"/>
          <w:rtl/>
        </w:rPr>
      </w:pPr>
    </w:p>
    <w:p w:rsidR="00E44C38" w:rsidRPr="00087B97" w:rsidRDefault="00E44C38" w:rsidP="005B3B97">
      <w:pPr>
        <w:spacing w:line="16" w:lineRule="atLeast"/>
        <w:ind w:firstLine="5651"/>
        <w:rPr>
          <w:rFonts w:ascii="Diwani 3" w:hAnsi="Diwani 3" w:cs="B Lotus"/>
          <w:b/>
          <w:bCs/>
          <w:i/>
          <w:iCs/>
          <w:szCs w:val="24"/>
          <w:rtl/>
        </w:rPr>
      </w:pPr>
      <w:r w:rsidRPr="00087B97">
        <w:rPr>
          <w:rFonts w:ascii="Diwani 3" w:hAnsi="Diwani 3" w:cs="B Lotus" w:hint="cs"/>
          <w:b/>
          <w:bCs/>
          <w:i/>
          <w:iCs/>
          <w:szCs w:val="24"/>
          <w:rtl/>
        </w:rPr>
        <w:t>تمامي رهپويان راه علم و معرفت</w:t>
      </w:r>
    </w:p>
    <w:p w:rsidR="003F5D86" w:rsidRPr="001C40CD" w:rsidRDefault="003F5D86" w:rsidP="005B3B97">
      <w:pPr>
        <w:spacing w:line="16" w:lineRule="atLeast"/>
        <w:ind w:firstLine="5670"/>
        <w:rPr>
          <w:rFonts w:ascii="Diwani 3" w:hAnsi="Diwani 3"/>
          <w:szCs w:val="24"/>
          <w:rtl/>
        </w:rPr>
      </w:pPr>
    </w:p>
    <w:p w:rsidR="003F5D86" w:rsidRPr="001C40CD" w:rsidRDefault="003F5D86" w:rsidP="005B3B97">
      <w:pPr>
        <w:spacing w:line="16" w:lineRule="atLeast"/>
        <w:ind w:firstLine="5670"/>
        <w:rPr>
          <w:rFonts w:ascii="Diwani 3" w:hAnsi="Diwani 3"/>
          <w:szCs w:val="24"/>
          <w:rtl/>
        </w:rPr>
      </w:pPr>
    </w:p>
    <w:p w:rsidR="003F5D86" w:rsidRPr="001C40CD" w:rsidRDefault="003F5D86" w:rsidP="005B3B97">
      <w:pPr>
        <w:spacing w:line="16" w:lineRule="atLeast"/>
        <w:ind w:firstLine="5670"/>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8D4F0E" w:rsidP="005B3B97">
      <w:pPr>
        <w:spacing w:line="16" w:lineRule="atLeast"/>
        <w:rPr>
          <w:rFonts w:ascii="Diwani 3" w:hAnsi="Diwani 3"/>
          <w:szCs w:val="24"/>
          <w:rtl/>
        </w:rPr>
      </w:pPr>
      <w:r>
        <w:rPr>
          <w:rFonts w:ascii="Diwani 3" w:hAnsi="Diwani 3"/>
          <w:noProof/>
          <w:szCs w:val="24"/>
          <w:rtl/>
        </w:rPr>
        <w:pict>
          <v:shape id="_x0000_s1101" type="#_x0000_t202" style="position:absolute;left:0;text-align:left;margin-left:189pt;margin-top:39.6pt;width:54pt;height:18pt;z-index:251659264" stroked="f">
            <v:textbox style="mso-next-textbox:#_x0000_s1101" inset="0,0,0,0">
              <w:txbxContent>
                <w:p w:rsidR="002D65FA" w:rsidRPr="00F6511B" w:rsidRDefault="002D65FA" w:rsidP="003F09FC">
                  <w:pPr>
                    <w:jc w:val="left"/>
                    <w:rPr>
                      <w:szCs w:val="24"/>
                      <w:rtl/>
                      <w:lang w:bidi="fa-IR"/>
                    </w:rPr>
                  </w:pPr>
                  <w:r>
                    <w:rPr>
                      <w:rFonts w:hint="cs"/>
                      <w:szCs w:val="24"/>
                      <w:rtl/>
                      <w:lang w:bidi="fa-IR"/>
                    </w:rPr>
                    <w:t>ت</w:t>
                  </w:r>
                  <w:r w:rsidRPr="00F6511B">
                    <w:rPr>
                      <w:rFonts w:hint="cs"/>
                      <w:szCs w:val="24"/>
                      <w:rtl/>
                      <w:lang w:bidi="fa-IR"/>
                    </w:rPr>
                    <w:t xml:space="preserve"> </w:t>
                  </w:r>
                </w:p>
              </w:txbxContent>
            </v:textbox>
            <w10:wrap anchorx="page"/>
          </v:shape>
        </w:pict>
      </w:r>
    </w:p>
    <w:p w:rsidR="003F5D86" w:rsidRDefault="003F5D86" w:rsidP="005B3B97">
      <w:pPr>
        <w:spacing w:line="16" w:lineRule="atLeast"/>
        <w:rPr>
          <w:rFonts w:ascii="Diwani 3" w:hAnsi="Diwani 3"/>
          <w:szCs w:val="24"/>
          <w:rtl/>
        </w:rPr>
      </w:pPr>
    </w:p>
    <w:p w:rsidR="003E5B25" w:rsidRDefault="003E5B25" w:rsidP="005B3B97">
      <w:pPr>
        <w:spacing w:line="16" w:lineRule="atLeast"/>
        <w:rPr>
          <w:rFonts w:ascii="Diwani 3" w:hAnsi="Diwani 3"/>
          <w:szCs w:val="24"/>
          <w:rtl/>
        </w:rPr>
      </w:pPr>
    </w:p>
    <w:p w:rsidR="006F5A8C" w:rsidRPr="003E5B25" w:rsidRDefault="006F5A8C" w:rsidP="006F5A8C">
      <w:pPr>
        <w:spacing w:line="16" w:lineRule="atLeast"/>
        <w:ind w:firstLine="0"/>
        <w:jc w:val="center"/>
        <w:rPr>
          <w:rFonts w:cs="B Lotus"/>
          <w:b/>
          <w:bCs/>
          <w:rtl/>
        </w:rPr>
      </w:pPr>
      <w:r w:rsidRPr="003E5B25">
        <w:rPr>
          <w:rFonts w:cs="B Lotus" w:hint="cs"/>
          <w:b/>
          <w:bCs/>
          <w:rtl/>
        </w:rPr>
        <w:t>چکيده</w:t>
      </w:r>
    </w:p>
    <w:p w:rsidR="006F5A8C" w:rsidRPr="003E5B25" w:rsidRDefault="006F5A8C" w:rsidP="006F5A8C">
      <w:pPr>
        <w:spacing w:line="16" w:lineRule="atLeast"/>
        <w:ind w:firstLine="0"/>
        <w:jc w:val="center"/>
        <w:rPr>
          <w:rFonts w:cs="B Lotus"/>
          <w:b/>
          <w:bCs/>
          <w:rtl/>
        </w:rPr>
      </w:pPr>
      <w:r>
        <w:rPr>
          <w:rFonts w:cs="B Lotus" w:hint="cs"/>
          <w:b/>
          <w:bCs/>
          <w:rtl/>
        </w:rPr>
        <w:t>سیستم تلفنی گویا</w:t>
      </w:r>
    </w:p>
    <w:p w:rsidR="006F5A8C" w:rsidRDefault="006F5A8C" w:rsidP="006F5A8C">
      <w:pPr>
        <w:spacing w:line="16" w:lineRule="atLeast"/>
        <w:ind w:left="567" w:right="567"/>
        <w:rPr>
          <w:rFonts w:ascii="Diwani 3" w:hAnsi="Diwani 3"/>
          <w:szCs w:val="24"/>
          <w:rtl/>
        </w:rPr>
      </w:pPr>
    </w:p>
    <w:p w:rsidR="006F5A8C" w:rsidRDefault="006F5A8C" w:rsidP="006F5A8C">
      <w:pPr>
        <w:spacing w:line="16" w:lineRule="atLeast"/>
        <w:ind w:left="567" w:right="567"/>
        <w:rPr>
          <w:rFonts w:ascii="Diwani 3" w:hAnsi="Diwani 3"/>
          <w:szCs w:val="24"/>
          <w:rtl/>
          <w:lang w:bidi="fa-IR"/>
        </w:rPr>
      </w:pPr>
      <w:r>
        <w:rPr>
          <w:rFonts w:ascii="Diwani 3" w:hAnsi="Diwani 3" w:hint="cs"/>
          <w:szCs w:val="24"/>
          <w:rtl/>
        </w:rPr>
        <w:t xml:space="preserve">شاید بتوان گفت شبکه ارتباطات تلفنی از گذشته تا به امروز </w:t>
      </w:r>
      <w:r w:rsidR="00D33715">
        <w:rPr>
          <w:rFonts w:ascii="Diwani 3" w:hAnsi="Diwani 3" w:hint="eastAsia"/>
          <w:szCs w:val="24"/>
          <w:rtl/>
        </w:rPr>
        <w:t>گسترده‌تر</w:t>
      </w:r>
      <w:r w:rsidR="00D33715">
        <w:rPr>
          <w:rFonts w:ascii="Diwani 3" w:hAnsi="Diwani 3" w:hint="cs"/>
          <w:szCs w:val="24"/>
          <w:rtl/>
        </w:rPr>
        <w:t>ی</w:t>
      </w:r>
      <w:r w:rsidR="00D33715">
        <w:rPr>
          <w:rFonts w:ascii="Diwani 3" w:hAnsi="Diwani 3" w:hint="eastAsia"/>
          <w:szCs w:val="24"/>
          <w:rtl/>
        </w:rPr>
        <w:t>ن</w:t>
      </w:r>
      <w:r>
        <w:rPr>
          <w:rFonts w:ascii="Diwani 3" w:hAnsi="Diwani 3" w:hint="cs"/>
          <w:szCs w:val="24"/>
          <w:rtl/>
        </w:rPr>
        <w:t xml:space="preserve"> و در دسترس ترین شبکه ارتباطی بین </w:t>
      </w:r>
      <w:r w:rsidR="00D33715">
        <w:rPr>
          <w:rFonts w:ascii="Diwani 3" w:hAnsi="Diwani 3" w:hint="eastAsia"/>
          <w:szCs w:val="24"/>
          <w:rtl/>
        </w:rPr>
        <w:t>انسان‌هاست</w:t>
      </w:r>
      <w:r>
        <w:rPr>
          <w:rFonts w:ascii="Diwani 3" w:hAnsi="Diwani 3" w:hint="cs"/>
          <w:szCs w:val="24"/>
          <w:rtl/>
        </w:rPr>
        <w:t xml:space="preserve">. خدمات متنوعی بر روی این بستر قابل ارائه هستند که در زندگی روزمره از </w:t>
      </w:r>
      <w:r w:rsidR="00D33715">
        <w:rPr>
          <w:rFonts w:ascii="Diwani 3" w:hAnsi="Diwani 3" w:hint="eastAsia"/>
          <w:szCs w:val="24"/>
          <w:rtl/>
        </w:rPr>
        <w:t>آن‌ها</w:t>
      </w:r>
      <w:r>
        <w:rPr>
          <w:rFonts w:ascii="Diwani 3" w:hAnsi="Diwani 3" w:hint="cs"/>
          <w:szCs w:val="24"/>
          <w:rtl/>
        </w:rPr>
        <w:t xml:space="preserve"> استفاده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شود</w:t>
      </w:r>
      <w:r>
        <w:rPr>
          <w:rFonts w:ascii="Diwani 3" w:hAnsi="Diwani 3" w:hint="cs"/>
          <w:szCs w:val="24"/>
          <w:rtl/>
        </w:rPr>
        <w:t xml:space="preserve">. خدماتی مانند: خدمات بانکی، خدمات </w:t>
      </w:r>
      <w:r w:rsidR="00D33715">
        <w:rPr>
          <w:rFonts w:ascii="Diwani 3" w:hAnsi="Diwani 3" w:hint="eastAsia"/>
          <w:szCs w:val="24"/>
          <w:rtl/>
        </w:rPr>
        <w:t>نوبت‌ده</w:t>
      </w:r>
      <w:r w:rsidR="00D33715">
        <w:rPr>
          <w:rFonts w:ascii="Diwani 3" w:hAnsi="Diwani 3" w:hint="cs"/>
          <w:szCs w:val="24"/>
          <w:rtl/>
        </w:rPr>
        <w:t>ی</w:t>
      </w:r>
      <w:r>
        <w:rPr>
          <w:rFonts w:ascii="Diwani 3" w:hAnsi="Diwani 3" w:hint="cs"/>
          <w:szCs w:val="24"/>
          <w:rtl/>
        </w:rPr>
        <w:t xml:space="preserve">، خدمات سرگرمی، خدمات خرید، خدمات ارتباط با مشتریان و غیره. </w:t>
      </w:r>
    </w:p>
    <w:p w:rsidR="009C4510" w:rsidRDefault="009C4510" w:rsidP="00135C1E">
      <w:pPr>
        <w:spacing w:line="16" w:lineRule="atLeast"/>
        <w:ind w:left="567" w:right="567"/>
        <w:rPr>
          <w:rFonts w:ascii="Diwani 3" w:hAnsi="Diwani 3"/>
          <w:szCs w:val="24"/>
          <w:rtl/>
          <w:lang w:bidi="fa-IR"/>
        </w:rPr>
      </w:pPr>
      <w:r>
        <w:rPr>
          <w:rFonts w:ascii="Diwani 3" w:hAnsi="Diwani 3" w:hint="cs"/>
          <w:szCs w:val="24"/>
          <w:rtl/>
          <w:lang w:bidi="fa-IR"/>
        </w:rPr>
        <w:t xml:space="preserve">تمرکز ما در این </w:t>
      </w:r>
      <w:r w:rsidR="00D33715">
        <w:rPr>
          <w:rFonts w:ascii="Diwani 3" w:hAnsi="Diwani 3" w:hint="eastAsia"/>
          <w:szCs w:val="24"/>
          <w:rtl/>
          <w:lang w:bidi="fa-IR"/>
        </w:rPr>
        <w:t>پا</w:t>
      </w:r>
      <w:r w:rsidR="00D33715">
        <w:rPr>
          <w:rFonts w:ascii="Diwani 3" w:hAnsi="Diwani 3" w:hint="cs"/>
          <w:szCs w:val="24"/>
          <w:rtl/>
          <w:lang w:bidi="fa-IR"/>
        </w:rPr>
        <w:t>ی</w:t>
      </w:r>
      <w:r w:rsidR="00D33715">
        <w:rPr>
          <w:rFonts w:ascii="Diwani 3" w:hAnsi="Diwani 3" w:hint="eastAsia"/>
          <w:szCs w:val="24"/>
          <w:rtl/>
          <w:lang w:bidi="fa-IR"/>
        </w:rPr>
        <w:t>ان‌نامه</w:t>
      </w:r>
      <w:r>
        <w:rPr>
          <w:rFonts w:ascii="Diwani 3" w:hAnsi="Diwani 3" w:hint="cs"/>
          <w:szCs w:val="24"/>
          <w:rtl/>
          <w:lang w:bidi="fa-IR"/>
        </w:rPr>
        <w:t xml:space="preserve"> </w:t>
      </w:r>
      <w:r w:rsidR="00D33715">
        <w:rPr>
          <w:rFonts w:ascii="Diwani 3" w:hAnsi="Diwani 3" w:hint="eastAsia"/>
          <w:szCs w:val="24"/>
          <w:rtl/>
          <w:lang w:bidi="fa-IR"/>
        </w:rPr>
        <w:t>صرفاً</w:t>
      </w:r>
      <w:r>
        <w:rPr>
          <w:rFonts w:ascii="Diwani 3" w:hAnsi="Diwani 3" w:hint="cs"/>
          <w:szCs w:val="24"/>
          <w:rtl/>
          <w:lang w:bidi="fa-IR"/>
        </w:rPr>
        <w:t xml:space="preserve"> </w:t>
      </w:r>
      <w:r w:rsidR="00135C1E">
        <w:rPr>
          <w:rFonts w:ascii="Diwani 3" w:hAnsi="Diwani 3" w:hint="cs"/>
          <w:szCs w:val="24"/>
          <w:rtl/>
          <w:lang w:bidi="fa-IR"/>
        </w:rPr>
        <w:t>سرویس های</w:t>
      </w:r>
      <w:r>
        <w:rPr>
          <w:rFonts w:ascii="Diwani 3" w:hAnsi="Diwani 3" w:hint="cs"/>
          <w:szCs w:val="24"/>
          <w:rtl/>
          <w:lang w:bidi="fa-IR"/>
        </w:rPr>
        <w:t xml:space="preserve"> پاسخگوی تعاملی هستند و به سایر </w:t>
      </w:r>
      <w:r w:rsidR="00D33715">
        <w:rPr>
          <w:rFonts w:ascii="Diwani 3" w:hAnsi="Diwani 3" w:hint="eastAsia"/>
          <w:szCs w:val="24"/>
          <w:rtl/>
          <w:lang w:bidi="fa-IR"/>
        </w:rPr>
        <w:t>کاربردها</w:t>
      </w:r>
      <w:r w:rsidR="00D33715">
        <w:rPr>
          <w:rFonts w:ascii="Diwani 3" w:hAnsi="Diwani 3" w:hint="cs"/>
          <w:szCs w:val="24"/>
          <w:rtl/>
          <w:lang w:bidi="fa-IR"/>
        </w:rPr>
        <w:t>ی</w:t>
      </w:r>
      <w:r>
        <w:rPr>
          <w:rFonts w:ascii="Diwani 3" w:hAnsi="Diwani 3" w:hint="cs"/>
          <w:szCs w:val="24"/>
          <w:rtl/>
          <w:lang w:bidi="fa-IR"/>
        </w:rPr>
        <w:t xml:space="preserve"> انتقال صوت بر شبکه نخواهیم پرداخت.</w:t>
      </w:r>
    </w:p>
    <w:p w:rsidR="006F5A8C" w:rsidRPr="00B36FF0" w:rsidRDefault="006F5A8C" w:rsidP="00172122">
      <w:pPr>
        <w:spacing w:line="16" w:lineRule="atLeast"/>
        <w:ind w:left="567" w:right="567"/>
        <w:rPr>
          <w:rtl/>
        </w:rPr>
      </w:pPr>
      <w:r>
        <w:rPr>
          <w:rFonts w:ascii="Diwani 3" w:hAnsi="Diwani 3" w:hint="cs"/>
          <w:szCs w:val="24"/>
          <w:rtl/>
        </w:rPr>
        <w:t xml:space="preserve">هدف این </w:t>
      </w:r>
      <w:r w:rsidR="00D33715">
        <w:rPr>
          <w:rFonts w:ascii="Diwani 3" w:hAnsi="Diwani 3" w:hint="eastAsia"/>
          <w:szCs w:val="24"/>
          <w:rtl/>
        </w:rPr>
        <w:t>پا</w:t>
      </w:r>
      <w:r w:rsidR="00D33715">
        <w:rPr>
          <w:rFonts w:ascii="Diwani 3" w:hAnsi="Diwani 3" w:hint="cs"/>
          <w:szCs w:val="24"/>
          <w:rtl/>
        </w:rPr>
        <w:t>ی</w:t>
      </w:r>
      <w:r w:rsidR="00D33715">
        <w:rPr>
          <w:rFonts w:ascii="Diwani 3" w:hAnsi="Diwani 3" w:hint="eastAsia"/>
          <w:szCs w:val="24"/>
          <w:rtl/>
        </w:rPr>
        <w:t>ان‌نامه</w:t>
      </w:r>
      <w:r>
        <w:rPr>
          <w:rFonts w:ascii="Diwani 3" w:hAnsi="Diwani 3" w:hint="cs"/>
          <w:szCs w:val="24"/>
          <w:rtl/>
        </w:rPr>
        <w:t xml:space="preserve"> فراهم کردن یک چارچوب </w:t>
      </w:r>
      <w:r w:rsidR="00D33715">
        <w:rPr>
          <w:rFonts w:ascii="Diwani 3" w:hAnsi="Diwani 3" w:hint="eastAsia"/>
          <w:szCs w:val="24"/>
          <w:rtl/>
        </w:rPr>
        <w:t>نرم‌افزار</w:t>
      </w:r>
      <w:r w:rsidR="00D33715">
        <w:rPr>
          <w:rFonts w:ascii="Diwani 3" w:hAnsi="Diwani 3" w:hint="cs"/>
          <w:szCs w:val="24"/>
          <w:rtl/>
        </w:rPr>
        <w:t>ی</w:t>
      </w:r>
      <w:r>
        <w:rPr>
          <w:rFonts w:ascii="Diwani 3" w:hAnsi="Diwani 3" w:hint="cs"/>
          <w:szCs w:val="24"/>
          <w:rtl/>
        </w:rPr>
        <w:t xml:space="preserve"> برای ارائه خدمات تلفنی برای </w:t>
      </w:r>
      <w:r w:rsidR="00D33715">
        <w:rPr>
          <w:rFonts w:ascii="Diwani 3" w:hAnsi="Diwani 3" w:hint="eastAsia"/>
          <w:szCs w:val="24"/>
          <w:rtl/>
        </w:rPr>
        <w:t>کاربردها</w:t>
      </w:r>
      <w:r w:rsidR="00D33715">
        <w:rPr>
          <w:rFonts w:ascii="Diwani 3" w:hAnsi="Diwani 3" w:hint="cs"/>
          <w:szCs w:val="24"/>
          <w:rtl/>
        </w:rPr>
        <w:t>ی</w:t>
      </w:r>
      <w:r>
        <w:rPr>
          <w:rFonts w:ascii="Diwani 3" w:hAnsi="Diwani 3" w:hint="cs"/>
          <w:szCs w:val="24"/>
          <w:rtl/>
        </w:rPr>
        <w:t xml:space="preserve"> مختلف </w:t>
      </w:r>
      <w:r w:rsidR="00D33715">
        <w:rPr>
          <w:rFonts w:ascii="Diwani 3" w:hAnsi="Diwani 3" w:hint="eastAsia"/>
          <w:szCs w:val="24"/>
          <w:rtl/>
        </w:rPr>
        <w:t>ازجمله</w:t>
      </w:r>
      <w:r>
        <w:rPr>
          <w:rFonts w:ascii="Diwani 3" w:hAnsi="Diwani 3" w:hint="cs"/>
          <w:szCs w:val="24"/>
          <w:rtl/>
        </w:rPr>
        <w:t xml:space="preserve"> یک </w:t>
      </w:r>
      <w:r w:rsidR="00172122">
        <w:rPr>
          <w:rFonts w:ascii="Diwani 3" w:hAnsi="Diwani 3" w:hint="cs"/>
          <w:szCs w:val="24"/>
          <w:rtl/>
        </w:rPr>
        <w:t>سرویس</w:t>
      </w:r>
      <w:r>
        <w:rPr>
          <w:rFonts w:ascii="Diwani 3" w:hAnsi="Diwani 3" w:hint="cs"/>
          <w:szCs w:val="24"/>
          <w:rtl/>
        </w:rPr>
        <w:t xml:space="preserve"> ارتباط بین دانشجویان و اساتید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باشد</w:t>
      </w:r>
      <w:r>
        <w:rPr>
          <w:rFonts w:hint="cs"/>
          <w:rtl/>
        </w:rPr>
        <w:t>.</w:t>
      </w:r>
    </w:p>
    <w:p w:rsidR="006F5A8C" w:rsidRDefault="006F5A8C" w:rsidP="006F5A8C">
      <w:pPr>
        <w:spacing w:line="16" w:lineRule="atLeast"/>
        <w:ind w:left="567" w:right="567"/>
        <w:rPr>
          <w:rFonts w:ascii="Diwani 3" w:hAnsi="Diwani 3"/>
          <w:szCs w:val="24"/>
          <w:rtl/>
        </w:rPr>
      </w:pPr>
      <w:r>
        <w:rPr>
          <w:rFonts w:ascii="Diwani 3" w:hAnsi="Diwani 3" w:hint="cs"/>
          <w:szCs w:val="24"/>
          <w:rtl/>
        </w:rPr>
        <w:t xml:space="preserve">شایان ذکر است که از این بستر </w:t>
      </w:r>
      <w:r w:rsidR="00D33715">
        <w:rPr>
          <w:rFonts w:ascii="Diwani 3" w:hAnsi="Diwani 3" w:hint="eastAsia"/>
          <w:szCs w:val="24"/>
          <w:rtl/>
        </w:rPr>
        <w:t>نرم‌افزار</w:t>
      </w:r>
      <w:r w:rsidR="00D33715">
        <w:rPr>
          <w:rFonts w:ascii="Diwani 3" w:hAnsi="Diwani 3" w:hint="cs"/>
          <w:szCs w:val="24"/>
          <w:rtl/>
        </w:rPr>
        <w:t>ی</w:t>
      </w:r>
      <w:r>
        <w:rPr>
          <w:rFonts w:ascii="Diwani 3" w:hAnsi="Diwani 3" w:hint="cs"/>
          <w:szCs w:val="24"/>
          <w:rtl/>
        </w:rPr>
        <w:t xml:space="preserve"> برای </w:t>
      </w:r>
      <w:r w:rsidR="00D33715">
        <w:rPr>
          <w:rFonts w:ascii="Diwani 3" w:hAnsi="Diwani 3" w:hint="eastAsia"/>
          <w:szCs w:val="24"/>
          <w:rtl/>
        </w:rPr>
        <w:t>کاربردها</w:t>
      </w:r>
      <w:r w:rsidR="00D33715">
        <w:rPr>
          <w:rFonts w:ascii="Diwani 3" w:hAnsi="Diwani 3" w:hint="cs"/>
          <w:szCs w:val="24"/>
          <w:rtl/>
        </w:rPr>
        <w:t>ی</w:t>
      </w:r>
      <w:r>
        <w:rPr>
          <w:rFonts w:ascii="Diwani 3" w:hAnsi="Diwani 3" w:hint="cs"/>
          <w:szCs w:val="24"/>
          <w:rtl/>
        </w:rPr>
        <w:t xml:space="preserve"> دیگر نیز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توان</w:t>
      </w:r>
      <w:r>
        <w:rPr>
          <w:rFonts w:ascii="Diwani 3" w:hAnsi="Diwani 3" w:hint="cs"/>
          <w:szCs w:val="24"/>
          <w:rtl/>
        </w:rPr>
        <w:t xml:space="preserve"> استفاده کرد.</w:t>
      </w:r>
    </w:p>
    <w:p w:rsidR="006F5A8C" w:rsidRDefault="006F5A8C" w:rsidP="006F5A8C">
      <w:pPr>
        <w:spacing w:line="16" w:lineRule="atLeast"/>
        <w:jc w:val="center"/>
        <w:rPr>
          <w:rFonts w:ascii="Diwani 3" w:hAnsi="Diwani 3"/>
          <w:szCs w:val="24"/>
          <w:rtl/>
        </w:rPr>
      </w:pPr>
    </w:p>
    <w:p w:rsidR="006F5A8C" w:rsidRPr="001E7CB2" w:rsidRDefault="006F5A8C" w:rsidP="006F5A8C">
      <w:pPr>
        <w:spacing w:line="16" w:lineRule="atLeast"/>
        <w:jc w:val="left"/>
        <w:rPr>
          <w:rFonts w:cs="B Lotus"/>
          <w:b/>
          <w:bCs/>
          <w:rtl/>
        </w:rPr>
      </w:pPr>
      <w:r w:rsidRPr="001E7CB2">
        <w:rPr>
          <w:rFonts w:cs="B Lotus" w:hint="cs"/>
          <w:b/>
          <w:bCs/>
          <w:rtl/>
        </w:rPr>
        <w:t>واژه‌هاي کليدي</w:t>
      </w:r>
    </w:p>
    <w:p w:rsidR="006F5A8C" w:rsidRPr="00B36FF0" w:rsidRDefault="006F5A8C" w:rsidP="006F5A8C">
      <w:pPr>
        <w:spacing w:line="16" w:lineRule="atLeast"/>
        <w:ind w:left="567" w:right="567"/>
        <w:rPr>
          <w:rFonts w:ascii="Diwani 3" w:hAnsi="Diwani 3" w:cs="B Nazanin"/>
          <w:szCs w:val="24"/>
          <w:rtl/>
          <w:lang w:bidi="fa-IR"/>
        </w:rPr>
      </w:pPr>
      <w:r>
        <w:rPr>
          <w:rFonts w:ascii="Diwani 3" w:hAnsi="Diwani 3" w:hint="cs"/>
          <w:szCs w:val="24"/>
          <w:rtl/>
        </w:rPr>
        <w:t>سیستم تلفنی گویا</w:t>
      </w:r>
      <w:r>
        <w:rPr>
          <w:rFonts w:ascii="Diwani 3" w:hAnsi="Diwani 3" w:cs="B Nazanin" w:hint="cs"/>
          <w:szCs w:val="24"/>
          <w:rtl/>
          <w:lang w:bidi="fa-IR"/>
        </w:rPr>
        <w:t>،</w:t>
      </w:r>
      <w:r w:rsidRPr="004F0C33">
        <w:rPr>
          <w:rFonts w:ascii="Diwani 3" w:hAnsi="Diwani 3"/>
          <w:szCs w:val="24"/>
          <w:rtl/>
          <w:rPrChange w:id="1" w:author="mohammad minoei" w:date="2015-09-06T22:13:00Z">
            <w:rPr>
              <w:rFonts w:ascii="Diwani 3" w:hAnsi="Diwani 3" w:cs="B Nazanin"/>
              <w:szCs w:val="24"/>
              <w:rtl/>
              <w:lang w:bidi="fa-IR"/>
            </w:rPr>
          </w:rPrChange>
        </w:rPr>
        <w:t xml:space="preserve"> </w:t>
      </w:r>
      <w:r w:rsidRPr="004F0C33">
        <w:rPr>
          <w:rFonts w:ascii="Diwani 3" w:hAnsi="Diwani 3" w:hint="eastAsia"/>
          <w:szCs w:val="24"/>
          <w:rtl/>
          <w:rPrChange w:id="2" w:author="mohammad minoei" w:date="2015-09-06T22:13:00Z">
            <w:rPr>
              <w:rFonts w:ascii="Diwani 3" w:hAnsi="Diwani 3" w:cs="B Nazanin" w:hint="eastAsia"/>
              <w:szCs w:val="24"/>
              <w:rtl/>
              <w:lang w:bidi="fa-IR"/>
            </w:rPr>
          </w:rPrChange>
        </w:rPr>
        <w:t>استر</w:t>
      </w:r>
      <w:r w:rsidRPr="004F0C33">
        <w:rPr>
          <w:rFonts w:ascii="Diwani 3" w:hAnsi="Diwani 3" w:hint="cs"/>
          <w:szCs w:val="24"/>
          <w:rtl/>
          <w:rPrChange w:id="3" w:author="mohammad minoei" w:date="2015-09-06T22:13:00Z">
            <w:rPr>
              <w:rFonts w:ascii="Diwani 3" w:hAnsi="Diwani 3" w:cs="B Nazanin" w:hint="cs"/>
              <w:szCs w:val="24"/>
              <w:rtl/>
              <w:lang w:bidi="fa-IR"/>
            </w:rPr>
          </w:rPrChange>
        </w:rPr>
        <w:t>ی</w:t>
      </w:r>
      <w:r w:rsidRPr="004F0C33">
        <w:rPr>
          <w:rFonts w:ascii="Diwani 3" w:hAnsi="Diwani 3" w:hint="eastAsia"/>
          <w:szCs w:val="24"/>
          <w:rtl/>
          <w:rPrChange w:id="4" w:author="mohammad minoei" w:date="2015-09-06T22:13:00Z">
            <w:rPr>
              <w:rFonts w:ascii="Diwani 3" w:hAnsi="Diwani 3" w:cs="B Nazanin" w:hint="eastAsia"/>
              <w:szCs w:val="24"/>
              <w:rtl/>
              <w:lang w:bidi="fa-IR"/>
            </w:rPr>
          </w:rPrChange>
        </w:rPr>
        <w:t>سک</w:t>
      </w:r>
      <w:r>
        <w:rPr>
          <w:rFonts w:ascii="Diwani 3" w:hAnsi="Diwani 3" w:cs="B Nazanin" w:hint="cs"/>
          <w:szCs w:val="24"/>
          <w:rtl/>
          <w:lang w:bidi="fa-IR"/>
        </w:rPr>
        <w:t>.</w:t>
      </w:r>
    </w:p>
    <w:p w:rsidR="00E87AF0" w:rsidRDefault="008D4F0E" w:rsidP="005B3B97">
      <w:pPr>
        <w:spacing w:line="16" w:lineRule="atLeast"/>
        <w:rPr>
          <w:rFonts w:ascii="Diwani 3" w:hAnsi="Diwani 3"/>
          <w:szCs w:val="24"/>
          <w:rtl/>
        </w:rPr>
      </w:pPr>
      <w:r>
        <w:rPr>
          <w:rFonts w:ascii="Diwani 3" w:hAnsi="Diwani 3"/>
          <w:noProof/>
          <w:szCs w:val="24"/>
          <w:rtl/>
        </w:rPr>
        <w:pict>
          <v:shape id="_x0000_s1102" type="#_x0000_t202" style="position:absolute;left:0;text-align:left;margin-left:189pt;margin-top:302.75pt;width:54pt;height:18pt;z-index:251660288" stroked="f">
            <v:textbox style="mso-next-textbox:#_x0000_s1102" inset="0,0,0,0">
              <w:txbxContent>
                <w:p w:rsidR="002D65FA" w:rsidRPr="00F6511B" w:rsidRDefault="002D65FA" w:rsidP="003F09FC">
                  <w:pPr>
                    <w:jc w:val="left"/>
                    <w:rPr>
                      <w:szCs w:val="24"/>
                      <w:rtl/>
                      <w:lang w:bidi="fa-IR"/>
                    </w:rPr>
                  </w:pPr>
                  <w:r>
                    <w:rPr>
                      <w:rFonts w:hint="cs"/>
                      <w:szCs w:val="24"/>
                      <w:rtl/>
                      <w:lang w:bidi="fa-IR"/>
                    </w:rPr>
                    <w:t>ث</w:t>
                  </w:r>
                </w:p>
              </w:txbxContent>
            </v:textbox>
            <w10:wrap anchorx="page"/>
          </v:shape>
        </w:pict>
      </w:r>
      <w:r w:rsidR="00FE1FBD">
        <w:rPr>
          <w:rFonts w:ascii="Diwani 3" w:hAnsi="Diwani 3"/>
          <w:szCs w:val="24"/>
          <w:rtl/>
        </w:rPr>
        <w:br w:type="page"/>
      </w: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E87AF0" w:rsidRPr="00C05FC2" w:rsidRDefault="00E87AF0" w:rsidP="005B3B97">
      <w:pPr>
        <w:spacing w:line="16" w:lineRule="atLeast"/>
        <w:ind w:firstLine="0"/>
        <w:jc w:val="center"/>
        <w:rPr>
          <w:rFonts w:ascii="Diwani 3" w:hAnsi="Diwani 3" w:cs="B Lotus"/>
          <w:b/>
          <w:bCs/>
          <w:sz w:val="28"/>
          <w:rtl/>
        </w:rPr>
      </w:pPr>
      <w:r w:rsidRPr="00C05FC2">
        <w:rPr>
          <w:rFonts w:ascii="Diwani 3" w:hAnsi="Diwani 3" w:cs="B Lotus" w:hint="cs"/>
          <w:b/>
          <w:bCs/>
          <w:sz w:val="28"/>
          <w:rtl/>
        </w:rPr>
        <w:t>فهرست مطالب</w:t>
      </w:r>
    </w:p>
    <w:tbl>
      <w:tblPr>
        <w:bidiVisual/>
        <w:tblW w:w="0" w:type="auto"/>
        <w:tblInd w:w="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20"/>
        <w:gridCol w:w="900"/>
      </w:tblGrid>
      <w:tr w:rsidR="00EC4BBC">
        <w:trPr>
          <w:trHeight w:val="367"/>
        </w:trPr>
        <w:tc>
          <w:tcPr>
            <w:tcW w:w="7920" w:type="dxa"/>
            <w:tcBorders>
              <w:top w:val="nil"/>
              <w:left w:val="nil"/>
              <w:bottom w:val="double" w:sz="4" w:space="0" w:color="auto"/>
              <w:right w:val="nil"/>
            </w:tcBorders>
          </w:tcPr>
          <w:p w:rsidR="00EC4BBC" w:rsidRPr="00C05FC2" w:rsidRDefault="00EC4BBC" w:rsidP="005B3B97">
            <w:pPr>
              <w:spacing w:line="16" w:lineRule="atLeast"/>
              <w:ind w:firstLine="0"/>
              <w:jc w:val="left"/>
              <w:rPr>
                <w:rFonts w:cs="B Lotus"/>
                <w:b/>
                <w:bCs/>
                <w:sz w:val="28"/>
                <w:rtl/>
              </w:rPr>
            </w:pPr>
            <w:r w:rsidRPr="00C05FC2">
              <w:rPr>
                <w:rFonts w:cs="B Lotus" w:hint="cs"/>
                <w:b/>
                <w:bCs/>
                <w:sz w:val="28"/>
                <w:rtl/>
              </w:rPr>
              <w:t>عنوان</w:t>
            </w:r>
          </w:p>
        </w:tc>
        <w:tc>
          <w:tcPr>
            <w:tcW w:w="900" w:type="dxa"/>
            <w:tcBorders>
              <w:top w:val="nil"/>
              <w:left w:val="nil"/>
              <w:bottom w:val="double" w:sz="4" w:space="0" w:color="auto"/>
              <w:right w:val="nil"/>
            </w:tcBorders>
            <w:tcMar>
              <w:left w:w="0" w:type="dxa"/>
              <w:right w:w="0" w:type="dxa"/>
            </w:tcMar>
          </w:tcPr>
          <w:p w:rsidR="00EC4BBC" w:rsidRPr="00C05FC2" w:rsidRDefault="00EC4BBC" w:rsidP="005B3B97">
            <w:pPr>
              <w:spacing w:line="16" w:lineRule="atLeast"/>
              <w:ind w:firstLine="0"/>
              <w:jc w:val="center"/>
              <w:rPr>
                <w:rFonts w:cs="B Lotus"/>
                <w:b/>
                <w:bCs/>
                <w:sz w:val="28"/>
                <w:rtl/>
              </w:rPr>
            </w:pPr>
            <w:r w:rsidRPr="00C05FC2">
              <w:rPr>
                <w:rFonts w:cs="B Lotus" w:hint="cs"/>
                <w:b/>
                <w:bCs/>
                <w:sz w:val="28"/>
                <w:rtl/>
              </w:rPr>
              <w:t>صفحه</w:t>
            </w:r>
          </w:p>
        </w:tc>
      </w:tr>
      <w:tr w:rsidR="00EC4BBC">
        <w:trPr>
          <w:trHeight w:val="367"/>
        </w:trPr>
        <w:tc>
          <w:tcPr>
            <w:tcW w:w="7920" w:type="dxa"/>
            <w:tcBorders>
              <w:top w:val="double" w:sz="4" w:space="0" w:color="auto"/>
              <w:left w:val="nil"/>
              <w:bottom w:val="nil"/>
              <w:right w:val="nil"/>
            </w:tcBorders>
          </w:tcPr>
          <w:p w:rsidR="00EC4BBC" w:rsidRPr="00EC4BBC" w:rsidRDefault="00EC4BBC" w:rsidP="005B3B97">
            <w:pPr>
              <w:spacing w:line="16" w:lineRule="atLeast"/>
              <w:ind w:firstLine="0"/>
              <w:rPr>
                <w:rFonts w:ascii="Diwani 3" w:hAnsi="Diwani 3"/>
                <w:szCs w:val="24"/>
                <w:rtl/>
              </w:rPr>
            </w:pPr>
            <w:r w:rsidRPr="00EA5648">
              <w:rPr>
                <w:rFonts w:ascii="Diwani 3" w:hAnsi="Diwani 3" w:hint="cs"/>
                <w:sz w:val="26"/>
                <w:szCs w:val="26"/>
                <w:rtl/>
              </w:rPr>
              <w:t>مقدمه</w:t>
            </w:r>
            <w:r w:rsidR="002300A1">
              <w:rPr>
                <w:rFonts w:ascii="Diwani 3" w:hAnsi="Diwani 3" w:hint="cs"/>
                <w:szCs w:val="24"/>
                <w:rtl/>
              </w:rPr>
              <w:t xml:space="preserve"> ..................................................................................</w:t>
            </w:r>
            <w:r w:rsidR="00EA5648">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double" w:sz="4" w:space="0" w:color="auto"/>
              <w:left w:val="nil"/>
              <w:bottom w:val="nil"/>
              <w:right w:val="nil"/>
            </w:tcBorders>
          </w:tcPr>
          <w:p w:rsidR="00EC4BBC" w:rsidRPr="00A64121" w:rsidRDefault="00EC4BBC" w:rsidP="005B3B97">
            <w:pPr>
              <w:spacing w:line="16" w:lineRule="atLeast"/>
              <w:ind w:firstLine="0"/>
              <w:jc w:val="right"/>
              <w:rPr>
                <w:rFonts w:ascii="Diwani 3" w:hAnsi="Diwani 3" w:cs="B Nazanin"/>
                <w:szCs w:val="24"/>
                <w:rtl/>
              </w:rPr>
            </w:pPr>
            <w:r w:rsidRPr="00A64121">
              <w:rPr>
                <w:rFonts w:ascii="Diwani 3" w:hAnsi="Diwani 3" w:cs="B Nazanin" w:hint="cs"/>
                <w:szCs w:val="24"/>
                <w:rtl/>
              </w:rPr>
              <w:t>1</w:t>
            </w:r>
          </w:p>
        </w:tc>
      </w:tr>
      <w:tr w:rsidR="00EC4BBC">
        <w:trPr>
          <w:trHeight w:val="367"/>
        </w:trPr>
        <w:tc>
          <w:tcPr>
            <w:tcW w:w="7920" w:type="dxa"/>
            <w:tcBorders>
              <w:top w:val="nil"/>
              <w:left w:val="nil"/>
              <w:bottom w:val="nil"/>
              <w:right w:val="nil"/>
            </w:tcBorders>
          </w:tcPr>
          <w:p w:rsidR="00EC4BBC" w:rsidRPr="00EC4BBC" w:rsidRDefault="00EC4BBC" w:rsidP="008D06DE">
            <w:pPr>
              <w:spacing w:line="16" w:lineRule="atLeast"/>
              <w:ind w:firstLine="0"/>
              <w:rPr>
                <w:rFonts w:ascii="Diwani 3" w:hAnsi="Diwani 3"/>
                <w:szCs w:val="24"/>
                <w:rtl/>
              </w:rPr>
            </w:pPr>
            <w:r w:rsidRPr="00EA5648">
              <w:rPr>
                <w:rFonts w:ascii="Diwani 3" w:hAnsi="Diwani 3" w:hint="cs"/>
                <w:sz w:val="26"/>
                <w:szCs w:val="26"/>
                <w:rtl/>
              </w:rPr>
              <w:t xml:space="preserve">فصل </w:t>
            </w:r>
            <w:r w:rsidR="00433998" w:rsidRPr="00EA5648">
              <w:rPr>
                <w:rFonts w:ascii="Diwani 3" w:hAnsi="Diwani 3" w:hint="cs"/>
                <w:sz w:val="26"/>
                <w:szCs w:val="26"/>
                <w:rtl/>
              </w:rPr>
              <w:t>يکم</w:t>
            </w:r>
            <w:r w:rsidR="00BF6EAB" w:rsidRPr="00EA5648">
              <w:rPr>
                <w:rFonts w:ascii="Diwani 3" w:hAnsi="Diwani 3" w:hint="cs"/>
                <w:sz w:val="26"/>
                <w:szCs w:val="26"/>
                <w:rtl/>
              </w:rPr>
              <w:t xml:space="preserve"> - </w:t>
            </w:r>
            <w:r w:rsidRPr="00EA5648">
              <w:rPr>
                <w:rFonts w:ascii="Diwani 3" w:hAnsi="Diwani 3" w:hint="cs"/>
                <w:sz w:val="26"/>
                <w:szCs w:val="26"/>
                <w:rtl/>
              </w:rPr>
              <w:t xml:space="preserve"> </w:t>
            </w:r>
            <w:r w:rsidR="008D06DE">
              <w:rPr>
                <w:rFonts w:hint="cs"/>
                <w:sz w:val="26"/>
                <w:szCs w:val="26"/>
                <w:rtl/>
              </w:rPr>
              <w:t>مرور کلی سیستم های تلفنی</w:t>
            </w:r>
            <w:r w:rsidR="002300A1">
              <w:rPr>
                <w:rFonts w:hint="cs"/>
                <w:szCs w:val="24"/>
                <w:rtl/>
              </w:rPr>
              <w:t>............................</w:t>
            </w:r>
            <w:r w:rsidR="00EA5648">
              <w:rPr>
                <w:rFonts w:hint="cs"/>
                <w:szCs w:val="24"/>
                <w:rtl/>
              </w:rPr>
              <w:t>...</w:t>
            </w:r>
            <w:r w:rsidR="002300A1">
              <w:rPr>
                <w:rFonts w:hint="cs"/>
                <w:szCs w:val="24"/>
                <w:rtl/>
              </w:rPr>
              <w:t>...........</w:t>
            </w:r>
            <w:r w:rsidR="00E10DA8">
              <w:rPr>
                <w:rFonts w:hint="cs"/>
                <w:szCs w:val="24"/>
                <w:rtl/>
              </w:rPr>
              <w:t>.......</w:t>
            </w:r>
            <w:r w:rsidR="002300A1">
              <w:rPr>
                <w:rFonts w:hint="cs"/>
                <w:szCs w:val="24"/>
                <w:rtl/>
              </w:rPr>
              <w:t>.................</w:t>
            </w:r>
            <w:r w:rsidR="009A347C">
              <w:rPr>
                <w:rFonts w:hint="cs"/>
                <w:szCs w:val="24"/>
                <w:rtl/>
              </w:rPr>
              <w:t xml:space="preserve"> </w:t>
            </w:r>
            <w:r w:rsidR="002300A1">
              <w:rPr>
                <w:rFonts w:hint="cs"/>
                <w:szCs w:val="24"/>
                <w:rtl/>
              </w:rPr>
              <w:t>..........................</w:t>
            </w:r>
          </w:p>
        </w:tc>
        <w:tc>
          <w:tcPr>
            <w:tcW w:w="900" w:type="dxa"/>
            <w:tcBorders>
              <w:top w:val="nil"/>
              <w:left w:val="nil"/>
              <w:bottom w:val="nil"/>
              <w:right w:val="nil"/>
            </w:tcBorders>
          </w:tcPr>
          <w:p w:rsidR="00EC4BBC" w:rsidRPr="00A64121" w:rsidRDefault="00EC4BBC" w:rsidP="005B3B97">
            <w:pPr>
              <w:spacing w:line="16" w:lineRule="atLeast"/>
              <w:ind w:firstLine="0"/>
              <w:jc w:val="right"/>
              <w:rPr>
                <w:rFonts w:ascii="Diwani 3" w:hAnsi="Diwani 3" w:cs="B Nazanin"/>
                <w:szCs w:val="24"/>
                <w:rtl/>
              </w:rPr>
            </w:pPr>
            <w:r w:rsidRPr="00A64121">
              <w:rPr>
                <w:rFonts w:ascii="Diwani 3" w:hAnsi="Diwani 3" w:cs="B Nazanin" w:hint="cs"/>
                <w:szCs w:val="24"/>
                <w:rtl/>
              </w:rPr>
              <w:t>2</w:t>
            </w:r>
          </w:p>
        </w:tc>
      </w:tr>
      <w:tr w:rsidR="00330962">
        <w:trPr>
          <w:trHeight w:val="367"/>
        </w:trPr>
        <w:tc>
          <w:tcPr>
            <w:tcW w:w="7920" w:type="dxa"/>
            <w:tcBorders>
              <w:top w:val="nil"/>
              <w:left w:val="nil"/>
              <w:bottom w:val="nil"/>
              <w:right w:val="nil"/>
            </w:tcBorders>
          </w:tcPr>
          <w:p w:rsidR="00330962" w:rsidRPr="00330962" w:rsidRDefault="00D30742" w:rsidP="001F754E">
            <w:pPr>
              <w:spacing w:line="16" w:lineRule="atLeast"/>
              <w:ind w:firstLine="0"/>
              <w:rPr>
                <w:rFonts w:ascii="Diwani 3" w:hAnsi="Diwani 3"/>
                <w:szCs w:val="24"/>
                <w:rtl/>
              </w:rPr>
            </w:pPr>
            <w:r>
              <w:rPr>
                <w:rFonts w:ascii="Diwani 3" w:hAnsi="Diwani 3" w:hint="cs"/>
                <w:szCs w:val="24"/>
                <w:rtl/>
              </w:rPr>
              <w:t xml:space="preserve">1-1- </w:t>
            </w:r>
            <w:r w:rsidR="008D06DE" w:rsidRPr="008D06DE">
              <w:rPr>
                <w:rFonts w:ascii="Diwani 3" w:hAnsi="Diwani 3"/>
                <w:szCs w:val="24"/>
                <w:rtl/>
              </w:rPr>
              <w:t xml:space="preserve">مرکز تلفن </w:t>
            </w:r>
            <w:r w:rsidR="00330962" w:rsidRPr="00330962">
              <w:rPr>
                <w:rFonts w:ascii="Diwani 3" w:hAnsi="Diwani 3"/>
                <w:szCs w:val="24"/>
                <w:rtl/>
              </w:rPr>
              <w:t>‏</w:t>
            </w:r>
            <w:r w:rsidR="002300A1">
              <w:rPr>
                <w:rFonts w:ascii="Diwani 3" w:hAnsi="Diwani 3" w:hint="cs"/>
                <w:szCs w:val="24"/>
                <w:rtl/>
              </w:rPr>
              <w:t xml:space="preserve"> .....................................</w:t>
            </w:r>
            <w:r w:rsidR="001F754E">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1F754E">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330962" w:rsidRPr="00A64121" w:rsidRDefault="00330962" w:rsidP="005B3B97">
            <w:pPr>
              <w:spacing w:line="16" w:lineRule="atLeast"/>
              <w:ind w:firstLine="0"/>
              <w:jc w:val="right"/>
              <w:rPr>
                <w:rFonts w:ascii="Diwani 3" w:hAnsi="Diwani 3" w:cs="B Nazanin"/>
                <w:szCs w:val="24"/>
                <w:rtl/>
              </w:rPr>
            </w:pPr>
            <w:r w:rsidRPr="00A64121">
              <w:rPr>
                <w:rFonts w:ascii="Diwani 3" w:hAnsi="Diwani 3" w:cs="B Nazanin" w:hint="cs"/>
                <w:szCs w:val="24"/>
                <w:rtl/>
              </w:rPr>
              <w:t>2</w:t>
            </w:r>
          </w:p>
        </w:tc>
      </w:tr>
      <w:tr w:rsidR="00330962">
        <w:trPr>
          <w:trHeight w:val="367"/>
        </w:trPr>
        <w:tc>
          <w:tcPr>
            <w:tcW w:w="7920" w:type="dxa"/>
            <w:tcBorders>
              <w:top w:val="nil"/>
              <w:left w:val="nil"/>
              <w:bottom w:val="nil"/>
              <w:right w:val="nil"/>
            </w:tcBorders>
          </w:tcPr>
          <w:p w:rsidR="00330962" w:rsidRPr="00027F6F" w:rsidRDefault="00D30742" w:rsidP="001F754E">
            <w:pPr>
              <w:pStyle w:val="Heading2"/>
              <w:spacing w:line="16" w:lineRule="atLeast"/>
              <w:ind w:firstLine="0"/>
              <w:rPr>
                <w:b w:val="0"/>
                <w:bCs w:val="0"/>
                <w:sz w:val="20"/>
                <w:szCs w:val="24"/>
                <w:rtl/>
              </w:rPr>
            </w:pPr>
            <w:r w:rsidRPr="00027F6F">
              <w:rPr>
                <w:rFonts w:hint="cs"/>
                <w:b w:val="0"/>
                <w:bCs w:val="0"/>
                <w:sz w:val="20"/>
                <w:szCs w:val="24"/>
                <w:rtl/>
              </w:rPr>
              <w:t xml:space="preserve">1-2- </w:t>
            </w:r>
            <w:r w:rsidR="008D06DE" w:rsidRPr="008D06DE">
              <w:rPr>
                <w:rFonts w:hint="cs"/>
                <w:b w:val="0"/>
                <w:bCs w:val="0"/>
                <w:sz w:val="20"/>
                <w:szCs w:val="24"/>
                <w:rtl/>
              </w:rPr>
              <w:t>مرکز تلفن نرم افزاری</w:t>
            </w:r>
            <w:r w:rsidR="002300A1">
              <w:rPr>
                <w:rFonts w:hint="cs"/>
                <w:b w:val="0"/>
                <w:bCs w:val="0"/>
                <w:sz w:val="20"/>
                <w:szCs w:val="24"/>
                <w:rtl/>
              </w:rPr>
              <w:t>............</w:t>
            </w:r>
            <w:r w:rsidR="008D06DE">
              <w:rPr>
                <w:rFonts w:hint="cs"/>
                <w:b w:val="0"/>
                <w:bCs w:val="0"/>
                <w:sz w:val="20"/>
                <w:szCs w:val="24"/>
                <w:rtl/>
              </w:rPr>
              <w:t xml:space="preserve"> </w:t>
            </w:r>
            <w:r w:rsidR="001F754E">
              <w:rPr>
                <w:rFonts w:hint="cs"/>
                <w:b w:val="0"/>
                <w:bCs w:val="0"/>
                <w:sz w:val="20"/>
                <w:szCs w:val="24"/>
                <w:rtl/>
              </w:rPr>
              <w:t>...........................................</w:t>
            </w:r>
            <w:r w:rsidR="008D06DE">
              <w:rPr>
                <w:rFonts w:hint="cs"/>
                <w:b w:val="0"/>
                <w:bCs w:val="0"/>
                <w:sz w:val="20"/>
                <w:szCs w:val="24"/>
                <w:rtl/>
              </w:rPr>
              <w:t>..............</w:t>
            </w:r>
            <w:r w:rsidR="002300A1">
              <w:rPr>
                <w:rFonts w:hint="cs"/>
                <w:b w:val="0"/>
                <w:bCs w:val="0"/>
                <w:sz w:val="20"/>
                <w:szCs w:val="24"/>
                <w:rtl/>
              </w:rPr>
              <w:t>..</w:t>
            </w:r>
            <w:r w:rsidR="00E10DA8">
              <w:rPr>
                <w:rFonts w:hint="cs"/>
                <w:b w:val="0"/>
                <w:bCs w:val="0"/>
                <w:sz w:val="20"/>
                <w:szCs w:val="24"/>
                <w:rtl/>
              </w:rPr>
              <w:t>......</w:t>
            </w:r>
            <w:r w:rsidR="002300A1">
              <w:rPr>
                <w:rFonts w:hint="cs"/>
                <w:b w:val="0"/>
                <w:bCs w:val="0"/>
                <w:sz w:val="20"/>
                <w:szCs w:val="24"/>
                <w:rtl/>
              </w:rPr>
              <w:t>..................</w:t>
            </w:r>
            <w:r w:rsidR="009A347C">
              <w:rPr>
                <w:rFonts w:hint="cs"/>
                <w:b w:val="0"/>
                <w:bCs w:val="0"/>
                <w:sz w:val="20"/>
                <w:szCs w:val="24"/>
                <w:rtl/>
              </w:rPr>
              <w:t xml:space="preserve"> </w:t>
            </w:r>
            <w:r w:rsidR="002300A1">
              <w:rPr>
                <w:rFonts w:hint="cs"/>
                <w:b w:val="0"/>
                <w:bCs w:val="0"/>
                <w:sz w:val="20"/>
                <w:szCs w:val="24"/>
                <w:rtl/>
              </w:rPr>
              <w:t>.........................</w:t>
            </w:r>
          </w:p>
        </w:tc>
        <w:tc>
          <w:tcPr>
            <w:tcW w:w="900" w:type="dxa"/>
            <w:tcBorders>
              <w:top w:val="nil"/>
              <w:left w:val="nil"/>
              <w:bottom w:val="nil"/>
              <w:right w:val="nil"/>
            </w:tcBorders>
          </w:tcPr>
          <w:p w:rsidR="00330962"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4</w:t>
            </w:r>
          </w:p>
        </w:tc>
      </w:tr>
      <w:tr w:rsidR="00330962">
        <w:trPr>
          <w:trHeight w:val="367"/>
        </w:trPr>
        <w:tc>
          <w:tcPr>
            <w:tcW w:w="7920" w:type="dxa"/>
            <w:tcBorders>
              <w:top w:val="nil"/>
              <w:left w:val="nil"/>
              <w:bottom w:val="nil"/>
              <w:right w:val="nil"/>
            </w:tcBorders>
          </w:tcPr>
          <w:p w:rsidR="00330962" w:rsidRPr="00D30742" w:rsidRDefault="00D30742" w:rsidP="001F754E">
            <w:pPr>
              <w:pStyle w:val="Heading3"/>
              <w:spacing w:before="0" w:after="0" w:line="16" w:lineRule="atLeast"/>
              <w:ind w:firstLine="0"/>
              <w:rPr>
                <w:b w:val="0"/>
                <w:bCs w:val="0"/>
                <w:sz w:val="20"/>
                <w:szCs w:val="24"/>
                <w:rtl/>
              </w:rPr>
            </w:pPr>
            <w:r w:rsidRPr="00D30742">
              <w:rPr>
                <w:rFonts w:hint="cs"/>
                <w:b w:val="0"/>
                <w:bCs w:val="0"/>
                <w:sz w:val="20"/>
                <w:szCs w:val="24"/>
                <w:rtl/>
              </w:rPr>
              <w:t xml:space="preserve">1-2-1- </w:t>
            </w:r>
            <w:r w:rsidR="008D06DE" w:rsidRPr="008D06DE">
              <w:rPr>
                <w:b w:val="0"/>
                <w:bCs w:val="0"/>
                <w:sz w:val="20"/>
                <w:szCs w:val="24"/>
                <w:rtl/>
              </w:rPr>
              <w:t>استر</w:t>
            </w:r>
            <w:r w:rsidR="008D06DE" w:rsidRPr="008D06DE">
              <w:rPr>
                <w:rFonts w:hint="cs"/>
                <w:b w:val="0"/>
                <w:bCs w:val="0"/>
                <w:sz w:val="20"/>
                <w:szCs w:val="24"/>
                <w:rtl/>
              </w:rPr>
              <w:t>ی</w:t>
            </w:r>
            <w:r w:rsidR="008D06DE" w:rsidRPr="008D06DE">
              <w:rPr>
                <w:rFonts w:hint="eastAsia"/>
                <w:b w:val="0"/>
                <w:bCs w:val="0"/>
                <w:sz w:val="20"/>
                <w:szCs w:val="24"/>
                <w:rtl/>
              </w:rPr>
              <w:t>سک</w:t>
            </w:r>
            <w:r w:rsidR="001F754E">
              <w:rPr>
                <w:rFonts w:hint="cs"/>
                <w:b w:val="0"/>
                <w:bCs w:val="0"/>
                <w:sz w:val="20"/>
                <w:szCs w:val="24"/>
                <w:rtl/>
              </w:rPr>
              <w:t xml:space="preserve"> .....................................................................................................................................</w:t>
            </w:r>
          </w:p>
        </w:tc>
        <w:tc>
          <w:tcPr>
            <w:tcW w:w="900" w:type="dxa"/>
            <w:tcBorders>
              <w:top w:val="nil"/>
              <w:left w:val="nil"/>
              <w:bottom w:val="nil"/>
              <w:right w:val="nil"/>
            </w:tcBorders>
          </w:tcPr>
          <w:p w:rsidR="00330962"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4</w:t>
            </w:r>
          </w:p>
        </w:tc>
      </w:tr>
      <w:tr w:rsidR="004522D6">
        <w:trPr>
          <w:trHeight w:val="367"/>
        </w:trPr>
        <w:tc>
          <w:tcPr>
            <w:tcW w:w="7920" w:type="dxa"/>
            <w:tcBorders>
              <w:top w:val="nil"/>
              <w:left w:val="nil"/>
              <w:bottom w:val="nil"/>
              <w:right w:val="nil"/>
            </w:tcBorders>
          </w:tcPr>
          <w:p w:rsidR="004522D6" w:rsidRPr="00D30742" w:rsidRDefault="004522D6" w:rsidP="001F754E">
            <w:pPr>
              <w:pStyle w:val="Heading3"/>
              <w:spacing w:before="0" w:after="0" w:line="16" w:lineRule="atLeast"/>
              <w:ind w:firstLine="0"/>
              <w:rPr>
                <w:b w:val="0"/>
                <w:bCs w:val="0"/>
                <w:sz w:val="20"/>
                <w:szCs w:val="24"/>
                <w:rtl/>
              </w:rPr>
            </w:pPr>
            <w:r w:rsidRPr="00D30742">
              <w:rPr>
                <w:rFonts w:hint="cs"/>
                <w:b w:val="0"/>
                <w:bCs w:val="0"/>
                <w:sz w:val="20"/>
                <w:szCs w:val="24"/>
                <w:rtl/>
              </w:rPr>
              <w:t>1-2-</w:t>
            </w:r>
            <w:r w:rsidR="001F754E" w:rsidRPr="001F754E">
              <w:rPr>
                <w:b w:val="0"/>
                <w:bCs w:val="0"/>
                <w:sz w:val="20"/>
                <w:szCs w:val="24"/>
                <w:rtl/>
              </w:rPr>
              <w:t>1-1- سرو</w:t>
            </w:r>
            <w:r w:rsidR="001F754E" w:rsidRPr="001F754E">
              <w:rPr>
                <w:rFonts w:hint="cs"/>
                <w:b w:val="0"/>
                <w:bCs w:val="0"/>
                <w:sz w:val="20"/>
                <w:szCs w:val="24"/>
                <w:rtl/>
              </w:rPr>
              <w:t>ی</w:t>
            </w:r>
            <w:r w:rsidR="001F754E" w:rsidRPr="001F754E">
              <w:rPr>
                <w:rFonts w:hint="eastAsia"/>
                <w:b w:val="0"/>
                <w:bCs w:val="0"/>
                <w:sz w:val="20"/>
                <w:szCs w:val="24"/>
                <w:rtl/>
              </w:rPr>
              <w:t>س</w:t>
            </w:r>
            <w:r w:rsidR="001F754E" w:rsidRPr="001F754E">
              <w:rPr>
                <w:b w:val="0"/>
                <w:bCs w:val="0"/>
                <w:sz w:val="20"/>
                <w:szCs w:val="24"/>
                <w:rtl/>
              </w:rPr>
              <w:t xml:space="preserve"> ها</w:t>
            </w:r>
            <w:r w:rsidR="001F754E" w:rsidRPr="001F754E">
              <w:rPr>
                <w:rFonts w:hint="cs"/>
                <w:b w:val="0"/>
                <w:bCs w:val="0"/>
                <w:sz w:val="20"/>
                <w:szCs w:val="24"/>
                <w:rtl/>
              </w:rPr>
              <w:t>ی</w:t>
            </w:r>
            <w:r w:rsidR="001F754E" w:rsidRPr="001F754E">
              <w:rPr>
                <w:b w:val="0"/>
                <w:bCs w:val="0"/>
                <w:sz w:val="20"/>
                <w:szCs w:val="24"/>
                <w:rtl/>
              </w:rPr>
              <w:t xml:space="preserve"> پاسخگو</w:t>
            </w:r>
            <w:r w:rsidR="001F754E" w:rsidRPr="001F754E">
              <w:rPr>
                <w:rFonts w:hint="cs"/>
                <w:b w:val="0"/>
                <w:bCs w:val="0"/>
                <w:sz w:val="20"/>
                <w:szCs w:val="24"/>
                <w:rtl/>
              </w:rPr>
              <w:t>ی</w:t>
            </w:r>
            <w:r w:rsidR="001F754E" w:rsidRPr="001F754E">
              <w:rPr>
                <w:b w:val="0"/>
                <w:bCs w:val="0"/>
                <w:sz w:val="20"/>
                <w:szCs w:val="24"/>
                <w:rtl/>
              </w:rPr>
              <w:t xml:space="preserve"> تعامل</w:t>
            </w:r>
            <w:r w:rsidR="001F754E" w:rsidRPr="001F754E">
              <w:rPr>
                <w:rFonts w:hint="cs"/>
                <w:b w:val="0"/>
                <w:bCs w:val="0"/>
                <w:sz w:val="20"/>
                <w:szCs w:val="24"/>
                <w:rtl/>
              </w:rPr>
              <w:t>ی</w:t>
            </w:r>
            <w:r w:rsidR="002300A1">
              <w:rPr>
                <w:rFonts w:hint="cs"/>
                <w:b w:val="0"/>
                <w:bCs w:val="0"/>
                <w:sz w:val="20"/>
                <w:szCs w:val="24"/>
                <w:rtl/>
              </w:rPr>
              <w:t>.......</w:t>
            </w:r>
            <w:r w:rsidR="001F754E">
              <w:rPr>
                <w:rFonts w:hint="cs"/>
                <w:b w:val="0"/>
                <w:bCs w:val="0"/>
                <w:sz w:val="20"/>
                <w:szCs w:val="24"/>
                <w:rtl/>
              </w:rPr>
              <w:t xml:space="preserve"> </w:t>
            </w:r>
            <w:r w:rsidR="002300A1">
              <w:rPr>
                <w:rFonts w:hint="cs"/>
                <w:b w:val="0"/>
                <w:bCs w:val="0"/>
                <w:sz w:val="20"/>
                <w:szCs w:val="24"/>
                <w:rtl/>
              </w:rPr>
              <w:t>........................................</w:t>
            </w:r>
            <w:r w:rsidR="00E10DA8">
              <w:rPr>
                <w:rFonts w:hint="cs"/>
                <w:b w:val="0"/>
                <w:bCs w:val="0"/>
                <w:sz w:val="20"/>
                <w:szCs w:val="24"/>
                <w:rtl/>
              </w:rPr>
              <w:t>...</w:t>
            </w:r>
            <w:r w:rsidR="001F754E">
              <w:rPr>
                <w:rFonts w:hint="cs"/>
                <w:b w:val="0"/>
                <w:bCs w:val="0"/>
                <w:sz w:val="20"/>
                <w:szCs w:val="24"/>
                <w:rtl/>
              </w:rPr>
              <w:t>....</w:t>
            </w:r>
            <w:r w:rsidR="00E10DA8">
              <w:rPr>
                <w:rFonts w:hint="cs"/>
                <w:b w:val="0"/>
                <w:bCs w:val="0"/>
                <w:sz w:val="20"/>
                <w:szCs w:val="24"/>
                <w:rtl/>
              </w:rPr>
              <w:t>.</w:t>
            </w:r>
            <w:r w:rsidR="002300A1">
              <w:rPr>
                <w:rFonts w:hint="cs"/>
                <w:b w:val="0"/>
                <w:bCs w:val="0"/>
                <w:sz w:val="20"/>
                <w:szCs w:val="24"/>
                <w:rtl/>
              </w:rPr>
              <w:t>.......</w:t>
            </w:r>
            <w:r w:rsidR="009A347C">
              <w:rPr>
                <w:rFonts w:hint="cs"/>
                <w:b w:val="0"/>
                <w:bCs w:val="0"/>
                <w:sz w:val="20"/>
                <w:szCs w:val="24"/>
                <w:rtl/>
              </w:rPr>
              <w:t xml:space="preserve">  </w:t>
            </w:r>
            <w:r w:rsidR="002300A1">
              <w:rPr>
                <w:rFonts w:hint="cs"/>
                <w:b w:val="0"/>
                <w:bCs w:val="0"/>
                <w:sz w:val="20"/>
                <w:szCs w:val="24"/>
                <w:rtl/>
              </w:rPr>
              <w:t>.................................</w:t>
            </w:r>
          </w:p>
        </w:tc>
        <w:tc>
          <w:tcPr>
            <w:tcW w:w="900" w:type="dxa"/>
            <w:tcBorders>
              <w:top w:val="nil"/>
              <w:left w:val="nil"/>
              <w:bottom w:val="nil"/>
              <w:right w:val="nil"/>
            </w:tcBorders>
          </w:tcPr>
          <w:p w:rsidR="004522D6"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6</w:t>
            </w:r>
          </w:p>
        </w:tc>
      </w:tr>
      <w:tr w:rsidR="00027F6F" w:rsidDel="005341F9">
        <w:trPr>
          <w:trHeight w:val="367"/>
          <w:del w:id="5" w:author="mohammad minoei" w:date="2015-09-07T20:24:00Z"/>
        </w:trPr>
        <w:tc>
          <w:tcPr>
            <w:tcW w:w="7920" w:type="dxa"/>
            <w:tcBorders>
              <w:top w:val="nil"/>
              <w:left w:val="nil"/>
              <w:bottom w:val="nil"/>
              <w:right w:val="nil"/>
            </w:tcBorders>
          </w:tcPr>
          <w:p w:rsidR="00027F6F" w:rsidDel="005341F9" w:rsidRDefault="00027F6F" w:rsidP="005B3B97">
            <w:pPr>
              <w:spacing w:line="16" w:lineRule="atLeast"/>
              <w:ind w:firstLine="0"/>
              <w:rPr>
                <w:del w:id="6" w:author="mohammad minoei" w:date="2015-09-07T20:24:00Z"/>
                <w:rFonts w:ascii="Diwani 3" w:hAnsi="Diwani 3"/>
                <w:szCs w:val="24"/>
                <w:rtl/>
              </w:rPr>
            </w:pPr>
            <w:del w:id="7" w:author="mohammad minoei" w:date="2015-09-07T20:05:00Z">
              <w:r w:rsidDel="009015DA">
                <w:rPr>
                  <w:rFonts w:ascii="Diwani 3" w:hAnsi="Diwani 3" w:hint="cs"/>
                  <w:szCs w:val="24"/>
                  <w:rtl/>
                </w:rPr>
                <w:delText xml:space="preserve">1-3- </w:delText>
              </w:r>
              <w:r w:rsidRPr="00027F6F" w:rsidDel="009015DA">
                <w:rPr>
                  <w:rFonts w:ascii="Diwani 3" w:hAnsi="Diwani 3" w:hint="cs"/>
                  <w:szCs w:val="24"/>
                  <w:rtl/>
                </w:rPr>
                <w:delText>توالي مطالب در يک پايان نامه</w:delText>
              </w:r>
              <w:r w:rsidR="002300A1" w:rsidDel="009015DA">
                <w:rPr>
                  <w:rFonts w:ascii="Diwani 3" w:hAnsi="Diwani 3" w:hint="cs"/>
                  <w:szCs w:val="24"/>
                  <w:rtl/>
                </w:rPr>
                <w:delText xml:space="preserve"> ...........................................................</w:delText>
              </w:r>
              <w:r w:rsidR="00E10DA8" w:rsidDel="009015DA">
                <w:rPr>
                  <w:rFonts w:ascii="Diwani 3" w:hAnsi="Diwani 3" w:hint="cs"/>
                  <w:szCs w:val="24"/>
                  <w:rtl/>
                </w:rPr>
                <w:delText>....</w:delText>
              </w:r>
              <w:r w:rsidR="002300A1" w:rsidDel="009015DA">
                <w:rPr>
                  <w:rFonts w:ascii="Diwani 3" w:hAnsi="Diwani 3" w:hint="cs"/>
                  <w:szCs w:val="24"/>
                  <w:rtl/>
                </w:rPr>
                <w:delText>......</w:delText>
              </w:r>
              <w:r w:rsidR="009A347C" w:rsidDel="009015DA">
                <w:rPr>
                  <w:rFonts w:ascii="Diwani 3" w:hAnsi="Diwani 3" w:hint="cs"/>
                  <w:szCs w:val="24"/>
                  <w:rtl/>
                </w:rPr>
                <w:delText xml:space="preserve">  </w:delText>
              </w:r>
              <w:r w:rsidR="002300A1" w:rsidDel="009015DA">
                <w:rPr>
                  <w:rFonts w:ascii="Diwani 3" w:hAnsi="Diwani 3" w:hint="cs"/>
                  <w:szCs w:val="24"/>
                  <w:rtl/>
                </w:rPr>
                <w:delText>..............................</w:delText>
              </w:r>
            </w:del>
          </w:p>
        </w:tc>
        <w:tc>
          <w:tcPr>
            <w:tcW w:w="900" w:type="dxa"/>
            <w:tcBorders>
              <w:top w:val="nil"/>
              <w:left w:val="nil"/>
              <w:bottom w:val="nil"/>
              <w:right w:val="nil"/>
            </w:tcBorders>
          </w:tcPr>
          <w:p w:rsidR="00027F6F" w:rsidRPr="00A64121" w:rsidDel="005341F9" w:rsidRDefault="004A12E4" w:rsidP="005B3B97">
            <w:pPr>
              <w:spacing w:line="16" w:lineRule="atLeast"/>
              <w:ind w:firstLine="0"/>
              <w:jc w:val="right"/>
              <w:rPr>
                <w:del w:id="8" w:author="mohammad minoei" w:date="2015-09-07T20:24:00Z"/>
                <w:rFonts w:ascii="Diwani 3" w:hAnsi="Diwani 3" w:cs="B Nazanin"/>
                <w:szCs w:val="24"/>
                <w:rtl/>
              </w:rPr>
            </w:pPr>
            <w:del w:id="9" w:author="mohammad minoei" w:date="2015-09-07T20:05:00Z">
              <w:r w:rsidRPr="00A64121" w:rsidDel="009015DA">
                <w:rPr>
                  <w:rFonts w:ascii="Diwani 3" w:hAnsi="Diwani 3" w:cs="B Nazanin" w:hint="cs"/>
                  <w:szCs w:val="24"/>
                  <w:rtl/>
                </w:rPr>
                <w:delText>7</w:delText>
              </w:r>
            </w:del>
          </w:p>
        </w:tc>
      </w:tr>
      <w:tr w:rsidR="004522D6" w:rsidDel="005341F9">
        <w:trPr>
          <w:trHeight w:val="367"/>
          <w:del w:id="10" w:author="mohammad minoei" w:date="2015-09-07T20:24:00Z"/>
        </w:trPr>
        <w:tc>
          <w:tcPr>
            <w:tcW w:w="7920" w:type="dxa"/>
            <w:tcBorders>
              <w:top w:val="nil"/>
              <w:left w:val="nil"/>
              <w:bottom w:val="nil"/>
              <w:right w:val="nil"/>
            </w:tcBorders>
          </w:tcPr>
          <w:p w:rsidR="004522D6" w:rsidDel="005341F9" w:rsidRDefault="00027F6F" w:rsidP="005B3B97">
            <w:pPr>
              <w:spacing w:line="16" w:lineRule="atLeast"/>
              <w:ind w:firstLine="0"/>
              <w:rPr>
                <w:del w:id="11" w:author="mohammad minoei" w:date="2015-09-07T20:24:00Z"/>
                <w:rFonts w:ascii="Diwani 3" w:hAnsi="Diwani 3"/>
                <w:szCs w:val="24"/>
                <w:rtl/>
              </w:rPr>
            </w:pPr>
            <w:del w:id="12" w:author="mohammad minoei" w:date="2015-09-07T20:05:00Z">
              <w:r w:rsidDel="009015DA">
                <w:rPr>
                  <w:rFonts w:ascii="Diwani 3" w:hAnsi="Diwani 3" w:hint="cs"/>
                  <w:szCs w:val="24"/>
                  <w:rtl/>
                </w:rPr>
                <w:delText xml:space="preserve">1-4- </w:delText>
              </w:r>
              <w:r w:rsidRPr="00027F6F" w:rsidDel="009015DA">
                <w:rPr>
                  <w:rFonts w:ascii="Diwani 3" w:hAnsi="Diwani 3" w:hint="cs"/>
                  <w:szCs w:val="24"/>
                  <w:rtl/>
                </w:rPr>
                <w:delText>نکات تکميلي در نگارش پايان نامه</w:delText>
              </w:r>
              <w:r w:rsidR="002300A1" w:rsidDel="009015DA">
                <w:rPr>
                  <w:rFonts w:ascii="Diwani 3" w:hAnsi="Diwani 3" w:hint="cs"/>
                  <w:szCs w:val="24"/>
                  <w:rtl/>
                </w:rPr>
                <w:delText xml:space="preserve"> ............................................................</w:delText>
              </w:r>
              <w:r w:rsidR="00E10DA8" w:rsidDel="009015DA">
                <w:rPr>
                  <w:rFonts w:ascii="Diwani 3" w:hAnsi="Diwani 3" w:hint="cs"/>
                  <w:szCs w:val="24"/>
                  <w:rtl/>
                </w:rPr>
                <w:delText>.....</w:delText>
              </w:r>
              <w:r w:rsidR="009A347C" w:rsidDel="009015DA">
                <w:rPr>
                  <w:rFonts w:ascii="Diwani 3" w:hAnsi="Diwani 3" w:hint="cs"/>
                  <w:szCs w:val="24"/>
                  <w:rtl/>
                </w:rPr>
                <w:delText xml:space="preserve"> </w:delText>
              </w:r>
              <w:r w:rsidR="002300A1" w:rsidDel="009015DA">
                <w:rPr>
                  <w:rFonts w:ascii="Diwani 3" w:hAnsi="Diwani 3" w:hint="cs"/>
                  <w:szCs w:val="24"/>
                  <w:rtl/>
                </w:rPr>
                <w:delText>.............................</w:delText>
              </w:r>
            </w:del>
          </w:p>
        </w:tc>
        <w:tc>
          <w:tcPr>
            <w:tcW w:w="900" w:type="dxa"/>
            <w:tcBorders>
              <w:top w:val="nil"/>
              <w:left w:val="nil"/>
              <w:bottom w:val="nil"/>
              <w:right w:val="nil"/>
            </w:tcBorders>
          </w:tcPr>
          <w:p w:rsidR="004522D6" w:rsidRPr="00A64121" w:rsidDel="005341F9" w:rsidRDefault="00027F6F" w:rsidP="005B3B97">
            <w:pPr>
              <w:spacing w:line="16" w:lineRule="atLeast"/>
              <w:ind w:firstLine="0"/>
              <w:jc w:val="right"/>
              <w:rPr>
                <w:del w:id="13" w:author="mohammad minoei" w:date="2015-09-07T20:24:00Z"/>
                <w:rFonts w:ascii="Diwani 3" w:hAnsi="Diwani 3" w:cs="B Nazanin"/>
                <w:szCs w:val="24"/>
                <w:rtl/>
              </w:rPr>
            </w:pPr>
            <w:del w:id="14" w:author="mohammad minoei" w:date="2015-09-07T20:05:00Z">
              <w:r w:rsidRPr="00A64121" w:rsidDel="009015DA">
                <w:rPr>
                  <w:rFonts w:ascii="Diwani 3" w:hAnsi="Diwani 3" w:cs="B Nazanin" w:hint="cs"/>
                  <w:szCs w:val="24"/>
                  <w:rtl/>
                </w:rPr>
                <w:delText>8</w:delText>
              </w:r>
            </w:del>
          </w:p>
        </w:tc>
      </w:tr>
      <w:tr w:rsidR="004522D6">
        <w:trPr>
          <w:trHeight w:val="367"/>
        </w:trPr>
        <w:tc>
          <w:tcPr>
            <w:tcW w:w="7920" w:type="dxa"/>
            <w:tcBorders>
              <w:top w:val="nil"/>
              <w:left w:val="nil"/>
              <w:bottom w:val="nil"/>
              <w:right w:val="nil"/>
            </w:tcBorders>
          </w:tcPr>
          <w:p w:rsidR="004522D6" w:rsidRPr="00EC4BBC" w:rsidRDefault="004522D6" w:rsidP="009015DA">
            <w:pPr>
              <w:spacing w:line="16" w:lineRule="atLeast"/>
              <w:ind w:firstLine="0"/>
              <w:rPr>
                <w:rFonts w:ascii="Diwani 3" w:hAnsi="Diwani 3"/>
                <w:szCs w:val="24"/>
                <w:rtl/>
                <w:lang w:bidi="fa-IR"/>
              </w:rPr>
              <w:pPrChange w:id="15" w:author="mohammad minoei" w:date="2015-09-07T20:05:00Z">
                <w:pPr>
                  <w:spacing w:line="16" w:lineRule="atLeast"/>
                  <w:ind w:firstLine="0"/>
                </w:pPr>
              </w:pPrChange>
            </w:pPr>
            <w:r w:rsidRPr="00EA5648">
              <w:rPr>
                <w:rFonts w:ascii="Diwani 3" w:hAnsi="Diwani 3" w:hint="cs"/>
                <w:sz w:val="26"/>
                <w:szCs w:val="26"/>
                <w:rtl/>
              </w:rPr>
              <w:t xml:space="preserve">فصل دوم- </w:t>
            </w:r>
            <w:del w:id="16" w:author="mohammad minoei" w:date="2015-09-07T20:05:00Z">
              <w:r w:rsidR="00027F6F" w:rsidRPr="00EA5648" w:rsidDel="009015DA">
                <w:rPr>
                  <w:rFonts w:ascii="Diwani 3" w:hAnsi="Diwani 3" w:hint="cs"/>
                  <w:sz w:val="26"/>
                  <w:szCs w:val="26"/>
                  <w:rtl/>
                  <w:lang w:bidi="fa-IR"/>
                </w:rPr>
                <w:delText>شيوه انتخاب و دفاع از</w:delText>
              </w:r>
            </w:del>
            <w:ins w:id="17" w:author="mohammad minoei" w:date="2015-09-07T20:05:00Z">
              <w:r w:rsidR="009015DA">
                <w:rPr>
                  <w:rFonts w:ascii="Diwani 3" w:hAnsi="Diwani 3" w:hint="cs"/>
                  <w:sz w:val="26"/>
                  <w:szCs w:val="26"/>
                  <w:rtl/>
                  <w:lang w:bidi="fa-IR"/>
                </w:rPr>
                <w:t>تحلیل</w:t>
              </w:r>
            </w:ins>
            <w:r w:rsidR="00027F6F" w:rsidRPr="00EA5648">
              <w:rPr>
                <w:rFonts w:ascii="Diwani 3" w:hAnsi="Diwani 3" w:hint="cs"/>
                <w:sz w:val="26"/>
                <w:szCs w:val="26"/>
                <w:rtl/>
                <w:lang w:bidi="fa-IR"/>
              </w:rPr>
              <w:t xml:space="preserve"> پروژه</w:t>
            </w:r>
            <w:r w:rsidR="002300A1">
              <w:rPr>
                <w:rFonts w:ascii="Diwani 3" w:hAnsi="Diwani 3" w:hint="cs"/>
                <w:szCs w:val="24"/>
                <w:rtl/>
                <w:lang w:bidi="fa-IR"/>
              </w:rPr>
              <w:t xml:space="preserve"> ..........................</w:t>
            </w:r>
            <w:r w:rsidR="00EA5648">
              <w:rPr>
                <w:rFonts w:ascii="Diwani 3" w:hAnsi="Diwani 3" w:hint="cs"/>
                <w:szCs w:val="24"/>
                <w:rtl/>
                <w:lang w:bidi="fa-IR"/>
              </w:rPr>
              <w:t>..</w:t>
            </w:r>
            <w:r w:rsidR="002300A1">
              <w:rPr>
                <w:rFonts w:ascii="Diwani 3" w:hAnsi="Diwani 3" w:hint="cs"/>
                <w:szCs w:val="24"/>
                <w:rtl/>
                <w:lang w:bidi="fa-IR"/>
              </w:rPr>
              <w:t>....................</w:t>
            </w:r>
            <w:ins w:id="18" w:author="mohammad minoei" w:date="2015-09-07T20:23:00Z">
              <w:r w:rsidR="005341F9">
                <w:rPr>
                  <w:rFonts w:ascii="Diwani 3" w:hAnsi="Diwani 3" w:hint="cs"/>
                  <w:szCs w:val="24"/>
                  <w:rtl/>
                  <w:lang w:bidi="fa-IR"/>
                </w:rPr>
                <w:t>................................</w:t>
              </w:r>
            </w:ins>
            <w:r w:rsidR="002300A1">
              <w:rPr>
                <w:rFonts w:ascii="Diwani 3" w:hAnsi="Diwani 3" w:hint="cs"/>
                <w:szCs w:val="24"/>
                <w:rtl/>
                <w:lang w:bidi="fa-IR"/>
              </w:rPr>
              <w:t>.........</w:t>
            </w:r>
            <w:r w:rsidR="00E10DA8">
              <w:rPr>
                <w:rFonts w:ascii="Diwani 3" w:hAnsi="Diwani 3" w:hint="cs"/>
                <w:szCs w:val="24"/>
                <w:rtl/>
                <w:lang w:bidi="fa-IR"/>
              </w:rPr>
              <w:t>.....</w:t>
            </w:r>
            <w:r w:rsidR="009A347C">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900" w:type="dxa"/>
            <w:tcBorders>
              <w:top w:val="nil"/>
              <w:left w:val="nil"/>
              <w:bottom w:val="nil"/>
              <w:right w:val="nil"/>
            </w:tcBorders>
          </w:tcPr>
          <w:p w:rsidR="004522D6" w:rsidRPr="00A64121" w:rsidRDefault="00027F6F" w:rsidP="005B3B97">
            <w:pPr>
              <w:spacing w:line="16" w:lineRule="atLeast"/>
              <w:ind w:firstLine="0"/>
              <w:jc w:val="right"/>
              <w:rPr>
                <w:rFonts w:ascii="Diwani 3" w:hAnsi="Diwani 3" w:cs="B Nazanin"/>
                <w:szCs w:val="24"/>
                <w:rtl/>
              </w:rPr>
            </w:pPr>
            <w:del w:id="19" w:author="mohammad minoei" w:date="2015-09-07T20:06:00Z">
              <w:r w:rsidRPr="00A64121" w:rsidDel="009015DA">
                <w:rPr>
                  <w:rFonts w:ascii="Diwani 3" w:hAnsi="Diwani 3" w:cs="B Nazanin" w:hint="cs"/>
                  <w:szCs w:val="24"/>
                  <w:rtl/>
                </w:rPr>
                <w:delText>10</w:delText>
              </w:r>
            </w:del>
            <w:ins w:id="20" w:author="mohammad minoei" w:date="2015-09-07T20:06:00Z">
              <w:r w:rsidR="009015DA">
                <w:rPr>
                  <w:rFonts w:ascii="Diwani 3" w:hAnsi="Diwani 3" w:cs="B Nazanin" w:hint="cs"/>
                  <w:szCs w:val="24"/>
                  <w:rtl/>
                </w:rPr>
                <w:t>4</w:t>
              </w:r>
            </w:ins>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lang w:bidi="fa-IR"/>
              </w:rPr>
            </w:pPr>
            <w:r>
              <w:rPr>
                <w:rFonts w:ascii="Diwani 3" w:hAnsi="Diwani 3" w:hint="cs"/>
                <w:szCs w:val="24"/>
                <w:rtl/>
                <w:lang w:bidi="fa-IR"/>
              </w:rPr>
              <w:t xml:space="preserve">2-1- </w:t>
            </w:r>
            <w:ins w:id="21" w:author="mohammad minoei" w:date="2015-09-07T20:06:00Z">
              <w:r w:rsidR="009015DA">
                <w:rPr>
                  <w:rtl/>
                  <w:lang w:bidi="fa-IR"/>
                </w:rPr>
                <w:t>امکان‌سنج</w:t>
              </w:r>
              <w:r w:rsidR="009015DA">
                <w:rPr>
                  <w:rFonts w:hint="cs"/>
                  <w:rtl/>
                  <w:lang w:bidi="fa-IR"/>
                </w:rPr>
                <w:t xml:space="preserve">ی </w:t>
              </w:r>
              <w:r w:rsidR="009015DA">
                <w:rPr>
                  <w:rtl/>
                  <w:lang w:bidi="fa-IR"/>
                </w:rPr>
                <w:t>سخت‌افزار</w:t>
              </w:r>
              <w:r w:rsidR="009015DA">
                <w:rPr>
                  <w:rFonts w:hint="cs"/>
                  <w:rtl/>
                  <w:lang w:bidi="fa-IR"/>
                </w:rPr>
                <w:t>ی</w:t>
              </w:r>
            </w:ins>
            <w:del w:id="22" w:author="mohammad minoei" w:date="2015-09-07T20:06:00Z">
              <w:r w:rsidRPr="00027F6F" w:rsidDel="009015DA">
                <w:rPr>
                  <w:rFonts w:ascii="Diwani 3" w:hAnsi="Diwani 3" w:hint="cs"/>
                  <w:szCs w:val="24"/>
                  <w:rtl/>
                  <w:lang w:bidi="fa-IR"/>
                </w:rPr>
                <w:delText>زمان انتخاب، تمديد و دفاع پروژه</w:delText>
              </w:r>
              <w:r w:rsidR="002300A1" w:rsidDel="009015DA">
                <w:rPr>
                  <w:rFonts w:ascii="Diwani 3" w:hAnsi="Diwani 3" w:hint="cs"/>
                  <w:szCs w:val="24"/>
                  <w:rtl/>
                  <w:lang w:bidi="fa-IR"/>
                </w:rPr>
                <w:delText xml:space="preserve"> </w:delText>
              </w:r>
            </w:del>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E10DA8">
              <w:rPr>
                <w:rFonts w:ascii="Diwani 3" w:hAnsi="Diwani 3" w:hint="cs"/>
                <w:szCs w:val="24"/>
                <w:rtl/>
                <w:lang w:bidi="fa-IR"/>
              </w:rPr>
              <w:t>...</w:t>
            </w:r>
            <w:r w:rsidR="002300A1">
              <w:rPr>
                <w:rFonts w:ascii="Diwani 3" w:hAnsi="Diwani 3" w:hint="cs"/>
                <w:szCs w:val="24"/>
                <w:rtl/>
                <w:lang w:bidi="fa-IR"/>
              </w:rPr>
              <w:t>..</w:t>
            </w:r>
            <w:ins w:id="23" w:author="mohammad minoei" w:date="2015-09-07T20:23:00Z">
              <w:r w:rsidR="005341F9">
                <w:rPr>
                  <w:rFonts w:ascii="Diwani 3" w:hAnsi="Diwani 3" w:hint="cs"/>
                  <w:szCs w:val="24"/>
                  <w:rtl/>
                  <w:lang w:bidi="fa-IR"/>
                </w:rPr>
                <w:t>............</w:t>
              </w:r>
            </w:ins>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p>
        </w:tc>
        <w:tc>
          <w:tcPr>
            <w:tcW w:w="900" w:type="dxa"/>
            <w:tcBorders>
              <w:top w:val="nil"/>
              <w:left w:val="nil"/>
              <w:bottom w:val="nil"/>
              <w:right w:val="nil"/>
            </w:tcBorders>
          </w:tcPr>
          <w:p w:rsidR="00027F6F" w:rsidRPr="00A64121" w:rsidRDefault="00027F6F" w:rsidP="005B3B97">
            <w:pPr>
              <w:spacing w:line="16" w:lineRule="atLeast"/>
              <w:ind w:firstLine="0"/>
              <w:jc w:val="right"/>
              <w:rPr>
                <w:rFonts w:ascii="Diwani 3" w:hAnsi="Diwani 3" w:cs="B Nazanin"/>
                <w:szCs w:val="24"/>
                <w:rtl/>
              </w:rPr>
            </w:pPr>
            <w:del w:id="24" w:author="mohammad minoei" w:date="2015-09-07T20:06:00Z">
              <w:r w:rsidRPr="00A64121" w:rsidDel="009015DA">
                <w:rPr>
                  <w:rFonts w:ascii="Diwani 3" w:hAnsi="Diwani 3" w:cs="B Nazanin" w:hint="cs"/>
                  <w:szCs w:val="24"/>
                  <w:rtl/>
                </w:rPr>
                <w:delText>10</w:delText>
              </w:r>
            </w:del>
            <w:ins w:id="25" w:author="mohammad minoei" w:date="2015-09-07T20:06:00Z">
              <w:r w:rsidR="009015DA">
                <w:rPr>
                  <w:rFonts w:ascii="Diwani 3" w:hAnsi="Diwani 3" w:cs="B Nazanin" w:hint="cs"/>
                  <w:szCs w:val="24"/>
                  <w:rtl/>
                </w:rPr>
                <w:t>4</w:t>
              </w:r>
            </w:ins>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rPr>
            </w:pPr>
            <w:r>
              <w:rPr>
                <w:rFonts w:ascii="Diwani 3" w:hAnsi="Diwani 3" w:hint="cs"/>
                <w:szCs w:val="24"/>
                <w:rtl/>
                <w:lang w:bidi="fa-IR"/>
              </w:rPr>
              <w:t xml:space="preserve">2-2- </w:t>
            </w:r>
            <w:ins w:id="26" w:author="mohammad minoei" w:date="2015-09-07T20:06:00Z">
              <w:r w:rsidR="009015DA">
                <w:rPr>
                  <w:rtl/>
                  <w:lang w:bidi="fa-IR"/>
                </w:rPr>
                <w:t>امکان‌سنج</w:t>
              </w:r>
              <w:r w:rsidR="009015DA">
                <w:rPr>
                  <w:rFonts w:hint="cs"/>
                  <w:rtl/>
                  <w:lang w:bidi="fa-IR"/>
                </w:rPr>
                <w:t xml:space="preserve">ی </w:t>
              </w:r>
              <w:r w:rsidR="009015DA">
                <w:rPr>
                  <w:rtl/>
                  <w:lang w:bidi="fa-IR"/>
                </w:rPr>
                <w:t>نرم‌افزار</w:t>
              </w:r>
              <w:r w:rsidR="009015DA">
                <w:rPr>
                  <w:rFonts w:hint="cs"/>
                  <w:rtl/>
                  <w:lang w:bidi="fa-IR"/>
                </w:rPr>
                <w:t>ی</w:t>
              </w:r>
            </w:ins>
            <w:del w:id="27" w:author="mohammad minoei" w:date="2015-09-07T20:06:00Z">
              <w:r w:rsidRPr="00027F6F" w:rsidDel="009015DA">
                <w:rPr>
                  <w:rFonts w:ascii="Diwani 3" w:hAnsi="Diwani 3" w:hint="cs"/>
                  <w:szCs w:val="24"/>
                  <w:rtl/>
                  <w:lang w:bidi="fa-IR"/>
                </w:rPr>
                <w:delText>مراحل دفاع از پروژه</w:delText>
              </w:r>
              <w:r w:rsidR="002300A1" w:rsidDel="009015DA">
                <w:rPr>
                  <w:rFonts w:ascii="Diwani 3" w:hAnsi="Diwani 3" w:hint="cs"/>
                  <w:szCs w:val="24"/>
                  <w:rtl/>
                  <w:lang w:bidi="fa-IR"/>
                </w:rPr>
                <w:delText xml:space="preserve"> </w:delText>
              </w:r>
            </w:del>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900" w:type="dxa"/>
            <w:tcBorders>
              <w:top w:val="nil"/>
              <w:left w:val="nil"/>
              <w:bottom w:val="nil"/>
              <w:right w:val="nil"/>
            </w:tcBorders>
          </w:tcPr>
          <w:p w:rsidR="00027F6F" w:rsidRPr="00A64121" w:rsidRDefault="00027F6F" w:rsidP="005B3B97">
            <w:pPr>
              <w:spacing w:line="16" w:lineRule="atLeast"/>
              <w:ind w:firstLine="0"/>
              <w:jc w:val="right"/>
              <w:rPr>
                <w:rFonts w:ascii="Diwani 3" w:hAnsi="Diwani 3" w:cs="B Nazanin"/>
                <w:szCs w:val="24"/>
                <w:rtl/>
              </w:rPr>
            </w:pPr>
            <w:del w:id="28" w:author="mohammad minoei" w:date="2015-09-07T20:06:00Z">
              <w:r w:rsidRPr="00A64121" w:rsidDel="009015DA">
                <w:rPr>
                  <w:rFonts w:ascii="Diwani 3" w:hAnsi="Diwani 3" w:cs="B Nazanin" w:hint="cs"/>
                  <w:szCs w:val="24"/>
                  <w:rtl/>
                </w:rPr>
                <w:delText>12</w:delText>
              </w:r>
            </w:del>
            <w:ins w:id="29" w:author="mohammad minoei" w:date="2015-09-07T20:06:00Z">
              <w:r w:rsidR="009015DA">
                <w:rPr>
                  <w:rFonts w:ascii="Diwani 3" w:hAnsi="Diwani 3" w:cs="B Nazanin" w:hint="cs"/>
                  <w:szCs w:val="24"/>
                  <w:rtl/>
                </w:rPr>
                <w:t>4</w:t>
              </w:r>
            </w:ins>
          </w:p>
        </w:tc>
      </w:tr>
      <w:tr w:rsidR="00E52C8B">
        <w:trPr>
          <w:trHeight w:val="367"/>
        </w:trPr>
        <w:tc>
          <w:tcPr>
            <w:tcW w:w="7920" w:type="dxa"/>
            <w:tcBorders>
              <w:top w:val="nil"/>
              <w:left w:val="nil"/>
              <w:bottom w:val="nil"/>
              <w:right w:val="nil"/>
            </w:tcBorders>
          </w:tcPr>
          <w:p w:rsidR="00E52C8B" w:rsidRPr="00E52C8B" w:rsidRDefault="009015DA" w:rsidP="005B3B97">
            <w:pPr>
              <w:spacing w:line="16" w:lineRule="atLeast"/>
              <w:ind w:firstLine="0"/>
              <w:rPr>
                <w:rFonts w:ascii="Diwani 3" w:hAnsi="Diwani 3"/>
                <w:szCs w:val="24"/>
                <w:rtl/>
              </w:rPr>
            </w:pPr>
            <w:ins w:id="30" w:author="mohammad minoei" w:date="2015-09-07T20:07:00Z">
              <w:r w:rsidRPr="009015DA">
                <w:rPr>
                  <w:rFonts w:ascii="Diwani 3" w:hAnsi="Diwani 3"/>
                  <w:szCs w:val="24"/>
                  <w:rtl/>
                </w:rPr>
                <w:t>2-2-1- استر</w:t>
              </w:r>
              <w:r w:rsidRPr="009015DA">
                <w:rPr>
                  <w:rFonts w:ascii="Diwani 3" w:hAnsi="Diwani 3" w:hint="cs"/>
                  <w:szCs w:val="24"/>
                  <w:rtl/>
                </w:rPr>
                <w:t>ی</w:t>
              </w:r>
              <w:r w:rsidRPr="009015DA">
                <w:rPr>
                  <w:rFonts w:ascii="Diwani 3" w:hAnsi="Diwani 3" w:hint="eastAsia"/>
                  <w:szCs w:val="24"/>
                  <w:rtl/>
                </w:rPr>
                <w:t>سک</w:t>
              </w:r>
            </w:ins>
            <w:del w:id="31" w:author="mohammad minoei" w:date="2015-09-07T20:07:00Z">
              <w:r w:rsidR="00E52C8B" w:rsidDel="009015DA">
                <w:rPr>
                  <w:rFonts w:ascii="Diwani 3" w:hAnsi="Diwani 3" w:hint="cs"/>
                  <w:szCs w:val="24"/>
                  <w:rtl/>
                </w:rPr>
                <w:delText xml:space="preserve">2-3- </w:delText>
              </w:r>
            </w:del>
            <w:ins w:id="32" w:author="mohammad minoei" w:date="2015-09-07T20:07:00Z">
              <w:r>
                <w:rPr>
                  <w:rFonts w:ascii="Diwani 3" w:hAnsi="Diwani 3" w:hint="cs"/>
                  <w:szCs w:val="24"/>
                  <w:rtl/>
                </w:rPr>
                <w:t>.......................................................</w:t>
              </w:r>
            </w:ins>
            <w:del w:id="33" w:author="mohammad minoei" w:date="2015-09-07T20:06:00Z">
              <w:r w:rsidR="00E52C8B" w:rsidRPr="00E52C8B" w:rsidDel="009015DA">
                <w:rPr>
                  <w:rFonts w:ascii="Diwani 3" w:hAnsi="Diwani 3"/>
                  <w:szCs w:val="24"/>
                  <w:rtl/>
                </w:rPr>
                <w:delText>چند توصيه کاربردي براي انجام صحيح پروژه</w:delText>
              </w:r>
              <w:r w:rsidR="00E52C8B" w:rsidDel="009015DA">
                <w:rPr>
                  <w:rFonts w:ascii="Diwani 3" w:hAnsi="Diwani 3" w:hint="cs"/>
                  <w:szCs w:val="24"/>
                  <w:rtl/>
                </w:rPr>
                <w:delText xml:space="preserve"> </w:delText>
              </w:r>
            </w:del>
            <w:r w:rsidR="00E52C8B">
              <w:rPr>
                <w:rFonts w:ascii="Diwani 3" w:hAnsi="Diwani 3" w:hint="cs"/>
                <w:szCs w:val="24"/>
                <w:rtl/>
              </w:rPr>
              <w:t>.................................................</w:t>
            </w:r>
            <w:r w:rsidR="009A347C">
              <w:rPr>
                <w:rFonts w:ascii="Diwani 3" w:hAnsi="Diwani 3" w:hint="cs"/>
                <w:szCs w:val="24"/>
                <w:rtl/>
              </w:rPr>
              <w:t xml:space="preserve"> </w:t>
            </w:r>
            <w:r w:rsidR="00E52C8B">
              <w:rPr>
                <w:rFonts w:ascii="Diwani 3" w:hAnsi="Diwani 3" w:hint="cs"/>
                <w:szCs w:val="24"/>
                <w:rtl/>
              </w:rPr>
              <w:t>....................</w:t>
            </w:r>
            <w:r w:rsidR="009A347C">
              <w:rPr>
                <w:rFonts w:ascii="Diwani 3" w:hAnsi="Diwani 3" w:hint="cs"/>
                <w:szCs w:val="24"/>
                <w:rtl/>
              </w:rPr>
              <w:t xml:space="preserve"> </w:t>
            </w:r>
            <w:r w:rsidR="00E52C8B">
              <w:rPr>
                <w:rFonts w:ascii="Diwani 3" w:hAnsi="Diwani 3" w:hint="cs"/>
                <w:szCs w:val="24"/>
                <w:rtl/>
              </w:rPr>
              <w:t>..........</w:t>
            </w:r>
          </w:p>
        </w:tc>
        <w:tc>
          <w:tcPr>
            <w:tcW w:w="900" w:type="dxa"/>
            <w:tcBorders>
              <w:top w:val="nil"/>
              <w:left w:val="nil"/>
              <w:bottom w:val="nil"/>
              <w:right w:val="nil"/>
            </w:tcBorders>
          </w:tcPr>
          <w:p w:rsidR="00E52C8B" w:rsidRPr="00A64121" w:rsidRDefault="00E52C8B" w:rsidP="009015DA">
            <w:pPr>
              <w:tabs>
                <w:tab w:val="right" w:pos="684"/>
              </w:tabs>
              <w:spacing w:line="16" w:lineRule="atLeast"/>
              <w:ind w:firstLine="0"/>
              <w:rPr>
                <w:rFonts w:ascii="Diwani 3" w:hAnsi="Diwani 3" w:cs="B Nazanin"/>
                <w:szCs w:val="24"/>
                <w:rtl/>
                <w:lang w:bidi="fa-IR"/>
              </w:rPr>
              <w:pPrChange w:id="34" w:author="mohammad minoei" w:date="2015-09-07T20:07:00Z">
                <w:pPr>
                  <w:tabs>
                    <w:tab w:val="right" w:pos="684"/>
                  </w:tabs>
                  <w:spacing w:line="16" w:lineRule="atLeast"/>
                  <w:ind w:firstLine="0"/>
                </w:pPr>
              </w:pPrChange>
            </w:pPr>
            <w:r>
              <w:rPr>
                <w:rFonts w:ascii="Diwani 3" w:hAnsi="Diwani 3" w:cs="B Nazanin"/>
                <w:szCs w:val="24"/>
                <w:rtl/>
              </w:rPr>
              <w:tab/>
            </w:r>
            <w:del w:id="35" w:author="mohammad minoei" w:date="2015-09-07T20:07:00Z">
              <w:r w:rsidDel="009015DA">
                <w:rPr>
                  <w:rFonts w:ascii="Diwani 3" w:hAnsi="Diwani 3" w:cs="B Nazanin" w:hint="cs"/>
                  <w:szCs w:val="24"/>
                  <w:rtl/>
                </w:rPr>
                <w:delText>14</w:delText>
              </w:r>
            </w:del>
            <w:ins w:id="36" w:author="mohammad minoei" w:date="2015-09-07T20:07:00Z">
              <w:r w:rsidR="009015DA">
                <w:rPr>
                  <w:rFonts w:ascii="Diwani 3" w:hAnsi="Diwani 3" w:cs="B Nazanin" w:hint="cs"/>
                  <w:szCs w:val="24"/>
                  <w:rtl/>
                </w:rPr>
                <w:t>5</w:t>
              </w:r>
            </w:ins>
          </w:p>
        </w:tc>
      </w:tr>
      <w:tr w:rsidR="009015DA" w:rsidTr="00B41D4C">
        <w:trPr>
          <w:trHeight w:val="367"/>
          <w:ins w:id="37" w:author="mohammad minoei" w:date="2015-09-07T20:10:00Z"/>
        </w:trPr>
        <w:tc>
          <w:tcPr>
            <w:tcW w:w="7920" w:type="dxa"/>
            <w:tcBorders>
              <w:top w:val="nil"/>
              <w:left w:val="nil"/>
              <w:bottom w:val="nil"/>
              <w:right w:val="nil"/>
            </w:tcBorders>
          </w:tcPr>
          <w:p w:rsidR="009015DA" w:rsidRPr="00E52C8B" w:rsidRDefault="009015DA" w:rsidP="009015DA">
            <w:pPr>
              <w:spacing w:line="16" w:lineRule="atLeast"/>
              <w:ind w:firstLine="0"/>
              <w:rPr>
                <w:ins w:id="38" w:author="mohammad minoei" w:date="2015-09-07T20:10:00Z"/>
                <w:rFonts w:ascii="Diwani 3" w:hAnsi="Diwani 3"/>
                <w:szCs w:val="24"/>
                <w:rtl/>
              </w:rPr>
              <w:pPrChange w:id="39" w:author="mohammad minoei" w:date="2015-09-07T20:10:00Z">
                <w:pPr>
                  <w:spacing w:line="16" w:lineRule="atLeast"/>
                  <w:ind w:firstLine="0"/>
                </w:pPr>
              </w:pPrChange>
            </w:pPr>
            <w:ins w:id="40" w:author="mohammad minoei" w:date="2015-09-07T20:10:00Z">
              <w:r w:rsidRPr="009015DA">
                <w:rPr>
                  <w:rFonts w:ascii="Diwani 3" w:hAnsi="Diwani 3"/>
                  <w:szCs w:val="24"/>
                  <w:rtl/>
                </w:rPr>
                <w:t>2-2-2- نود ج</w:t>
              </w:r>
              <w:r w:rsidRPr="009015DA">
                <w:rPr>
                  <w:rFonts w:ascii="Diwani 3" w:hAnsi="Diwani 3" w:hint="cs"/>
                  <w:szCs w:val="24"/>
                  <w:rtl/>
                </w:rPr>
                <w:t>ی</w:t>
              </w:r>
              <w:r w:rsidRPr="009015DA">
                <w:rPr>
                  <w:rFonts w:ascii="Diwani 3" w:hAnsi="Diwani 3"/>
                  <w:szCs w:val="24"/>
                  <w:rtl/>
                </w:rPr>
                <w:t xml:space="preserve"> اس</w:t>
              </w:r>
              <w:r>
                <w:rPr>
                  <w:rFonts w:ascii="Diwani 3" w:hAnsi="Diwani 3" w:hint="cs"/>
                  <w:szCs w:val="24"/>
                  <w:rtl/>
                </w:rPr>
                <w:t>....................................................................................................... .................... ..........</w:t>
              </w:r>
            </w:ins>
          </w:p>
        </w:tc>
        <w:tc>
          <w:tcPr>
            <w:tcW w:w="900" w:type="dxa"/>
            <w:tcBorders>
              <w:top w:val="nil"/>
              <w:left w:val="nil"/>
              <w:bottom w:val="nil"/>
              <w:right w:val="nil"/>
            </w:tcBorders>
          </w:tcPr>
          <w:p w:rsidR="009015DA" w:rsidRPr="00A64121" w:rsidRDefault="009015DA" w:rsidP="00B41D4C">
            <w:pPr>
              <w:tabs>
                <w:tab w:val="right" w:pos="684"/>
              </w:tabs>
              <w:spacing w:line="16" w:lineRule="atLeast"/>
              <w:ind w:firstLine="0"/>
              <w:rPr>
                <w:ins w:id="41" w:author="mohammad minoei" w:date="2015-09-07T20:10:00Z"/>
                <w:rFonts w:ascii="Diwani 3" w:hAnsi="Diwani 3" w:cs="B Nazanin"/>
                <w:szCs w:val="24"/>
                <w:rtl/>
                <w:lang w:bidi="fa-IR"/>
              </w:rPr>
            </w:pPr>
            <w:ins w:id="42" w:author="mohammad minoei" w:date="2015-09-07T20:10:00Z">
              <w:r>
                <w:rPr>
                  <w:rFonts w:ascii="Diwani 3" w:hAnsi="Diwani 3" w:cs="B Nazanin"/>
                  <w:szCs w:val="24"/>
                  <w:rtl/>
                </w:rPr>
                <w:tab/>
              </w:r>
              <w:r>
                <w:rPr>
                  <w:rFonts w:ascii="Diwani 3" w:hAnsi="Diwani 3" w:cs="B Nazanin" w:hint="cs"/>
                  <w:szCs w:val="24"/>
                  <w:rtl/>
                </w:rPr>
                <w:t>5</w:t>
              </w:r>
            </w:ins>
          </w:p>
        </w:tc>
      </w:tr>
      <w:tr w:rsidR="009015DA" w:rsidTr="00B41D4C">
        <w:trPr>
          <w:trHeight w:val="367"/>
          <w:ins w:id="43" w:author="mohammad minoei" w:date="2015-09-07T20:10:00Z"/>
        </w:trPr>
        <w:tc>
          <w:tcPr>
            <w:tcW w:w="7920" w:type="dxa"/>
            <w:tcBorders>
              <w:top w:val="nil"/>
              <w:left w:val="nil"/>
              <w:bottom w:val="nil"/>
              <w:right w:val="nil"/>
            </w:tcBorders>
          </w:tcPr>
          <w:p w:rsidR="009015DA" w:rsidRPr="00E52C8B" w:rsidRDefault="009015DA" w:rsidP="009015DA">
            <w:pPr>
              <w:spacing w:line="16" w:lineRule="atLeast"/>
              <w:ind w:firstLine="0"/>
              <w:rPr>
                <w:ins w:id="44" w:author="mohammad minoei" w:date="2015-09-07T20:10:00Z"/>
                <w:rFonts w:ascii="Diwani 3" w:hAnsi="Diwani 3"/>
                <w:szCs w:val="24"/>
                <w:rtl/>
              </w:rPr>
              <w:pPrChange w:id="45" w:author="mohammad minoei" w:date="2015-09-07T20:11:00Z">
                <w:pPr>
                  <w:spacing w:line="16" w:lineRule="atLeast"/>
                  <w:ind w:firstLine="0"/>
                </w:pPr>
              </w:pPrChange>
            </w:pPr>
            <w:ins w:id="46" w:author="mohammad minoei" w:date="2015-09-07T20:11:00Z">
              <w:r w:rsidRPr="009015DA">
                <w:rPr>
                  <w:rFonts w:ascii="Diwani 3" w:hAnsi="Diwani 3"/>
                  <w:szCs w:val="24"/>
                  <w:rtl/>
                </w:rPr>
                <w:t>2-2-3- مونگو د</w:t>
              </w:r>
              <w:r w:rsidRPr="009015DA">
                <w:rPr>
                  <w:rFonts w:ascii="Diwani 3" w:hAnsi="Diwani 3" w:hint="cs"/>
                  <w:szCs w:val="24"/>
                  <w:rtl/>
                </w:rPr>
                <w:t>ی</w:t>
              </w:r>
              <w:r w:rsidRPr="009015DA">
                <w:rPr>
                  <w:rFonts w:ascii="Diwani 3" w:hAnsi="Diwani 3"/>
                  <w:szCs w:val="24"/>
                  <w:rtl/>
                </w:rPr>
                <w:t xml:space="preserve"> ب</w:t>
              </w:r>
              <w:r w:rsidRPr="009015DA">
                <w:rPr>
                  <w:rFonts w:ascii="Diwani 3" w:hAnsi="Diwani 3" w:hint="cs"/>
                  <w:szCs w:val="24"/>
                  <w:rtl/>
                </w:rPr>
                <w:t>ی</w:t>
              </w:r>
            </w:ins>
            <w:ins w:id="47" w:author="mohammad minoei" w:date="2015-09-07T20:10:00Z">
              <w:r>
                <w:rPr>
                  <w:rFonts w:ascii="Diwani 3" w:hAnsi="Diwani 3" w:hint="cs"/>
                  <w:szCs w:val="24"/>
                  <w:rtl/>
                </w:rPr>
                <w:t>..............</w:t>
              </w:r>
            </w:ins>
            <w:ins w:id="48" w:author="mohammad minoei" w:date="2015-09-07T20:11:00Z">
              <w:r>
                <w:rPr>
                  <w:rFonts w:ascii="Diwani 3" w:hAnsi="Diwani 3" w:hint="cs"/>
                  <w:szCs w:val="24"/>
                  <w:rtl/>
                </w:rPr>
                <w:t>......</w:t>
              </w:r>
            </w:ins>
            <w:ins w:id="49" w:author="mohammad minoei" w:date="2015-09-07T20:10:00Z">
              <w:r>
                <w:rPr>
                  <w:rFonts w:ascii="Diwani 3" w:hAnsi="Diwani 3" w:hint="cs"/>
                  <w:szCs w:val="24"/>
                  <w:rtl/>
                </w:rPr>
                <w:t>................................................................................ .................... ..........</w:t>
              </w:r>
            </w:ins>
          </w:p>
        </w:tc>
        <w:tc>
          <w:tcPr>
            <w:tcW w:w="900" w:type="dxa"/>
            <w:tcBorders>
              <w:top w:val="nil"/>
              <w:left w:val="nil"/>
              <w:bottom w:val="nil"/>
              <w:right w:val="nil"/>
            </w:tcBorders>
          </w:tcPr>
          <w:p w:rsidR="009015DA" w:rsidRPr="00A64121" w:rsidRDefault="009015DA" w:rsidP="00B41D4C">
            <w:pPr>
              <w:tabs>
                <w:tab w:val="right" w:pos="684"/>
              </w:tabs>
              <w:spacing w:line="16" w:lineRule="atLeast"/>
              <w:ind w:firstLine="0"/>
              <w:rPr>
                <w:ins w:id="50" w:author="mohammad minoei" w:date="2015-09-07T20:10:00Z"/>
                <w:rFonts w:ascii="Diwani 3" w:hAnsi="Diwani 3" w:cs="B Nazanin"/>
                <w:szCs w:val="24"/>
                <w:rtl/>
                <w:lang w:bidi="fa-IR"/>
              </w:rPr>
            </w:pPr>
            <w:ins w:id="51" w:author="mohammad minoei" w:date="2015-09-07T20:10:00Z">
              <w:r>
                <w:rPr>
                  <w:rFonts w:ascii="Diwani 3" w:hAnsi="Diwani 3" w:cs="B Nazanin"/>
                  <w:szCs w:val="24"/>
                  <w:rtl/>
                </w:rPr>
                <w:tab/>
              </w:r>
              <w:r>
                <w:rPr>
                  <w:rFonts w:ascii="Diwani 3" w:hAnsi="Diwani 3" w:cs="B Nazanin" w:hint="cs"/>
                  <w:szCs w:val="24"/>
                  <w:rtl/>
                </w:rPr>
                <w:t>5</w:t>
              </w:r>
            </w:ins>
          </w:p>
        </w:tc>
      </w:tr>
      <w:tr w:rsidR="009015DA" w:rsidTr="00B41D4C">
        <w:trPr>
          <w:trHeight w:val="367"/>
          <w:ins w:id="52" w:author="mohammad minoei" w:date="2015-09-07T20:11:00Z"/>
        </w:trPr>
        <w:tc>
          <w:tcPr>
            <w:tcW w:w="7920" w:type="dxa"/>
            <w:tcBorders>
              <w:top w:val="nil"/>
              <w:left w:val="nil"/>
              <w:bottom w:val="nil"/>
              <w:right w:val="nil"/>
            </w:tcBorders>
          </w:tcPr>
          <w:p w:rsidR="009015DA" w:rsidRPr="00E52C8B" w:rsidRDefault="00865336" w:rsidP="00865336">
            <w:pPr>
              <w:spacing w:line="16" w:lineRule="atLeast"/>
              <w:ind w:firstLine="0"/>
              <w:rPr>
                <w:ins w:id="53" w:author="mohammad minoei" w:date="2015-09-07T20:11:00Z"/>
                <w:rFonts w:ascii="Diwani 3" w:hAnsi="Diwani 3"/>
                <w:szCs w:val="24"/>
                <w:rtl/>
              </w:rPr>
              <w:pPrChange w:id="54" w:author="mohammad minoei" w:date="2015-09-07T20:12:00Z">
                <w:pPr>
                  <w:spacing w:line="16" w:lineRule="atLeast"/>
                  <w:ind w:firstLine="0"/>
                </w:pPr>
              </w:pPrChange>
            </w:pPr>
            <w:ins w:id="55" w:author="mohammad minoei" w:date="2015-09-07T20:12:00Z">
              <w:r w:rsidRPr="00865336">
                <w:rPr>
                  <w:rFonts w:ascii="Diwani 3" w:hAnsi="Diwani 3"/>
                  <w:szCs w:val="24"/>
                  <w:rtl/>
                </w:rPr>
                <w:t>2-3-1- مورد کاربرد ها</w:t>
              </w:r>
            </w:ins>
            <w:ins w:id="56" w:author="mohammad minoei" w:date="2015-09-07T20:11:00Z">
              <w:r w:rsidR="009015DA">
                <w:rPr>
                  <w:rFonts w:ascii="Diwani 3" w:hAnsi="Diwani 3" w:hint="cs"/>
                  <w:szCs w:val="24"/>
                  <w:rtl/>
                </w:rPr>
                <w:t>............................................................................................... .................... ..........</w:t>
              </w:r>
            </w:ins>
          </w:p>
        </w:tc>
        <w:tc>
          <w:tcPr>
            <w:tcW w:w="900" w:type="dxa"/>
            <w:tcBorders>
              <w:top w:val="nil"/>
              <w:left w:val="nil"/>
              <w:bottom w:val="nil"/>
              <w:right w:val="nil"/>
            </w:tcBorders>
          </w:tcPr>
          <w:p w:rsidR="009015DA" w:rsidRPr="00A64121" w:rsidRDefault="009015DA" w:rsidP="00B41D4C">
            <w:pPr>
              <w:tabs>
                <w:tab w:val="right" w:pos="684"/>
              </w:tabs>
              <w:spacing w:line="16" w:lineRule="atLeast"/>
              <w:ind w:firstLine="0"/>
              <w:rPr>
                <w:ins w:id="57" w:author="mohammad minoei" w:date="2015-09-07T20:11:00Z"/>
                <w:rFonts w:ascii="Diwani 3" w:hAnsi="Diwani 3" w:cs="B Nazanin"/>
                <w:szCs w:val="24"/>
                <w:rtl/>
                <w:lang w:bidi="fa-IR"/>
              </w:rPr>
            </w:pPr>
            <w:ins w:id="58" w:author="mohammad minoei" w:date="2015-09-07T20:11:00Z">
              <w:r>
                <w:rPr>
                  <w:rFonts w:ascii="Diwani 3" w:hAnsi="Diwani 3" w:cs="B Nazanin"/>
                  <w:szCs w:val="24"/>
                  <w:rtl/>
                </w:rPr>
                <w:tab/>
              </w:r>
              <w:r>
                <w:rPr>
                  <w:rFonts w:ascii="Diwani 3" w:hAnsi="Diwani 3" w:cs="B Nazanin" w:hint="cs"/>
                  <w:szCs w:val="24"/>
                  <w:rtl/>
                </w:rPr>
                <w:t>5</w:t>
              </w:r>
            </w:ins>
          </w:p>
        </w:tc>
      </w:tr>
      <w:tr w:rsidR="00865336" w:rsidTr="00B41D4C">
        <w:trPr>
          <w:trHeight w:val="367"/>
          <w:ins w:id="59" w:author="mohammad minoei" w:date="2015-09-07T20:13:00Z"/>
        </w:trPr>
        <w:tc>
          <w:tcPr>
            <w:tcW w:w="7920" w:type="dxa"/>
            <w:tcBorders>
              <w:top w:val="nil"/>
              <w:left w:val="nil"/>
              <w:bottom w:val="nil"/>
              <w:right w:val="nil"/>
            </w:tcBorders>
          </w:tcPr>
          <w:p w:rsidR="00865336" w:rsidRPr="00E52C8B" w:rsidRDefault="00865336" w:rsidP="00B41D4C">
            <w:pPr>
              <w:spacing w:line="16" w:lineRule="atLeast"/>
              <w:ind w:firstLine="0"/>
              <w:rPr>
                <w:ins w:id="60" w:author="mohammad minoei" w:date="2015-09-07T20:13:00Z"/>
                <w:rFonts w:ascii="Diwani 3" w:hAnsi="Diwani 3"/>
                <w:szCs w:val="24"/>
                <w:rtl/>
              </w:rPr>
            </w:pPr>
            <w:ins w:id="61" w:author="mohammad minoei" w:date="2015-09-07T20:13:00Z">
              <w:r w:rsidRPr="00865336">
                <w:rPr>
                  <w:rFonts w:ascii="Diwani 3" w:hAnsi="Diwani 3"/>
                  <w:szCs w:val="24"/>
                  <w:rtl/>
                </w:rPr>
                <w:t>2-3-1- نمودار حالت</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tabs>
                <w:tab w:val="right" w:pos="684"/>
              </w:tabs>
              <w:spacing w:line="16" w:lineRule="atLeast"/>
              <w:ind w:firstLine="0"/>
              <w:rPr>
                <w:ins w:id="62" w:author="mohammad minoei" w:date="2015-09-07T20:13:00Z"/>
                <w:rFonts w:ascii="Diwani 3" w:hAnsi="Diwani 3" w:cs="B Nazanin"/>
                <w:szCs w:val="24"/>
                <w:rtl/>
                <w:lang w:bidi="fa-IR"/>
              </w:rPr>
            </w:pPr>
            <w:ins w:id="63" w:author="mohammad minoei" w:date="2015-09-07T20:13:00Z">
              <w:r>
                <w:rPr>
                  <w:rFonts w:ascii="Diwani 3" w:hAnsi="Diwani 3" w:cs="B Nazanin"/>
                  <w:szCs w:val="24"/>
                  <w:rtl/>
                </w:rPr>
                <w:tab/>
              </w:r>
              <w:r>
                <w:rPr>
                  <w:rFonts w:ascii="Diwani 3" w:hAnsi="Diwani 3" w:cs="B Nazanin" w:hint="cs"/>
                  <w:szCs w:val="24"/>
                  <w:rtl/>
                </w:rPr>
                <w:t>5</w:t>
              </w:r>
            </w:ins>
          </w:p>
        </w:tc>
      </w:tr>
      <w:tr w:rsidR="009015DA">
        <w:trPr>
          <w:trHeight w:val="367"/>
        </w:trPr>
        <w:tc>
          <w:tcPr>
            <w:tcW w:w="7920" w:type="dxa"/>
            <w:tcBorders>
              <w:top w:val="nil"/>
              <w:left w:val="nil"/>
              <w:bottom w:val="nil"/>
              <w:right w:val="nil"/>
            </w:tcBorders>
          </w:tcPr>
          <w:p w:rsidR="009015DA" w:rsidRPr="009015DA" w:rsidRDefault="009015DA" w:rsidP="005B3B97">
            <w:pPr>
              <w:spacing w:line="16" w:lineRule="atLeast"/>
              <w:ind w:firstLine="0"/>
              <w:rPr>
                <w:rFonts w:ascii="Diwani 3" w:hAnsi="Diwani 3"/>
                <w:szCs w:val="24"/>
                <w:rtl/>
              </w:rPr>
            </w:pPr>
            <w:del w:id="64" w:author="mohammad minoei" w:date="2015-09-07T20:10:00Z">
              <w:r w:rsidRPr="009015DA" w:rsidDel="009015DA">
                <w:rPr>
                  <w:rFonts w:ascii="Diwani 3" w:hAnsi="Diwani 3"/>
                  <w:szCs w:val="24"/>
                  <w:rtl/>
                </w:rPr>
                <w:delText>2-2-2- نود ج</w:delText>
              </w:r>
              <w:r w:rsidRPr="009015DA" w:rsidDel="009015DA">
                <w:rPr>
                  <w:rFonts w:ascii="Diwani 3" w:hAnsi="Diwani 3" w:hint="cs"/>
                  <w:szCs w:val="24"/>
                  <w:rtl/>
                </w:rPr>
                <w:delText>ی</w:delText>
              </w:r>
              <w:r w:rsidRPr="009015DA" w:rsidDel="009015DA">
                <w:rPr>
                  <w:rFonts w:ascii="Diwani 3" w:hAnsi="Diwani 3"/>
                  <w:szCs w:val="24"/>
                  <w:rtl/>
                </w:rPr>
                <w:delText xml:space="preserve"> اس</w:delText>
              </w:r>
              <w:r w:rsidDel="009015DA">
                <w:rPr>
                  <w:rFonts w:ascii="Diwani 3" w:hAnsi="Diwani 3" w:hint="cs"/>
                  <w:szCs w:val="24"/>
                  <w:rtl/>
                </w:rPr>
                <w:delText xml:space="preserve"> ....................................................................................................................................</w:delText>
              </w:r>
            </w:del>
          </w:p>
        </w:tc>
        <w:tc>
          <w:tcPr>
            <w:tcW w:w="900" w:type="dxa"/>
            <w:tcBorders>
              <w:top w:val="nil"/>
              <w:left w:val="nil"/>
              <w:bottom w:val="nil"/>
              <w:right w:val="nil"/>
            </w:tcBorders>
          </w:tcPr>
          <w:p w:rsidR="009015DA" w:rsidRDefault="009015DA" w:rsidP="009015DA">
            <w:pPr>
              <w:tabs>
                <w:tab w:val="right" w:pos="684"/>
              </w:tabs>
              <w:spacing w:line="16" w:lineRule="atLeast"/>
              <w:ind w:firstLine="0"/>
              <w:rPr>
                <w:rFonts w:ascii="Diwani 3" w:hAnsi="Diwani 3" w:cs="B Nazanin"/>
                <w:szCs w:val="24"/>
                <w:rtl/>
              </w:rPr>
            </w:pPr>
          </w:p>
        </w:tc>
      </w:tr>
      <w:tr w:rsidR="004522D6">
        <w:trPr>
          <w:trHeight w:val="367"/>
        </w:trPr>
        <w:tc>
          <w:tcPr>
            <w:tcW w:w="7920" w:type="dxa"/>
            <w:tcBorders>
              <w:top w:val="nil"/>
              <w:left w:val="nil"/>
              <w:bottom w:val="nil"/>
              <w:right w:val="nil"/>
            </w:tcBorders>
          </w:tcPr>
          <w:p w:rsidR="004522D6" w:rsidRDefault="00865336" w:rsidP="005B3B97">
            <w:pPr>
              <w:spacing w:line="16" w:lineRule="atLeast"/>
              <w:ind w:firstLine="0"/>
              <w:rPr>
                <w:rFonts w:ascii="Diwani 3" w:hAnsi="Diwani 3"/>
                <w:szCs w:val="24"/>
                <w:rtl/>
              </w:rPr>
            </w:pPr>
            <w:ins w:id="65" w:author="mohammad minoei" w:date="2015-09-07T20:13:00Z">
              <w:r w:rsidRPr="00865336">
                <w:rPr>
                  <w:rFonts w:ascii="Diwani 3" w:hAnsi="Diwani 3"/>
                  <w:sz w:val="26"/>
                  <w:szCs w:val="26"/>
                  <w:rtl/>
                </w:rPr>
                <w:t>فصل سوم- پ</w:t>
              </w:r>
              <w:r w:rsidRPr="00865336">
                <w:rPr>
                  <w:rFonts w:ascii="Diwani 3" w:hAnsi="Diwani 3" w:hint="cs"/>
                  <w:sz w:val="26"/>
                  <w:szCs w:val="26"/>
                  <w:rtl/>
                </w:rPr>
                <w:t>ی</w:t>
              </w:r>
              <w:r w:rsidRPr="00865336">
                <w:rPr>
                  <w:rFonts w:ascii="Diwani 3" w:hAnsi="Diwani 3" w:hint="eastAsia"/>
                  <w:sz w:val="26"/>
                  <w:szCs w:val="26"/>
                  <w:rtl/>
                </w:rPr>
                <w:t>اده</w:t>
              </w:r>
              <w:r w:rsidRPr="00865336">
                <w:rPr>
                  <w:rFonts w:ascii="Diwani 3" w:hAnsi="Diwani 3"/>
                  <w:sz w:val="26"/>
                  <w:szCs w:val="26"/>
                  <w:rtl/>
                </w:rPr>
                <w:t xml:space="preserve"> ساز</w:t>
              </w:r>
              <w:r w:rsidRPr="00865336">
                <w:rPr>
                  <w:rFonts w:ascii="Diwani 3" w:hAnsi="Diwani 3" w:hint="cs"/>
                  <w:sz w:val="26"/>
                  <w:szCs w:val="26"/>
                  <w:rtl/>
                </w:rPr>
                <w:t>ی</w:t>
              </w:r>
              <w:r w:rsidRPr="00865336">
                <w:rPr>
                  <w:rFonts w:ascii="Diwani 3" w:hAnsi="Diwani 3"/>
                  <w:sz w:val="26"/>
                  <w:szCs w:val="26"/>
                  <w:rtl/>
                </w:rPr>
                <w:t xml:space="preserve"> پروژه</w:t>
              </w:r>
            </w:ins>
            <w:del w:id="66" w:author="mohammad minoei" w:date="2015-09-07T20:13:00Z">
              <w:r w:rsidR="004522D6" w:rsidRPr="00EA5648" w:rsidDel="00865336">
                <w:rPr>
                  <w:rFonts w:ascii="Diwani 3" w:hAnsi="Diwani 3" w:hint="cs"/>
                  <w:sz w:val="26"/>
                  <w:szCs w:val="26"/>
                  <w:rtl/>
                </w:rPr>
                <w:delText xml:space="preserve">فصل سوم- </w:delText>
              </w:r>
              <w:r w:rsidR="00027F6F" w:rsidRPr="00EA5648" w:rsidDel="00865336">
                <w:rPr>
                  <w:rFonts w:ascii="Diwani 3" w:hAnsi="Diwani 3" w:hint="cs"/>
                  <w:sz w:val="26"/>
                  <w:szCs w:val="26"/>
                  <w:rtl/>
                </w:rPr>
                <w:delText>شيوه ارزشيابي و مصوبات کميته پروژه</w:delText>
              </w:r>
              <w:r w:rsidR="002300A1" w:rsidDel="00865336">
                <w:rPr>
                  <w:rFonts w:ascii="Diwani 3" w:hAnsi="Diwani 3" w:hint="cs"/>
                  <w:szCs w:val="24"/>
                  <w:rtl/>
                </w:rPr>
                <w:delText xml:space="preserve"> </w:delText>
              </w:r>
            </w:del>
            <w:ins w:id="67" w:author="mohammad minoei" w:date="2015-09-07T20:13:00Z">
              <w:r>
                <w:rPr>
                  <w:rFonts w:ascii="Diwani 3" w:hAnsi="Diwani 3" w:hint="cs"/>
                  <w:szCs w:val="24"/>
                  <w:rtl/>
                </w:rPr>
                <w:t>....................................</w:t>
              </w:r>
            </w:ins>
            <w:r w:rsidR="002300A1">
              <w:rPr>
                <w:rFonts w:ascii="Diwani 3" w:hAnsi="Diwani 3" w:hint="cs"/>
                <w:szCs w:val="24"/>
                <w:rtl/>
              </w:rPr>
              <w:t>.......</w:t>
            </w:r>
            <w:r w:rsidR="00EA564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7E0286" w:rsidP="005B3B97">
            <w:pPr>
              <w:spacing w:line="16" w:lineRule="atLeast"/>
              <w:ind w:firstLine="0"/>
              <w:jc w:val="right"/>
              <w:rPr>
                <w:rFonts w:ascii="Diwani 3" w:hAnsi="Diwani 3" w:cs="B Nazanin"/>
                <w:szCs w:val="24"/>
                <w:rtl/>
              </w:rPr>
            </w:pPr>
            <w:del w:id="68" w:author="mohammad minoei" w:date="2015-09-07T20:07:00Z">
              <w:r w:rsidDel="009015DA">
                <w:rPr>
                  <w:rFonts w:ascii="Diwani 3" w:hAnsi="Diwani 3" w:cs="B Nazanin" w:hint="cs"/>
                  <w:szCs w:val="24"/>
                  <w:rtl/>
                </w:rPr>
                <w:delText>1</w:delText>
              </w:r>
            </w:del>
            <w:r>
              <w:rPr>
                <w:rFonts w:ascii="Diwani 3" w:hAnsi="Diwani 3" w:cs="B Nazanin" w:hint="cs"/>
                <w:szCs w:val="24"/>
                <w:rtl/>
              </w:rPr>
              <w:t>5</w:t>
            </w:r>
          </w:p>
        </w:tc>
      </w:tr>
      <w:tr w:rsidR="00027F6F">
        <w:trPr>
          <w:trHeight w:val="367"/>
        </w:trPr>
        <w:tc>
          <w:tcPr>
            <w:tcW w:w="7920" w:type="dxa"/>
            <w:tcBorders>
              <w:top w:val="nil"/>
              <w:left w:val="nil"/>
              <w:bottom w:val="nil"/>
              <w:right w:val="nil"/>
            </w:tcBorders>
          </w:tcPr>
          <w:p w:rsidR="00027F6F" w:rsidRDefault="00027F6F" w:rsidP="00865336">
            <w:pPr>
              <w:spacing w:line="16" w:lineRule="atLeast"/>
              <w:ind w:firstLine="0"/>
              <w:rPr>
                <w:rFonts w:ascii="Diwani 3" w:hAnsi="Diwani 3"/>
                <w:szCs w:val="24"/>
                <w:rtl/>
              </w:rPr>
              <w:pPrChange w:id="69" w:author="mohammad minoei" w:date="2015-09-07T20:14:00Z">
                <w:pPr>
                  <w:spacing w:line="16" w:lineRule="atLeast"/>
                  <w:ind w:firstLine="0"/>
                </w:pPr>
              </w:pPrChange>
            </w:pPr>
            <w:r w:rsidRPr="00027F6F">
              <w:rPr>
                <w:rFonts w:ascii="Diwani 3" w:hAnsi="Diwani 3" w:hint="cs"/>
                <w:szCs w:val="24"/>
                <w:rtl/>
              </w:rPr>
              <w:t xml:space="preserve">3-1- </w:t>
            </w:r>
            <w:ins w:id="70" w:author="mohammad minoei" w:date="2015-09-07T20:14:00Z">
              <w:r w:rsidR="00865336" w:rsidRPr="00865336">
                <w:rPr>
                  <w:rFonts w:ascii="Diwani 3" w:hAnsi="Diwani 3"/>
                  <w:szCs w:val="24"/>
                  <w:rtl/>
                </w:rPr>
                <w:t>پ</w:t>
              </w:r>
              <w:r w:rsidR="00865336" w:rsidRPr="00865336">
                <w:rPr>
                  <w:rFonts w:ascii="Diwani 3" w:hAnsi="Diwani 3" w:hint="cs"/>
                  <w:szCs w:val="24"/>
                  <w:rtl/>
                </w:rPr>
                <w:t>ی</w:t>
              </w:r>
              <w:r w:rsidR="00865336" w:rsidRPr="00865336">
                <w:rPr>
                  <w:rFonts w:ascii="Diwani 3" w:hAnsi="Diwani 3" w:hint="eastAsia"/>
                  <w:szCs w:val="24"/>
                  <w:rtl/>
                </w:rPr>
                <w:t>اده</w:t>
              </w:r>
              <w:r w:rsidR="00865336" w:rsidRPr="00865336">
                <w:rPr>
                  <w:rFonts w:ascii="Diwani 3" w:hAnsi="Diwani 3"/>
                  <w:szCs w:val="24"/>
                  <w:rtl/>
                </w:rPr>
                <w:t xml:space="preserve"> ساز</w:t>
              </w:r>
              <w:r w:rsidR="00865336" w:rsidRPr="00865336">
                <w:rPr>
                  <w:rFonts w:ascii="Diwani 3" w:hAnsi="Diwani 3" w:hint="cs"/>
                  <w:szCs w:val="24"/>
                  <w:rtl/>
                </w:rPr>
                <w:t>ی</w:t>
              </w:r>
              <w:r w:rsidR="00865336" w:rsidRPr="00865336">
                <w:rPr>
                  <w:rFonts w:ascii="Diwani 3" w:hAnsi="Diwani 3"/>
                  <w:szCs w:val="24"/>
                  <w:rtl/>
                </w:rPr>
                <w:t xml:space="preserve"> پاسخگو</w:t>
              </w:r>
              <w:r w:rsidR="00865336" w:rsidRPr="00865336">
                <w:rPr>
                  <w:rFonts w:ascii="Diwani 3" w:hAnsi="Diwani 3" w:hint="cs"/>
                  <w:szCs w:val="24"/>
                  <w:rtl/>
                </w:rPr>
                <w:t>ی</w:t>
              </w:r>
              <w:r w:rsidR="00865336" w:rsidRPr="00865336">
                <w:rPr>
                  <w:rFonts w:ascii="Diwani 3" w:hAnsi="Diwani 3"/>
                  <w:szCs w:val="24"/>
                  <w:rtl/>
                </w:rPr>
                <w:t xml:space="preserve"> تعامل</w:t>
              </w:r>
              <w:r w:rsidR="00865336" w:rsidRPr="00865336">
                <w:rPr>
                  <w:rFonts w:ascii="Diwani 3" w:hAnsi="Diwani 3" w:hint="cs"/>
                  <w:szCs w:val="24"/>
                  <w:rtl/>
                </w:rPr>
                <w:t>ی</w:t>
              </w:r>
            </w:ins>
            <w:del w:id="71" w:author="mohammad minoei" w:date="2015-09-07T20:14:00Z">
              <w:r w:rsidRPr="00027F6F" w:rsidDel="00865336">
                <w:rPr>
                  <w:rFonts w:ascii="Diwani 3" w:hAnsi="Diwani 3" w:hint="cs"/>
                  <w:szCs w:val="24"/>
                  <w:rtl/>
                </w:rPr>
                <w:delText>ارزشيابي پايان نامه</w:delText>
              </w:r>
              <w:r w:rsidR="002300A1" w:rsidDel="00865336">
                <w:rPr>
                  <w:rFonts w:ascii="Diwani 3" w:hAnsi="Diwani 3" w:hint="cs"/>
                  <w:szCs w:val="24"/>
                  <w:rtl/>
                </w:rPr>
                <w:delText xml:space="preserve"> ............</w:delText>
              </w:r>
            </w:del>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nil"/>
              <w:left w:val="nil"/>
              <w:bottom w:val="nil"/>
              <w:right w:val="nil"/>
            </w:tcBorders>
          </w:tcPr>
          <w:p w:rsidR="00027F6F" w:rsidRPr="00A64121" w:rsidRDefault="007E0286" w:rsidP="005B3B97">
            <w:pPr>
              <w:spacing w:line="16" w:lineRule="atLeast"/>
              <w:ind w:firstLine="0"/>
              <w:jc w:val="right"/>
              <w:rPr>
                <w:rFonts w:ascii="Diwani 3" w:hAnsi="Diwani 3" w:cs="B Nazanin"/>
                <w:szCs w:val="24"/>
                <w:rtl/>
                <w:lang w:bidi="fa-IR"/>
              </w:rPr>
            </w:pPr>
            <w:del w:id="72" w:author="mohammad minoei" w:date="2015-09-07T20:07:00Z">
              <w:r w:rsidDel="009015DA">
                <w:rPr>
                  <w:rFonts w:ascii="Diwani 3" w:hAnsi="Diwani 3" w:cs="B Nazanin" w:hint="cs"/>
                  <w:szCs w:val="24"/>
                  <w:rtl/>
                </w:rPr>
                <w:delText>1</w:delText>
              </w:r>
            </w:del>
            <w:r>
              <w:rPr>
                <w:rFonts w:ascii="Diwani 3" w:hAnsi="Diwani 3" w:cs="B Nazanin" w:hint="cs"/>
                <w:szCs w:val="24"/>
                <w:rtl/>
              </w:rPr>
              <w:t>5</w:t>
            </w:r>
          </w:p>
        </w:tc>
      </w:tr>
      <w:tr w:rsidR="00027F6F">
        <w:trPr>
          <w:trHeight w:val="367"/>
        </w:trPr>
        <w:tc>
          <w:tcPr>
            <w:tcW w:w="7920" w:type="dxa"/>
            <w:tcBorders>
              <w:top w:val="nil"/>
              <w:left w:val="nil"/>
              <w:bottom w:val="nil"/>
              <w:right w:val="nil"/>
            </w:tcBorders>
          </w:tcPr>
          <w:p w:rsidR="00027F6F" w:rsidRDefault="00865336" w:rsidP="005B3B97">
            <w:pPr>
              <w:spacing w:line="16" w:lineRule="atLeast"/>
              <w:ind w:firstLine="0"/>
              <w:rPr>
                <w:rFonts w:ascii="Diwani 3" w:hAnsi="Diwani 3"/>
                <w:szCs w:val="24"/>
                <w:rtl/>
              </w:rPr>
            </w:pPr>
            <w:ins w:id="73" w:author="mohammad minoei" w:date="2015-09-07T20:15:00Z">
              <w:r w:rsidRPr="00865336">
                <w:rPr>
                  <w:rFonts w:ascii="Diwani 3" w:hAnsi="Diwani 3"/>
                  <w:szCs w:val="24"/>
                  <w:rtl/>
                </w:rPr>
                <w:t>3-1-1-نصب و راه انداز</w:t>
              </w:r>
              <w:r w:rsidRPr="00865336">
                <w:rPr>
                  <w:rFonts w:ascii="Diwani 3" w:hAnsi="Diwani 3" w:hint="cs"/>
                  <w:szCs w:val="24"/>
                  <w:rtl/>
                </w:rPr>
                <w:t>ی</w:t>
              </w:r>
              <w:r w:rsidRPr="00865336">
                <w:rPr>
                  <w:rFonts w:ascii="Diwani 3" w:hAnsi="Diwani 3"/>
                  <w:szCs w:val="24"/>
                  <w:rtl/>
                </w:rPr>
                <w:t xml:space="preserve"> ل</w:t>
              </w:r>
              <w:r w:rsidRPr="00865336">
                <w:rPr>
                  <w:rFonts w:ascii="Diwani 3" w:hAnsi="Diwani 3" w:hint="cs"/>
                  <w:szCs w:val="24"/>
                  <w:rtl/>
                </w:rPr>
                <w:t>ی</w:t>
              </w:r>
              <w:r w:rsidRPr="00865336">
                <w:rPr>
                  <w:rFonts w:ascii="Diwani 3" w:hAnsi="Diwani 3" w:hint="eastAsia"/>
                  <w:szCs w:val="24"/>
                  <w:rtl/>
                </w:rPr>
                <w:t>نوکس</w:t>
              </w:r>
            </w:ins>
            <w:del w:id="74" w:author="mohammad minoei" w:date="2015-09-07T20:15:00Z">
              <w:r w:rsidR="00027F6F" w:rsidRPr="00027F6F" w:rsidDel="00865336">
                <w:rPr>
                  <w:rFonts w:ascii="Diwani 3" w:hAnsi="Diwani 3" w:hint="cs"/>
                  <w:szCs w:val="24"/>
                  <w:rtl/>
                </w:rPr>
                <w:delText>3-2- جريمه‌ها</w:delText>
              </w:r>
              <w:r w:rsidR="006E5FC6" w:rsidDel="00865336">
                <w:rPr>
                  <w:rFonts w:ascii="Diwani 3" w:hAnsi="Diwani 3" w:hint="cs"/>
                  <w:szCs w:val="24"/>
                  <w:rtl/>
                </w:rPr>
                <w:delText>ي</w:delText>
              </w:r>
              <w:r w:rsidR="00027F6F" w:rsidRPr="00027F6F" w:rsidDel="00865336">
                <w:rPr>
                  <w:rFonts w:ascii="Diwani 3" w:hAnsi="Diwani 3" w:hint="cs"/>
                  <w:szCs w:val="24"/>
                  <w:rtl/>
                </w:rPr>
                <w:delText>ي</w:delText>
              </w:r>
              <w:r w:rsidR="006E5FC6" w:rsidDel="00865336">
                <w:rPr>
                  <w:rFonts w:ascii="Diwani 3" w:hAnsi="Diwani 3" w:hint="cs"/>
                  <w:szCs w:val="24"/>
                  <w:rtl/>
                </w:rPr>
                <w:delText xml:space="preserve"> که به </w:delText>
              </w:r>
              <w:r w:rsidR="00027F6F" w:rsidRPr="00027F6F" w:rsidDel="00865336">
                <w:rPr>
                  <w:rFonts w:ascii="Diwani 3" w:hAnsi="Diwani 3" w:hint="cs"/>
                  <w:szCs w:val="24"/>
                  <w:rtl/>
                </w:rPr>
                <w:delText xml:space="preserve"> پروژه</w:delText>
              </w:r>
              <w:r w:rsidR="006E5FC6" w:rsidDel="00865336">
                <w:rPr>
                  <w:rFonts w:ascii="Diwani 3" w:hAnsi="Diwani 3" w:hint="cs"/>
                  <w:szCs w:val="24"/>
                  <w:rtl/>
                </w:rPr>
                <w:delText xml:space="preserve"> تعلق مي‌گيرد</w:delText>
              </w:r>
            </w:del>
            <w:ins w:id="75" w:author="mohammad minoei" w:date="2015-09-07T20:15:00Z">
              <w:r>
                <w:rPr>
                  <w:rFonts w:ascii="Diwani 3" w:hAnsi="Diwani 3" w:hint="cs"/>
                  <w:szCs w:val="24"/>
                  <w:rtl/>
                </w:rPr>
                <w:t>.................</w:t>
              </w:r>
            </w:ins>
            <w:r w:rsidR="006E5FC6">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027F6F" w:rsidRPr="00A64121" w:rsidRDefault="000E544A" w:rsidP="005B3B97">
            <w:pPr>
              <w:spacing w:line="16" w:lineRule="atLeast"/>
              <w:ind w:firstLine="0"/>
              <w:jc w:val="right"/>
              <w:rPr>
                <w:rFonts w:ascii="Diwani 3" w:hAnsi="Diwani 3" w:cs="B Nazanin"/>
                <w:szCs w:val="24"/>
                <w:rtl/>
              </w:rPr>
            </w:pPr>
            <w:del w:id="76" w:author="mohammad minoei" w:date="2015-09-07T20:15:00Z">
              <w:r w:rsidDel="00865336">
                <w:rPr>
                  <w:rFonts w:ascii="Diwani 3" w:hAnsi="Diwani 3" w:cs="B Nazanin" w:hint="cs"/>
                  <w:szCs w:val="24"/>
                  <w:rtl/>
                </w:rPr>
                <w:delText>16</w:delText>
              </w:r>
            </w:del>
            <w:ins w:id="77" w:author="mohammad minoei" w:date="2015-09-07T20:15:00Z">
              <w:r w:rsidR="00865336">
                <w:rPr>
                  <w:rFonts w:ascii="Diwani 3" w:hAnsi="Diwani 3" w:cs="B Nazanin" w:hint="cs"/>
                  <w:szCs w:val="24"/>
                  <w:rtl/>
                </w:rPr>
                <w:t>8</w:t>
              </w:r>
            </w:ins>
          </w:p>
        </w:tc>
      </w:tr>
      <w:tr w:rsidR="00865336" w:rsidTr="00B41D4C">
        <w:trPr>
          <w:trHeight w:val="367"/>
          <w:ins w:id="78" w:author="mohammad minoei" w:date="2015-09-07T20:15:00Z"/>
        </w:trPr>
        <w:tc>
          <w:tcPr>
            <w:tcW w:w="7920" w:type="dxa"/>
            <w:tcBorders>
              <w:top w:val="nil"/>
              <w:left w:val="nil"/>
              <w:bottom w:val="nil"/>
              <w:right w:val="nil"/>
            </w:tcBorders>
          </w:tcPr>
          <w:p w:rsidR="00865336" w:rsidRDefault="00865336" w:rsidP="00B41D4C">
            <w:pPr>
              <w:spacing w:line="16" w:lineRule="atLeast"/>
              <w:ind w:firstLine="0"/>
              <w:rPr>
                <w:ins w:id="79" w:author="mohammad minoei" w:date="2015-09-07T20:15:00Z"/>
                <w:rFonts w:ascii="Diwani 3" w:hAnsi="Diwani 3"/>
                <w:szCs w:val="24"/>
                <w:rtl/>
              </w:rPr>
            </w:pPr>
            <w:ins w:id="80" w:author="mohammad minoei" w:date="2015-09-07T20:16:00Z">
              <w:r w:rsidRPr="00865336">
                <w:rPr>
                  <w:rFonts w:ascii="Diwani 3" w:hAnsi="Diwani 3"/>
                  <w:szCs w:val="24"/>
                  <w:rtl/>
                </w:rPr>
                <w:t>3-1-2- نصب استر</w:t>
              </w:r>
              <w:r w:rsidRPr="00865336">
                <w:rPr>
                  <w:rFonts w:ascii="Diwani 3" w:hAnsi="Diwani 3" w:hint="cs"/>
                  <w:szCs w:val="24"/>
                  <w:rtl/>
                </w:rPr>
                <w:t>ی</w:t>
              </w:r>
              <w:r w:rsidRPr="00865336">
                <w:rPr>
                  <w:rFonts w:ascii="Diwani 3" w:hAnsi="Diwani 3" w:hint="eastAsia"/>
                  <w:szCs w:val="24"/>
                  <w:rtl/>
                </w:rPr>
                <w:t>سک</w:t>
              </w:r>
              <w:r>
                <w:rPr>
                  <w:rFonts w:ascii="Diwani 3" w:hAnsi="Diwani 3" w:hint="cs"/>
                  <w:szCs w:val="24"/>
                  <w:rtl/>
                </w:rPr>
                <w:t>.............</w:t>
              </w:r>
            </w:ins>
            <w:ins w:id="81" w:author="mohammad minoei" w:date="2015-09-07T20:15:00Z">
              <w:r>
                <w:rPr>
                  <w:rFonts w:ascii="Diwani 3" w:hAnsi="Diwani 3" w:hint="cs"/>
                  <w:szCs w:val="24"/>
                  <w:rtl/>
                </w:rPr>
                <w:t>........................................ ..................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82" w:author="mohammad minoei" w:date="2015-09-07T20:15:00Z"/>
                <w:rFonts w:ascii="Diwani 3" w:hAnsi="Diwani 3" w:cs="B Nazanin"/>
                <w:szCs w:val="24"/>
                <w:rtl/>
              </w:rPr>
            </w:pPr>
            <w:ins w:id="83" w:author="mohammad minoei" w:date="2015-09-07T20:15:00Z">
              <w:r>
                <w:rPr>
                  <w:rFonts w:ascii="Diwani 3" w:hAnsi="Diwani 3" w:cs="B Nazanin" w:hint="cs"/>
                  <w:szCs w:val="24"/>
                  <w:rtl/>
                </w:rPr>
                <w:t>8</w:t>
              </w:r>
            </w:ins>
          </w:p>
        </w:tc>
      </w:tr>
      <w:tr w:rsidR="00865336" w:rsidTr="00B41D4C">
        <w:trPr>
          <w:trHeight w:val="367"/>
          <w:ins w:id="84" w:author="mohammad minoei" w:date="2015-09-07T20:17:00Z"/>
        </w:trPr>
        <w:tc>
          <w:tcPr>
            <w:tcW w:w="7920" w:type="dxa"/>
            <w:tcBorders>
              <w:top w:val="nil"/>
              <w:left w:val="nil"/>
              <w:bottom w:val="nil"/>
              <w:right w:val="nil"/>
            </w:tcBorders>
          </w:tcPr>
          <w:p w:rsidR="00865336" w:rsidRDefault="00865336" w:rsidP="00865336">
            <w:pPr>
              <w:spacing w:line="16" w:lineRule="atLeast"/>
              <w:ind w:firstLine="0"/>
              <w:rPr>
                <w:ins w:id="85" w:author="mohammad minoei" w:date="2015-09-07T20:17:00Z"/>
                <w:rFonts w:ascii="Diwani 3" w:hAnsi="Diwani 3"/>
                <w:szCs w:val="24"/>
                <w:rtl/>
              </w:rPr>
              <w:pPrChange w:id="86" w:author="mohammad minoei" w:date="2015-09-07T20:17:00Z">
                <w:pPr>
                  <w:spacing w:line="16" w:lineRule="atLeast"/>
                  <w:ind w:firstLine="0"/>
                </w:pPr>
              </w:pPrChange>
            </w:pPr>
            <w:ins w:id="87" w:author="mohammad minoei" w:date="2015-09-07T20:17:00Z">
              <w:r w:rsidRPr="00865336">
                <w:rPr>
                  <w:rFonts w:ascii="Diwani 3" w:hAnsi="Diwani 3"/>
                  <w:szCs w:val="24"/>
                  <w:rtl/>
                </w:rPr>
                <w:t xml:space="preserve">3-1-3- نصب کارت </w:t>
              </w:r>
              <w:r w:rsidRPr="00865336">
                <w:rPr>
                  <w:rFonts w:asciiTheme="majorBidi" w:hAnsiTheme="majorBidi" w:cstheme="majorBidi"/>
                  <w:szCs w:val="24"/>
                  <w:rPrChange w:id="88" w:author="mohammad minoei" w:date="2015-09-07T20:17:00Z">
                    <w:rPr>
                      <w:rFonts w:ascii="Diwani 3" w:hAnsi="Diwani 3"/>
                      <w:szCs w:val="24"/>
                    </w:rPr>
                  </w:rPrChange>
                </w:rPr>
                <w:t></w:t>
              </w:r>
              <w:r w:rsidRPr="00865336">
                <w:rPr>
                  <w:rFonts w:asciiTheme="majorBidi" w:hAnsiTheme="majorBidi" w:cstheme="majorBidi"/>
                  <w:szCs w:val="24"/>
                  <w:rPrChange w:id="89" w:author="mohammad minoei" w:date="2015-09-07T20:17:00Z">
                    <w:rPr>
                      <w:rFonts w:ascii="Diwani 3" w:hAnsi="Diwani 3"/>
                      <w:szCs w:val="24"/>
                    </w:rPr>
                  </w:rPrChange>
                </w:rPr>
                <w:t></w:t>
              </w:r>
              <w:r w:rsidRPr="00865336">
                <w:rPr>
                  <w:rFonts w:asciiTheme="majorBidi" w:hAnsiTheme="majorBidi" w:cstheme="majorBidi"/>
                  <w:szCs w:val="24"/>
                  <w:rPrChange w:id="90" w:author="mohammad minoei" w:date="2015-09-07T20:17:00Z">
                    <w:rPr>
                      <w:rFonts w:ascii="Diwani 3" w:hAnsi="Diwani 3"/>
                      <w:szCs w:val="24"/>
                    </w:rPr>
                  </w:rPrChange>
                </w:rPr>
                <w:t></w:t>
              </w:r>
              <w:r w:rsidRPr="00865336">
                <w:rPr>
                  <w:rFonts w:asciiTheme="majorBidi" w:hAnsiTheme="majorBidi" w:cstheme="majorBidi"/>
                  <w:szCs w:val="24"/>
                  <w:rPrChange w:id="91" w:author="mohammad minoei" w:date="2015-09-07T20:17:00Z">
                    <w:rPr>
                      <w:rFonts w:ascii="Diwani 3" w:hAnsi="Diwani 3"/>
                      <w:szCs w:val="24"/>
                    </w:rPr>
                  </w:rPrChange>
                </w:rPr>
                <w:t></w:t>
              </w:r>
              <w:r w:rsidRPr="00865336">
                <w:rPr>
                  <w:rFonts w:asciiTheme="majorBidi" w:hAnsiTheme="majorBidi" w:cstheme="majorBidi"/>
                  <w:szCs w:val="24"/>
                  <w:rPrChange w:id="92" w:author="mohammad minoei" w:date="2015-09-07T20:17:00Z">
                    <w:rPr>
                      <w:rFonts w:ascii="Diwani 3" w:hAnsi="Diwani 3"/>
                      <w:szCs w:val="24"/>
                    </w:rPr>
                  </w:rPrChange>
                </w:rPr>
                <w:t></w:t>
              </w:r>
              <w:r>
                <w:rPr>
                  <w:rFonts w:ascii="Diwani 3" w:hAnsi="Diwani 3" w:hint="cs"/>
                  <w:szCs w:val="24"/>
                  <w:rtl/>
                </w:rPr>
                <w:t xml:space="preserve"> .................. ....................... .</w:t>
              </w:r>
            </w:ins>
            <w:ins w:id="93" w:author="mohammad minoei" w:date="2015-09-07T20:18:00Z">
              <w:r>
                <w:rPr>
                  <w:rFonts w:ascii="Diwani 3" w:hAnsi="Diwani 3" w:hint="cs"/>
                  <w:szCs w:val="24"/>
                  <w:rtl/>
                </w:rPr>
                <w:t>..........................................</w:t>
              </w:r>
            </w:ins>
            <w:ins w:id="94" w:author="mohammad minoei" w:date="2015-09-07T20:17:00Z">
              <w:r>
                <w:rPr>
                  <w:rFonts w:ascii="Diwani 3" w:hAnsi="Diwani 3" w:hint="cs"/>
                  <w:szCs w:val="24"/>
                  <w:rtl/>
                </w:rPr>
                <w:t>........................</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95" w:author="mohammad minoei" w:date="2015-09-07T20:17:00Z"/>
                <w:rFonts w:ascii="Diwani 3" w:hAnsi="Diwani 3" w:cs="B Nazanin"/>
                <w:szCs w:val="24"/>
                <w:rtl/>
              </w:rPr>
            </w:pPr>
            <w:ins w:id="96" w:author="mohammad minoei" w:date="2015-09-07T20:18:00Z">
              <w:r>
                <w:rPr>
                  <w:rFonts w:ascii="Diwani 3" w:hAnsi="Diwani 3" w:cs="B Nazanin" w:hint="cs"/>
                  <w:szCs w:val="24"/>
                  <w:rtl/>
                </w:rPr>
                <w:t>25</w:t>
              </w:r>
            </w:ins>
          </w:p>
        </w:tc>
      </w:tr>
      <w:tr w:rsidR="00865336" w:rsidTr="00B41D4C">
        <w:trPr>
          <w:trHeight w:val="367"/>
          <w:ins w:id="97" w:author="mohammad minoei" w:date="2015-09-07T20:18:00Z"/>
        </w:trPr>
        <w:tc>
          <w:tcPr>
            <w:tcW w:w="7920" w:type="dxa"/>
            <w:tcBorders>
              <w:top w:val="nil"/>
              <w:left w:val="nil"/>
              <w:bottom w:val="nil"/>
              <w:right w:val="nil"/>
            </w:tcBorders>
          </w:tcPr>
          <w:p w:rsidR="00865336" w:rsidRDefault="00865336" w:rsidP="00865336">
            <w:pPr>
              <w:spacing w:line="16" w:lineRule="atLeast"/>
              <w:ind w:firstLine="0"/>
              <w:rPr>
                <w:ins w:id="98" w:author="mohammad minoei" w:date="2015-09-07T20:18:00Z"/>
                <w:rFonts w:ascii="Diwani 3" w:hAnsi="Diwani 3"/>
                <w:szCs w:val="24"/>
                <w:rtl/>
              </w:rPr>
              <w:pPrChange w:id="99" w:author="mohammad minoei" w:date="2015-09-07T20:19:00Z">
                <w:pPr>
                  <w:spacing w:line="16" w:lineRule="atLeast"/>
                  <w:ind w:firstLine="0"/>
                </w:pPr>
              </w:pPrChange>
            </w:pPr>
            <w:ins w:id="100" w:author="mohammad minoei" w:date="2015-09-07T20:19:00Z">
              <w:r w:rsidRPr="00865336">
                <w:rPr>
                  <w:rFonts w:ascii="Diwani 3" w:hAnsi="Diwani 3"/>
                  <w:szCs w:val="24"/>
                  <w:rtl/>
                </w:rPr>
                <w:t>3-1-4- کانف</w:t>
              </w:r>
              <w:r w:rsidRPr="00865336">
                <w:rPr>
                  <w:rFonts w:ascii="Diwani 3" w:hAnsi="Diwani 3" w:hint="cs"/>
                  <w:szCs w:val="24"/>
                  <w:rtl/>
                </w:rPr>
                <w:t>ی</w:t>
              </w:r>
              <w:r w:rsidRPr="00865336">
                <w:rPr>
                  <w:rFonts w:ascii="Diwani 3" w:hAnsi="Diwani 3" w:hint="eastAsia"/>
                  <w:szCs w:val="24"/>
                  <w:rtl/>
                </w:rPr>
                <w:t>گ</w:t>
              </w:r>
              <w:r w:rsidRPr="00865336">
                <w:rPr>
                  <w:rFonts w:ascii="Diwani 3" w:hAnsi="Diwani 3"/>
                  <w:szCs w:val="24"/>
                  <w:rtl/>
                </w:rPr>
                <w:t xml:space="preserve"> استر</w:t>
              </w:r>
              <w:r w:rsidRPr="00865336">
                <w:rPr>
                  <w:rFonts w:ascii="Diwani 3" w:hAnsi="Diwani 3" w:hint="cs"/>
                  <w:szCs w:val="24"/>
                  <w:rtl/>
                </w:rPr>
                <w:t>ی</w:t>
              </w:r>
              <w:r w:rsidRPr="00865336">
                <w:rPr>
                  <w:rFonts w:ascii="Diwani 3" w:hAnsi="Diwani 3" w:hint="eastAsia"/>
                  <w:szCs w:val="24"/>
                  <w:rtl/>
                </w:rPr>
                <w:t>سک</w:t>
              </w:r>
            </w:ins>
            <w:ins w:id="101" w:author="mohammad minoei" w:date="2015-09-07T20:18: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02" w:author="mohammad minoei" w:date="2015-09-07T20:18:00Z"/>
                <w:rFonts w:ascii="Diwani 3" w:hAnsi="Diwani 3" w:cs="B Nazanin"/>
                <w:szCs w:val="24"/>
                <w:rtl/>
              </w:rPr>
            </w:pPr>
            <w:ins w:id="103" w:author="mohammad minoei" w:date="2015-09-07T20:18:00Z">
              <w:r>
                <w:rPr>
                  <w:rFonts w:ascii="Diwani 3" w:hAnsi="Diwani 3" w:cs="B Nazanin" w:hint="cs"/>
                  <w:szCs w:val="24"/>
                  <w:rtl/>
                </w:rPr>
                <w:t>25</w:t>
              </w:r>
            </w:ins>
          </w:p>
        </w:tc>
      </w:tr>
      <w:tr w:rsidR="00865336" w:rsidTr="00B41D4C">
        <w:trPr>
          <w:trHeight w:val="367"/>
          <w:ins w:id="104" w:author="mohammad minoei" w:date="2015-09-07T20:19:00Z"/>
        </w:trPr>
        <w:tc>
          <w:tcPr>
            <w:tcW w:w="7920" w:type="dxa"/>
            <w:tcBorders>
              <w:top w:val="nil"/>
              <w:left w:val="nil"/>
              <w:bottom w:val="nil"/>
              <w:right w:val="nil"/>
            </w:tcBorders>
          </w:tcPr>
          <w:p w:rsidR="00865336" w:rsidRDefault="00865336" w:rsidP="00B41D4C">
            <w:pPr>
              <w:spacing w:line="16" w:lineRule="atLeast"/>
              <w:ind w:firstLine="0"/>
              <w:rPr>
                <w:ins w:id="105" w:author="mohammad minoei" w:date="2015-09-07T20:19:00Z"/>
                <w:rFonts w:ascii="Diwani 3" w:hAnsi="Diwani 3"/>
                <w:szCs w:val="24"/>
                <w:rtl/>
              </w:rPr>
            </w:pPr>
            <w:ins w:id="106" w:author="mohammad minoei" w:date="2015-09-07T20:19:00Z">
              <w:r w:rsidRPr="00865336">
                <w:rPr>
                  <w:rFonts w:ascii="Diwani 3" w:hAnsi="Diwani 3"/>
                  <w:szCs w:val="24"/>
                  <w:rtl/>
                </w:rPr>
                <w:lastRenderedPageBreak/>
                <w:t>3-1-5- برنامه پاسخگو</w:t>
              </w:r>
              <w:r w:rsidRPr="00865336">
                <w:rPr>
                  <w:rFonts w:ascii="Diwani 3" w:hAnsi="Diwani 3" w:hint="cs"/>
                  <w:szCs w:val="24"/>
                  <w:rtl/>
                </w:rPr>
                <w:t>ی</w:t>
              </w:r>
              <w:r w:rsidRPr="00865336">
                <w:rPr>
                  <w:rFonts w:ascii="Diwani 3" w:hAnsi="Diwani 3"/>
                  <w:szCs w:val="24"/>
                  <w:rtl/>
                </w:rPr>
                <w:t xml:space="preserve"> تعامل</w:t>
              </w:r>
              <w:r w:rsidRPr="00865336">
                <w:rPr>
                  <w:rFonts w:ascii="Diwani 3" w:hAnsi="Diwani 3" w:hint="cs"/>
                  <w:szCs w:val="24"/>
                  <w:rtl/>
                </w:rPr>
                <w:t>ی</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07" w:author="mohammad minoei" w:date="2015-09-07T20:19:00Z"/>
                <w:rFonts w:ascii="Diwani 3" w:hAnsi="Diwani 3" w:cs="B Nazanin"/>
                <w:szCs w:val="24"/>
                <w:rtl/>
              </w:rPr>
            </w:pPr>
            <w:ins w:id="108" w:author="mohammad minoei" w:date="2015-09-07T20:19:00Z">
              <w:r>
                <w:rPr>
                  <w:rFonts w:ascii="Diwani 3" w:hAnsi="Diwani 3" w:cs="B Nazanin" w:hint="cs"/>
                  <w:szCs w:val="24"/>
                  <w:rtl/>
                </w:rPr>
                <w:t>25</w:t>
              </w:r>
            </w:ins>
          </w:p>
        </w:tc>
      </w:tr>
      <w:tr w:rsidR="00865336" w:rsidTr="00B41D4C">
        <w:trPr>
          <w:trHeight w:val="367"/>
          <w:ins w:id="109" w:author="mohammad minoei" w:date="2015-09-07T20:20:00Z"/>
        </w:trPr>
        <w:tc>
          <w:tcPr>
            <w:tcW w:w="7920" w:type="dxa"/>
            <w:tcBorders>
              <w:top w:val="nil"/>
              <w:left w:val="nil"/>
              <w:bottom w:val="nil"/>
              <w:right w:val="nil"/>
            </w:tcBorders>
          </w:tcPr>
          <w:p w:rsidR="00865336" w:rsidRDefault="00865336" w:rsidP="00865336">
            <w:pPr>
              <w:spacing w:line="16" w:lineRule="atLeast"/>
              <w:ind w:firstLine="0"/>
              <w:rPr>
                <w:ins w:id="110" w:author="mohammad minoei" w:date="2015-09-07T20:20:00Z"/>
                <w:rFonts w:ascii="Diwani 3" w:hAnsi="Diwani 3"/>
                <w:szCs w:val="24"/>
                <w:rtl/>
              </w:rPr>
              <w:pPrChange w:id="111" w:author="mohammad minoei" w:date="2015-09-07T20:20:00Z">
                <w:pPr>
                  <w:spacing w:line="16" w:lineRule="atLeast"/>
                  <w:ind w:firstLine="0"/>
                </w:pPr>
              </w:pPrChange>
            </w:pPr>
            <w:ins w:id="112" w:author="mohammad minoei" w:date="2015-09-07T20:20:00Z">
              <w:r w:rsidRPr="00865336">
                <w:rPr>
                  <w:rFonts w:ascii="Diwani 3" w:hAnsi="Diwani 3"/>
                  <w:szCs w:val="24"/>
                  <w:rtl/>
                </w:rPr>
                <w:t>3-1-5-1- ماژول ارتباط با استر</w:t>
              </w:r>
              <w:r w:rsidRPr="00865336">
                <w:rPr>
                  <w:rFonts w:ascii="Diwani 3" w:hAnsi="Diwani 3" w:hint="cs"/>
                  <w:szCs w:val="24"/>
                  <w:rtl/>
                </w:rPr>
                <w:t>ی</w:t>
              </w:r>
              <w:r w:rsidRPr="00865336">
                <w:rPr>
                  <w:rFonts w:ascii="Diwani 3" w:hAnsi="Diwani 3" w:hint="eastAsia"/>
                  <w:szCs w:val="24"/>
                  <w:rtl/>
                </w:rPr>
                <w:t>سک</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13" w:author="mohammad minoei" w:date="2015-09-07T20:20:00Z"/>
                <w:rFonts w:ascii="Diwani 3" w:hAnsi="Diwani 3" w:cs="B Nazanin"/>
                <w:szCs w:val="24"/>
                <w:rtl/>
              </w:rPr>
            </w:pPr>
            <w:ins w:id="114" w:author="mohammad minoei" w:date="2015-09-07T20:20:00Z">
              <w:r>
                <w:rPr>
                  <w:rFonts w:ascii="Diwani 3" w:hAnsi="Diwani 3" w:cs="B Nazanin" w:hint="cs"/>
                  <w:szCs w:val="24"/>
                  <w:rtl/>
                </w:rPr>
                <w:t>25</w:t>
              </w:r>
            </w:ins>
          </w:p>
        </w:tc>
      </w:tr>
      <w:tr w:rsidR="00865336" w:rsidTr="00B41D4C">
        <w:trPr>
          <w:trHeight w:val="367"/>
          <w:ins w:id="115" w:author="mohammad minoei" w:date="2015-09-07T20:20:00Z"/>
        </w:trPr>
        <w:tc>
          <w:tcPr>
            <w:tcW w:w="7920" w:type="dxa"/>
            <w:tcBorders>
              <w:top w:val="nil"/>
              <w:left w:val="nil"/>
              <w:bottom w:val="nil"/>
              <w:right w:val="nil"/>
            </w:tcBorders>
          </w:tcPr>
          <w:p w:rsidR="00865336" w:rsidRDefault="00865336" w:rsidP="00865336">
            <w:pPr>
              <w:spacing w:line="16" w:lineRule="atLeast"/>
              <w:ind w:firstLine="0"/>
              <w:rPr>
                <w:ins w:id="116" w:author="mohammad minoei" w:date="2015-09-07T20:20:00Z"/>
                <w:rFonts w:ascii="Diwani 3" w:hAnsi="Diwani 3"/>
                <w:szCs w:val="24"/>
                <w:rtl/>
              </w:rPr>
              <w:pPrChange w:id="117" w:author="mohammad minoei" w:date="2015-09-07T20:21:00Z">
                <w:pPr>
                  <w:spacing w:line="16" w:lineRule="atLeast"/>
                  <w:ind w:firstLine="0"/>
                </w:pPr>
              </w:pPrChange>
            </w:pPr>
            <w:ins w:id="118" w:author="mohammad minoei" w:date="2015-09-07T20:20:00Z">
              <w:r w:rsidRPr="00865336">
                <w:rPr>
                  <w:rFonts w:ascii="Diwani 3" w:hAnsi="Diwani 3"/>
                  <w:szCs w:val="24"/>
                  <w:rtl/>
                </w:rPr>
                <w:t>3-1-5-2- ماژول نگهدار</w:t>
              </w:r>
              <w:r w:rsidRPr="00865336">
                <w:rPr>
                  <w:rFonts w:ascii="Diwani 3" w:hAnsi="Diwani 3" w:hint="cs"/>
                  <w:szCs w:val="24"/>
                  <w:rtl/>
                </w:rPr>
                <w:t>ی</w:t>
              </w:r>
              <w:r w:rsidRPr="00865336">
                <w:rPr>
                  <w:rFonts w:ascii="Diwani 3" w:hAnsi="Diwani 3"/>
                  <w:szCs w:val="24"/>
                  <w:rtl/>
                </w:rPr>
                <w:t xml:space="preserve"> متغ</w:t>
              </w:r>
              <w:r w:rsidRPr="00865336">
                <w:rPr>
                  <w:rFonts w:ascii="Diwani 3" w:hAnsi="Diwani 3" w:hint="cs"/>
                  <w:szCs w:val="24"/>
                  <w:rtl/>
                </w:rPr>
                <w:t>یی</w:t>
              </w:r>
              <w:r w:rsidRPr="00865336">
                <w:rPr>
                  <w:rFonts w:ascii="Diwani 3" w:hAnsi="Diwani 3" w:hint="eastAsia"/>
                  <w:szCs w:val="24"/>
                  <w:rtl/>
                </w:rPr>
                <w:t>ر</w:t>
              </w:r>
              <w:r w:rsidRPr="00865336">
                <w:rPr>
                  <w:rFonts w:ascii="Diwani 3" w:hAnsi="Diwani 3"/>
                  <w:szCs w:val="24"/>
                  <w:rtl/>
                </w:rPr>
                <w:t xml:space="preserve"> ها</w:t>
              </w:r>
              <w:r w:rsidRPr="00865336">
                <w:rPr>
                  <w:rFonts w:ascii="Diwani 3" w:hAnsi="Diwani 3" w:hint="cs"/>
                  <w:szCs w:val="24"/>
                  <w:rtl/>
                </w:rPr>
                <w:t>ی</w:t>
              </w:r>
              <w:r w:rsidRPr="00865336">
                <w:rPr>
                  <w:rFonts w:ascii="Diwani 3" w:hAnsi="Diwani 3"/>
                  <w:szCs w:val="24"/>
                  <w:rtl/>
                </w:rPr>
                <w:t xml:space="preserve"> تماس</w:t>
              </w:r>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19" w:author="mohammad minoei" w:date="2015-09-07T20:20:00Z"/>
                <w:rFonts w:ascii="Diwani 3" w:hAnsi="Diwani 3" w:cs="B Nazanin"/>
                <w:szCs w:val="24"/>
                <w:rtl/>
              </w:rPr>
            </w:pPr>
            <w:ins w:id="120" w:author="mohammad minoei" w:date="2015-09-07T20:20:00Z">
              <w:r>
                <w:rPr>
                  <w:rFonts w:ascii="Diwani 3" w:hAnsi="Diwani 3" w:cs="B Nazanin" w:hint="cs"/>
                  <w:szCs w:val="24"/>
                  <w:rtl/>
                </w:rPr>
                <w:t>25</w:t>
              </w:r>
            </w:ins>
          </w:p>
        </w:tc>
      </w:tr>
      <w:tr w:rsidR="00865336" w:rsidTr="00B41D4C">
        <w:trPr>
          <w:trHeight w:val="367"/>
          <w:ins w:id="121" w:author="mohammad minoei" w:date="2015-09-07T20:20:00Z"/>
        </w:trPr>
        <w:tc>
          <w:tcPr>
            <w:tcW w:w="7920" w:type="dxa"/>
            <w:tcBorders>
              <w:top w:val="nil"/>
              <w:left w:val="nil"/>
              <w:bottom w:val="nil"/>
              <w:right w:val="nil"/>
            </w:tcBorders>
          </w:tcPr>
          <w:p w:rsidR="00865336" w:rsidRDefault="00865336" w:rsidP="00865336">
            <w:pPr>
              <w:spacing w:line="16" w:lineRule="atLeast"/>
              <w:ind w:firstLine="0"/>
              <w:rPr>
                <w:ins w:id="122" w:author="mohammad minoei" w:date="2015-09-07T20:20:00Z"/>
                <w:rFonts w:ascii="Diwani 3" w:hAnsi="Diwani 3"/>
                <w:szCs w:val="24"/>
                <w:rtl/>
              </w:rPr>
              <w:pPrChange w:id="123" w:author="mohammad minoei" w:date="2015-09-07T20:21:00Z">
                <w:pPr>
                  <w:spacing w:line="16" w:lineRule="atLeast"/>
                  <w:ind w:firstLine="0"/>
                </w:pPr>
              </w:pPrChange>
            </w:pPr>
            <w:ins w:id="124" w:author="mohammad minoei" w:date="2015-09-07T20:21:00Z">
              <w:r w:rsidRPr="00865336">
                <w:rPr>
                  <w:rFonts w:ascii="Diwani 3" w:hAnsi="Diwani 3"/>
                  <w:szCs w:val="24"/>
                  <w:rtl/>
                </w:rPr>
                <w:t>3-1-5-3- ماژول حالت ها</w:t>
              </w:r>
              <w:r w:rsidRPr="00865336">
                <w:rPr>
                  <w:rFonts w:ascii="Diwani 3" w:hAnsi="Diwani 3" w:hint="cs"/>
                  <w:szCs w:val="24"/>
                  <w:rtl/>
                </w:rPr>
                <w:t>ی</w:t>
              </w:r>
              <w:r w:rsidRPr="00865336">
                <w:rPr>
                  <w:rFonts w:ascii="Diwani 3" w:hAnsi="Diwani 3"/>
                  <w:szCs w:val="24"/>
                  <w:rtl/>
                </w:rPr>
                <w:t xml:space="preserve"> منو</w:t>
              </w:r>
              <w:r w:rsidRPr="00865336">
                <w:rPr>
                  <w:rFonts w:ascii="Diwani 3" w:hAnsi="Diwani 3" w:hint="cs"/>
                  <w:szCs w:val="24"/>
                  <w:rtl/>
                </w:rPr>
                <w:t>ی</w:t>
              </w:r>
              <w:r w:rsidRPr="00865336">
                <w:rPr>
                  <w:rFonts w:ascii="Diwani 3" w:hAnsi="Diwani 3"/>
                  <w:szCs w:val="24"/>
                  <w:rtl/>
                </w:rPr>
                <w:t xml:space="preserve"> صوت</w:t>
              </w:r>
              <w:r w:rsidRPr="00865336">
                <w:rPr>
                  <w:rFonts w:ascii="Diwani 3" w:hAnsi="Diwani 3" w:hint="cs"/>
                  <w:szCs w:val="24"/>
                  <w:rtl/>
                </w:rPr>
                <w:t>ی</w:t>
              </w:r>
            </w:ins>
            <w:ins w:id="125"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26" w:author="mohammad minoei" w:date="2015-09-07T20:20:00Z"/>
                <w:rFonts w:ascii="Diwani 3" w:hAnsi="Diwani 3" w:cs="B Nazanin"/>
                <w:szCs w:val="24"/>
                <w:rtl/>
              </w:rPr>
            </w:pPr>
            <w:ins w:id="127" w:author="mohammad minoei" w:date="2015-09-07T20:20:00Z">
              <w:r>
                <w:rPr>
                  <w:rFonts w:ascii="Diwani 3" w:hAnsi="Diwani 3" w:cs="B Nazanin" w:hint="cs"/>
                  <w:szCs w:val="24"/>
                  <w:rtl/>
                </w:rPr>
                <w:t>25</w:t>
              </w:r>
            </w:ins>
          </w:p>
        </w:tc>
      </w:tr>
      <w:tr w:rsidR="00865336" w:rsidTr="00B41D4C">
        <w:trPr>
          <w:trHeight w:val="367"/>
          <w:ins w:id="128" w:author="mohammad minoei" w:date="2015-09-07T20:20:00Z"/>
        </w:trPr>
        <w:tc>
          <w:tcPr>
            <w:tcW w:w="7920" w:type="dxa"/>
            <w:tcBorders>
              <w:top w:val="nil"/>
              <w:left w:val="nil"/>
              <w:bottom w:val="nil"/>
              <w:right w:val="nil"/>
            </w:tcBorders>
          </w:tcPr>
          <w:p w:rsidR="00865336" w:rsidRDefault="00865336" w:rsidP="00865336">
            <w:pPr>
              <w:spacing w:line="16" w:lineRule="atLeast"/>
              <w:ind w:firstLine="0"/>
              <w:rPr>
                <w:ins w:id="129" w:author="mohammad minoei" w:date="2015-09-07T20:20:00Z"/>
                <w:rFonts w:ascii="Diwani 3" w:hAnsi="Diwani 3"/>
                <w:szCs w:val="24"/>
                <w:rtl/>
              </w:rPr>
              <w:pPrChange w:id="130" w:author="mohammad minoei" w:date="2015-09-07T20:21:00Z">
                <w:pPr>
                  <w:spacing w:line="16" w:lineRule="atLeast"/>
                  <w:ind w:firstLine="0"/>
                </w:pPr>
              </w:pPrChange>
            </w:pPr>
            <w:ins w:id="131" w:author="mohammad minoei" w:date="2015-09-07T20:21:00Z">
              <w:r w:rsidRPr="00865336">
                <w:rPr>
                  <w:rFonts w:ascii="Diwani 3" w:hAnsi="Diwani 3"/>
                  <w:szCs w:val="24"/>
                  <w:rtl/>
                </w:rPr>
                <w:t>3-1-5-4- ماژول مد</w:t>
              </w:r>
              <w:r w:rsidRPr="00865336">
                <w:rPr>
                  <w:rFonts w:ascii="Diwani 3" w:hAnsi="Diwani 3" w:hint="cs"/>
                  <w:szCs w:val="24"/>
                  <w:rtl/>
                </w:rPr>
                <w:t>ی</w:t>
              </w:r>
              <w:r w:rsidRPr="00865336">
                <w:rPr>
                  <w:rFonts w:ascii="Diwani 3" w:hAnsi="Diwani 3" w:hint="eastAsia"/>
                  <w:szCs w:val="24"/>
                  <w:rtl/>
                </w:rPr>
                <w:t>ر</w:t>
              </w:r>
              <w:r w:rsidRPr="00865336">
                <w:rPr>
                  <w:rFonts w:ascii="Diwani 3" w:hAnsi="Diwani 3" w:hint="cs"/>
                  <w:szCs w:val="24"/>
                  <w:rtl/>
                </w:rPr>
                <w:t>ی</w:t>
              </w:r>
              <w:r w:rsidRPr="00865336">
                <w:rPr>
                  <w:rFonts w:ascii="Diwani 3" w:hAnsi="Diwani 3" w:hint="eastAsia"/>
                  <w:szCs w:val="24"/>
                  <w:rtl/>
                </w:rPr>
                <w:t>ت</w:t>
              </w:r>
              <w:r w:rsidRPr="00865336">
                <w:rPr>
                  <w:rFonts w:ascii="Diwani 3" w:hAnsi="Diwani 3"/>
                  <w:szCs w:val="24"/>
                  <w:rtl/>
                </w:rPr>
                <w:t xml:space="preserve"> ورود</w:t>
              </w:r>
              <w:r w:rsidRPr="00865336">
                <w:rPr>
                  <w:rFonts w:ascii="Diwani 3" w:hAnsi="Diwani 3" w:hint="cs"/>
                  <w:szCs w:val="24"/>
                  <w:rtl/>
                </w:rPr>
                <w:t>ی</w:t>
              </w:r>
              <w:r w:rsidRPr="00865336">
                <w:rPr>
                  <w:rFonts w:ascii="Diwani 3" w:hAnsi="Diwani 3"/>
                  <w:szCs w:val="24"/>
                  <w:rtl/>
                </w:rPr>
                <w:t xml:space="preserve"> کاربر</w:t>
              </w:r>
            </w:ins>
            <w:ins w:id="132"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33" w:author="mohammad minoei" w:date="2015-09-07T20:20:00Z"/>
                <w:rFonts w:ascii="Diwani 3" w:hAnsi="Diwani 3" w:cs="B Nazanin"/>
                <w:szCs w:val="24"/>
                <w:rtl/>
              </w:rPr>
            </w:pPr>
            <w:ins w:id="134" w:author="mohammad minoei" w:date="2015-09-07T20:20:00Z">
              <w:r>
                <w:rPr>
                  <w:rFonts w:ascii="Diwani 3" w:hAnsi="Diwani 3" w:cs="B Nazanin" w:hint="cs"/>
                  <w:szCs w:val="24"/>
                  <w:rtl/>
                </w:rPr>
                <w:t>25</w:t>
              </w:r>
            </w:ins>
          </w:p>
        </w:tc>
      </w:tr>
      <w:tr w:rsidR="00865336" w:rsidTr="00B41D4C">
        <w:trPr>
          <w:trHeight w:val="367"/>
          <w:ins w:id="135" w:author="mohammad minoei" w:date="2015-09-07T20:20:00Z"/>
        </w:trPr>
        <w:tc>
          <w:tcPr>
            <w:tcW w:w="7920" w:type="dxa"/>
            <w:tcBorders>
              <w:top w:val="nil"/>
              <w:left w:val="nil"/>
              <w:bottom w:val="nil"/>
              <w:right w:val="nil"/>
            </w:tcBorders>
          </w:tcPr>
          <w:p w:rsidR="00865336" w:rsidRDefault="00865336" w:rsidP="00B41D4C">
            <w:pPr>
              <w:spacing w:line="16" w:lineRule="atLeast"/>
              <w:ind w:firstLine="0"/>
              <w:rPr>
                <w:ins w:id="136" w:author="mohammad minoei" w:date="2015-09-07T20:20:00Z"/>
                <w:rFonts w:ascii="Diwani 3" w:hAnsi="Diwani 3"/>
                <w:szCs w:val="24"/>
                <w:rtl/>
              </w:rPr>
            </w:pPr>
            <w:ins w:id="137" w:author="mohammad minoei" w:date="2015-09-07T20:22:00Z">
              <w:r w:rsidRPr="00865336">
                <w:rPr>
                  <w:rFonts w:ascii="Diwani 3" w:hAnsi="Diwani 3"/>
                  <w:szCs w:val="24"/>
                  <w:rtl/>
                </w:rPr>
                <w:t>3-1-5-5- ماژول شما</w:t>
              </w:r>
              <w:r w:rsidRPr="00865336">
                <w:rPr>
                  <w:rFonts w:ascii="Diwani 3" w:hAnsi="Diwani 3" w:hint="cs"/>
                  <w:szCs w:val="24"/>
                  <w:rtl/>
                </w:rPr>
                <w:t>ی</w:t>
              </w:r>
              <w:r w:rsidRPr="00865336">
                <w:rPr>
                  <w:rFonts w:ascii="Diwani 3" w:hAnsi="Diwani 3"/>
                  <w:szCs w:val="24"/>
                  <w:rtl/>
                </w:rPr>
                <w:t xml:space="preserve"> پا</w:t>
              </w:r>
              <w:r w:rsidRPr="00865336">
                <w:rPr>
                  <w:rFonts w:ascii="Diwani 3" w:hAnsi="Diwani 3" w:hint="cs"/>
                  <w:szCs w:val="24"/>
                  <w:rtl/>
                </w:rPr>
                <w:t>ی</w:t>
              </w:r>
              <w:r w:rsidRPr="00865336">
                <w:rPr>
                  <w:rFonts w:ascii="Diwani 3" w:hAnsi="Diwani 3" w:hint="eastAsia"/>
                  <w:szCs w:val="24"/>
                  <w:rtl/>
                </w:rPr>
                <w:t>گاه</w:t>
              </w:r>
              <w:r w:rsidRPr="00865336">
                <w:rPr>
                  <w:rFonts w:ascii="Diwani 3" w:hAnsi="Diwani 3"/>
                  <w:szCs w:val="24"/>
                  <w:rtl/>
                </w:rPr>
                <w:t xml:space="preserve"> داده</w:t>
              </w:r>
            </w:ins>
            <w:ins w:id="138"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39" w:author="mohammad minoei" w:date="2015-09-07T20:20:00Z"/>
                <w:rFonts w:ascii="Diwani 3" w:hAnsi="Diwani 3" w:cs="B Nazanin"/>
                <w:szCs w:val="24"/>
                <w:rtl/>
              </w:rPr>
            </w:pPr>
            <w:ins w:id="140" w:author="mohammad minoei" w:date="2015-09-07T20:20:00Z">
              <w:r>
                <w:rPr>
                  <w:rFonts w:ascii="Diwani 3" w:hAnsi="Diwani 3" w:cs="B Nazanin" w:hint="cs"/>
                  <w:szCs w:val="24"/>
                  <w:rtl/>
                </w:rPr>
                <w:t>25</w:t>
              </w:r>
            </w:ins>
          </w:p>
        </w:tc>
      </w:tr>
      <w:tr w:rsidR="00865336" w:rsidTr="00B41D4C">
        <w:trPr>
          <w:trHeight w:val="367"/>
          <w:ins w:id="141" w:author="mohammad minoei" w:date="2015-09-07T20:20:00Z"/>
        </w:trPr>
        <w:tc>
          <w:tcPr>
            <w:tcW w:w="7920" w:type="dxa"/>
            <w:tcBorders>
              <w:top w:val="nil"/>
              <w:left w:val="nil"/>
              <w:bottom w:val="nil"/>
              <w:right w:val="nil"/>
            </w:tcBorders>
          </w:tcPr>
          <w:p w:rsidR="00865336" w:rsidRDefault="00865336" w:rsidP="00B41D4C">
            <w:pPr>
              <w:spacing w:line="16" w:lineRule="atLeast"/>
              <w:ind w:firstLine="0"/>
              <w:rPr>
                <w:ins w:id="142" w:author="mohammad minoei" w:date="2015-09-07T20:20:00Z"/>
                <w:rFonts w:ascii="Diwani 3" w:hAnsi="Diwani 3"/>
                <w:szCs w:val="24"/>
                <w:rtl/>
              </w:rPr>
            </w:pPr>
            <w:ins w:id="143" w:author="mohammad minoei" w:date="2015-09-07T20:22:00Z">
              <w:r w:rsidRPr="00865336">
                <w:rPr>
                  <w:rFonts w:ascii="Diwani 3" w:hAnsi="Diwani 3"/>
                  <w:szCs w:val="24"/>
                  <w:rtl/>
                </w:rPr>
                <w:t>3-1-5-6- ماژول توابع پا</w:t>
              </w:r>
              <w:r w:rsidRPr="00865336">
                <w:rPr>
                  <w:rFonts w:ascii="Diwani 3" w:hAnsi="Diwani 3" w:hint="cs"/>
                  <w:szCs w:val="24"/>
                  <w:rtl/>
                </w:rPr>
                <w:t>ی</w:t>
              </w:r>
              <w:r w:rsidRPr="00865336">
                <w:rPr>
                  <w:rFonts w:ascii="Diwani 3" w:hAnsi="Diwani 3" w:hint="eastAsia"/>
                  <w:szCs w:val="24"/>
                  <w:rtl/>
                </w:rPr>
                <w:t>گاه</w:t>
              </w:r>
              <w:r w:rsidRPr="00865336">
                <w:rPr>
                  <w:rFonts w:ascii="Diwani 3" w:hAnsi="Diwani 3"/>
                  <w:szCs w:val="24"/>
                  <w:rtl/>
                </w:rPr>
                <w:t xml:space="preserve"> داده</w:t>
              </w:r>
            </w:ins>
            <w:ins w:id="144" w:author="mohammad minoei" w:date="2015-09-07T20:20:00Z">
              <w:r>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45" w:author="mohammad minoei" w:date="2015-09-07T20:20:00Z"/>
                <w:rFonts w:ascii="Diwani 3" w:hAnsi="Diwani 3" w:cs="B Nazanin"/>
                <w:szCs w:val="24"/>
                <w:rtl/>
              </w:rPr>
            </w:pPr>
            <w:ins w:id="146" w:author="mohammad minoei" w:date="2015-09-07T20:20:00Z">
              <w:r>
                <w:rPr>
                  <w:rFonts w:ascii="Diwani 3" w:hAnsi="Diwani 3" w:cs="B Nazanin" w:hint="cs"/>
                  <w:szCs w:val="24"/>
                  <w:rtl/>
                </w:rPr>
                <w:t>25</w:t>
              </w:r>
            </w:ins>
          </w:p>
        </w:tc>
      </w:tr>
      <w:tr w:rsidR="00865336" w:rsidTr="00B41D4C">
        <w:trPr>
          <w:trHeight w:val="367"/>
          <w:ins w:id="147" w:author="mohammad minoei" w:date="2015-09-07T20:20:00Z"/>
        </w:trPr>
        <w:tc>
          <w:tcPr>
            <w:tcW w:w="7920" w:type="dxa"/>
            <w:tcBorders>
              <w:top w:val="nil"/>
              <w:left w:val="nil"/>
              <w:bottom w:val="nil"/>
              <w:right w:val="nil"/>
            </w:tcBorders>
          </w:tcPr>
          <w:p w:rsidR="00865336" w:rsidRDefault="005341F9" w:rsidP="00B41D4C">
            <w:pPr>
              <w:spacing w:line="16" w:lineRule="atLeast"/>
              <w:ind w:firstLine="0"/>
              <w:rPr>
                <w:ins w:id="148" w:author="mohammad minoei" w:date="2015-09-07T20:20:00Z"/>
                <w:rFonts w:ascii="Diwani 3" w:hAnsi="Diwani 3"/>
                <w:szCs w:val="24"/>
                <w:rtl/>
              </w:rPr>
            </w:pPr>
            <w:ins w:id="149" w:author="mohammad minoei" w:date="2015-09-07T20:22:00Z">
              <w:r w:rsidRPr="005341F9">
                <w:rPr>
                  <w:rFonts w:ascii="Diwani 3" w:hAnsi="Diwani 3"/>
                  <w:szCs w:val="24"/>
                  <w:rtl/>
                </w:rPr>
                <w:t>3-1-5-7- ماژول توابع کاربرد</w:t>
              </w:r>
              <w:r w:rsidRPr="005341F9">
                <w:rPr>
                  <w:rFonts w:ascii="Diwani 3" w:hAnsi="Diwani 3" w:hint="cs"/>
                  <w:szCs w:val="24"/>
                  <w:rtl/>
                </w:rPr>
                <w:t>ی</w:t>
              </w:r>
            </w:ins>
            <w:ins w:id="150" w:author="mohammad minoei" w:date="2015-09-07T20:20:00Z">
              <w:r w:rsidR="00865336">
                <w:rPr>
                  <w:rFonts w:ascii="Diwani 3" w:hAnsi="Diwani 3" w:hint="cs"/>
                  <w:szCs w:val="24"/>
                  <w:rtl/>
                </w:rPr>
                <w:t>.................. ....................... ...................................................................</w:t>
              </w:r>
            </w:ins>
          </w:p>
        </w:tc>
        <w:tc>
          <w:tcPr>
            <w:tcW w:w="900" w:type="dxa"/>
            <w:tcBorders>
              <w:top w:val="nil"/>
              <w:left w:val="nil"/>
              <w:bottom w:val="nil"/>
              <w:right w:val="nil"/>
            </w:tcBorders>
          </w:tcPr>
          <w:p w:rsidR="00865336" w:rsidRPr="00A64121" w:rsidRDefault="00865336" w:rsidP="00B41D4C">
            <w:pPr>
              <w:spacing w:line="16" w:lineRule="atLeast"/>
              <w:ind w:firstLine="0"/>
              <w:jc w:val="right"/>
              <w:rPr>
                <w:ins w:id="151" w:author="mohammad minoei" w:date="2015-09-07T20:20:00Z"/>
                <w:rFonts w:ascii="Diwani 3" w:hAnsi="Diwani 3" w:cs="B Nazanin"/>
                <w:szCs w:val="24"/>
                <w:rtl/>
              </w:rPr>
            </w:pPr>
            <w:ins w:id="152" w:author="mohammad minoei" w:date="2015-09-07T20:20:00Z">
              <w:r>
                <w:rPr>
                  <w:rFonts w:ascii="Diwani 3" w:hAnsi="Diwani 3" w:cs="B Nazanin" w:hint="cs"/>
                  <w:szCs w:val="24"/>
                  <w:rtl/>
                </w:rPr>
                <w:t>25</w:t>
              </w:r>
            </w:ins>
          </w:p>
        </w:tc>
      </w:tr>
      <w:tr w:rsidR="00865336" w:rsidTr="00B41D4C">
        <w:trPr>
          <w:trHeight w:val="367"/>
          <w:ins w:id="153" w:author="mohammad minoei" w:date="2015-09-07T20:20:00Z"/>
        </w:trPr>
        <w:tc>
          <w:tcPr>
            <w:tcW w:w="7920" w:type="dxa"/>
            <w:tcBorders>
              <w:top w:val="nil"/>
              <w:left w:val="nil"/>
              <w:bottom w:val="nil"/>
              <w:right w:val="nil"/>
            </w:tcBorders>
          </w:tcPr>
          <w:p w:rsidR="00865336" w:rsidRDefault="005341F9" w:rsidP="00B41D4C">
            <w:pPr>
              <w:spacing w:line="16" w:lineRule="atLeast"/>
              <w:ind w:firstLine="0"/>
              <w:rPr>
                <w:ins w:id="154" w:author="mohammad minoei" w:date="2015-09-07T20:20:00Z"/>
                <w:rFonts w:ascii="Diwani 3" w:hAnsi="Diwani 3"/>
                <w:szCs w:val="24"/>
                <w:rtl/>
              </w:rPr>
            </w:pPr>
            <w:ins w:id="155" w:author="mohammad minoei" w:date="2015-09-07T20:23:00Z">
              <w:r w:rsidRPr="005341F9">
                <w:rPr>
                  <w:rFonts w:ascii="Diwani 3" w:hAnsi="Diwani 3"/>
                  <w:szCs w:val="24"/>
                  <w:rtl/>
                </w:rPr>
                <w:t>3-2- پ</w:t>
              </w:r>
              <w:r w:rsidRPr="005341F9">
                <w:rPr>
                  <w:rFonts w:ascii="Diwani 3" w:hAnsi="Diwani 3" w:hint="cs"/>
                  <w:szCs w:val="24"/>
                  <w:rtl/>
                </w:rPr>
                <w:t>ی</w:t>
              </w:r>
              <w:r w:rsidRPr="005341F9">
                <w:rPr>
                  <w:rFonts w:ascii="Diwani 3" w:hAnsi="Diwani 3" w:hint="eastAsia"/>
                  <w:szCs w:val="24"/>
                  <w:rtl/>
                </w:rPr>
                <w:t>اده</w:t>
              </w:r>
              <w:r w:rsidRPr="005341F9">
                <w:rPr>
                  <w:rFonts w:ascii="Diwani 3" w:hAnsi="Diwani 3"/>
                  <w:szCs w:val="24"/>
                  <w:rtl/>
                </w:rPr>
                <w:t xml:space="preserve"> ساز</w:t>
              </w:r>
              <w:r w:rsidRPr="005341F9">
                <w:rPr>
                  <w:rFonts w:ascii="Diwani 3" w:hAnsi="Diwani 3" w:hint="cs"/>
                  <w:szCs w:val="24"/>
                  <w:rtl/>
                </w:rPr>
                <w:t>ی</w:t>
              </w:r>
              <w:r w:rsidRPr="005341F9">
                <w:rPr>
                  <w:rFonts w:ascii="Diwani 3" w:hAnsi="Diwani 3"/>
                  <w:szCs w:val="24"/>
                  <w:rtl/>
                </w:rPr>
                <w:t xml:space="preserve"> پنل مد</w:t>
              </w:r>
              <w:r w:rsidRPr="005341F9">
                <w:rPr>
                  <w:rFonts w:ascii="Diwani 3" w:hAnsi="Diwani 3" w:hint="cs"/>
                  <w:szCs w:val="24"/>
                  <w:rtl/>
                </w:rPr>
                <w:t>ی</w:t>
              </w:r>
              <w:r w:rsidRPr="005341F9">
                <w:rPr>
                  <w:rFonts w:ascii="Diwani 3" w:hAnsi="Diwani 3" w:hint="eastAsia"/>
                  <w:szCs w:val="24"/>
                  <w:rtl/>
                </w:rPr>
                <w:t>ر</w:t>
              </w:r>
              <w:r w:rsidRPr="005341F9">
                <w:rPr>
                  <w:rFonts w:ascii="Diwani 3" w:hAnsi="Diwani 3" w:hint="cs"/>
                  <w:szCs w:val="24"/>
                  <w:rtl/>
                </w:rPr>
                <w:t>ی</w:t>
              </w:r>
              <w:r w:rsidRPr="005341F9">
                <w:rPr>
                  <w:rFonts w:ascii="Diwani 3" w:hAnsi="Diwani 3" w:hint="eastAsia"/>
                  <w:szCs w:val="24"/>
                  <w:rtl/>
                </w:rPr>
                <w:t>ت</w:t>
              </w:r>
            </w:ins>
            <w:ins w:id="156" w:author="mohammad minoei" w:date="2015-09-07T20:20:00Z">
              <w:r w:rsidR="00865336">
                <w:rPr>
                  <w:rFonts w:ascii="Diwani 3" w:hAnsi="Diwani 3" w:hint="cs"/>
                  <w:szCs w:val="24"/>
                  <w:rtl/>
                </w:rPr>
                <w:t>.................. ....................... ...................................................................</w:t>
              </w:r>
            </w:ins>
          </w:p>
        </w:tc>
        <w:tc>
          <w:tcPr>
            <w:tcW w:w="900" w:type="dxa"/>
            <w:tcBorders>
              <w:top w:val="nil"/>
              <w:left w:val="nil"/>
              <w:bottom w:val="nil"/>
              <w:right w:val="nil"/>
            </w:tcBorders>
          </w:tcPr>
          <w:p w:rsidR="00865336" w:rsidRPr="00A64121" w:rsidRDefault="005341F9" w:rsidP="00B41D4C">
            <w:pPr>
              <w:spacing w:line="16" w:lineRule="atLeast"/>
              <w:ind w:firstLine="0"/>
              <w:jc w:val="right"/>
              <w:rPr>
                <w:ins w:id="157" w:author="mohammad minoei" w:date="2015-09-07T20:20:00Z"/>
                <w:rFonts w:ascii="Diwani 3" w:hAnsi="Diwani 3" w:cs="B Nazanin"/>
                <w:szCs w:val="24"/>
                <w:rtl/>
              </w:rPr>
            </w:pPr>
            <w:ins w:id="158" w:author="mohammad minoei" w:date="2015-09-07T20:23:00Z">
              <w:r>
                <w:rPr>
                  <w:rFonts w:ascii="Diwani 3" w:hAnsi="Diwani 3" w:cs="B Nazanin" w:hint="cs"/>
                  <w:szCs w:val="24"/>
                  <w:rtl/>
                </w:rPr>
                <w:t>48</w:t>
              </w:r>
            </w:ins>
          </w:p>
        </w:tc>
      </w:tr>
      <w:tr w:rsidR="00865336">
        <w:trPr>
          <w:trHeight w:val="367"/>
          <w:ins w:id="159" w:author="mohammad minoei" w:date="2015-09-07T20:15:00Z"/>
        </w:trPr>
        <w:tc>
          <w:tcPr>
            <w:tcW w:w="7920" w:type="dxa"/>
            <w:tcBorders>
              <w:top w:val="nil"/>
              <w:left w:val="nil"/>
              <w:bottom w:val="nil"/>
              <w:right w:val="nil"/>
            </w:tcBorders>
          </w:tcPr>
          <w:p w:rsidR="00865336" w:rsidRPr="00865336" w:rsidRDefault="00865336" w:rsidP="005B3B97">
            <w:pPr>
              <w:spacing w:line="16" w:lineRule="atLeast"/>
              <w:ind w:firstLine="0"/>
              <w:rPr>
                <w:ins w:id="160" w:author="mohammad minoei" w:date="2015-09-07T20:15:00Z"/>
                <w:rFonts w:ascii="Diwani 3" w:hAnsi="Diwani 3"/>
                <w:szCs w:val="24"/>
                <w:rtl/>
              </w:rPr>
            </w:pPr>
          </w:p>
        </w:tc>
        <w:tc>
          <w:tcPr>
            <w:tcW w:w="900" w:type="dxa"/>
            <w:tcBorders>
              <w:top w:val="nil"/>
              <w:left w:val="nil"/>
              <w:bottom w:val="nil"/>
              <w:right w:val="nil"/>
            </w:tcBorders>
          </w:tcPr>
          <w:p w:rsidR="00865336" w:rsidDel="00865336" w:rsidRDefault="00865336" w:rsidP="005B3B97">
            <w:pPr>
              <w:spacing w:line="16" w:lineRule="atLeast"/>
              <w:ind w:firstLine="0"/>
              <w:jc w:val="right"/>
              <w:rPr>
                <w:ins w:id="161" w:author="mohammad minoei" w:date="2015-09-07T20:15:00Z"/>
                <w:rFonts w:ascii="Diwani 3" w:hAnsi="Diwani 3" w:cs="B Nazanin" w:hint="cs"/>
                <w:szCs w:val="24"/>
                <w:rtl/>
              </w:rPr>
            </w:pP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فصل چهارم- جمع بندي و نتيجه گيري</w:t>
            </w:r>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9A347C">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0224D3" w:rsidP="005B3B97">
            <w:pPr>
              <w:spacing w:line="16" w:lineRule="atLeast"/>
              <w:ind w:firstLine="0"/>
              <w:jc w:val="right"/>
              <w:rPr>
                <w:rFonts w:ascii="Diwani 3" w:hAnsi="Diwani 3" w:cs="B Nazanin"/>
                <w:szCs w:val="24"/>
                <w:rtl/>
              </w:rPr>
            </w:pPr>
            <w:r>
              <w:rPr>
                <w:rFonts w:ascii="Diwani 3" w:hAnsi="Diwani 3" w:cs="B Nazanin" w:hint="cs"/>
                <w:szCs w:val="24"/>
                <w:rtl/>
              </w:rPr>
              <w:t>18</w:t>
            </w:r>
          </w:p>
        </w:tc>
      </w:tr>
      <w:tr w:rsidR="001F44A3">
        <w:trPr>
          <w:trHeight w:val="367"/>
        </w:trPr>
        <w:tc>
          <w:tcPr>
            <w:tcW w:w="7920" w:type="dxa"/>
            <w:tcBorders>
              <w:top w:val="nil"/>
              <w:left w:val="nil"/>
              <w:bottom w:val="nil"/>
              <w:right w:val="nil"/>
            </w:tcBorders>
          </w:tcPr>
          <w:p w:rsidR="001F44A3" w:rsidRDefault="001F44A3" w:rsidP="005B3B97">
            <w:pPr>
              <w:spacing w:line="16" w:lineRule="atLeast"/>
              <w:ind w:firstLine="0"/>
              <w:rPr>
                <w:rFonts w:ascii="Diwani 3" w:hAnsi="Diwani 3"/>
                <w:szCs w:val="24"/>
                <w:rtl/>
              </w:rPr>
            </w:pPr>
            <w:r w:rsidRPr="00EA5648">
              <w:rPr>
                <w:rFonts w:ascii="Diwani 3" w:hAnsi="Diwani 3" w:hint="cs"/>
                <w:sz w:val="26"/>
                <w:szCs w:val="26"/>
                <w:rtl/>
              </w:rPr>
              <w:t>پيوست يک-  فرمهاي مربوط به انتخاب، تمديد و دفاع پروژه</w:t>
            </w:r>
            <w:r>
              <w:rPr>
                <w:rFonts w:ascii="Diwani 3" w:hAnsi="Diwani 3" w:hint="cs"/>
                <w:szCs w:val="24"/>
                <w:rtl/>
              </w:rPr>
              <w:t xml:space="preserve"> .....................................</w:t>
            </w:r>
            <w:r w:rsidR="009A347C">
              <w:rPr>
                <w:rFonts w:ascii="Diwani 3" w:hAnsi="Diwani 3" w:hint="cs"/>
                <w:szCs w:val="24"/>
                <w:rtl/>
              </w:rPr>
              <w:t xml:space="preserve"> </w:t>
            </w:r>
            <w:r>
              <w:rPr>
                <w:rFonts w:ascii="Diwani 3" w:hAnsi="Diwani 3" w:hint="cs"/>
                <w:szCs w:val="24"/>
                <w:rtl/>
              </w:rPr>
              <w:t>........</w:t>
            </w:r>
            <w:r w:rsidR="00E10DA8">
              <w:rPr>
                <w:rFonts w:ascii="Diwani 3" w:hAnsi="Diwani 3" w:hint="cs"/>
                <w:szCs w:val="24"/>
                <w:rtl/>
              </w:rPr>
              <w:t>.........</w:t>
            </w:r>
            <w:r w:rsidR="00EA5648">
              <w:rPr>
                <w:rFonts w:ascii="Diwani 3" w:hAnsi="Diwani 3" w:hint="cs"/>
                <w:szCs w:val="24"/>
                <w:rtl/>
              </w:rPr>
              <w:t>..</w:t>
            </w:r>
            <w:r>
              <w:rPr>
                <w:rFonts w:ascii="Diwani 3" w:hAnsi="Diwani 3" w:hint="cs"/>
                <w:szCs w:val="24"/>
                <w:rtl/>
              </w:rPr>
              <w:t>.....</w:t>
            </w:r>
          </w:p>
        </w:tc>
        <w:tc>
          <w:tcPr>
            <w:tcW w:w="900" w:type="dxa"/>
            <w:tcBorders>
              <w:top w:val="nil"/>
              <w:left w:val="nil"/>
              <w:bottom w:val="nil"/>
              <w:right w:val="nil"/>
            </w:tcBorders>
          </w:tcPr>
          <w:p w:rsidR="001F44A3" w:rsidRDefault="00C047E8" w:rsidP="005B3B97">
            <w:pPr>
              <w:spacing w:line="16" w:lineRule="atLeast"/>
              <w:ind w:firstLine="0"/>
              <w:jc w:val="right"/>
              <w:rPr>
                <w:rFonts w:ascii="Diwani 3" w:hAnsi="Diwani 3" w:cs="B Nazanin"/>
                <w:szCs w:val="24"/>
                <w:rtl/>
              </w:rPr>
            </w:pPr>
            <w:r>
              <w:rPr>
                <w:rFonts w:ascii="Diwani 3" w:hAnsi="Diwani 3" w:cs="B Nazanin" w:hint="cs"/>
                <w:szCs w:val="24"/>
                <w:rtl/>
              </w:rPr>
              <w:t>19</w:t>
            </w: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منابع و مراجع</w:t>
            </w:r>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nil"/>
              <w:left w:val="nil"/>
              <w:bottom w:val="nil"/>
              <w:right w:val="nil"/>
            </w:tcBorders>
          </w:tcPr>
          <w:p w:rsidR="004522D6" w:rsidRPr="00A64121" w:rsidRDefault="00591711" w:rsidP="005B3B97">
            <w:pPr>
              <w:spacing w:line="16" w:lineRule="atLeast"/>
              <w:ind w:firstLine="0"/>
              <w:jc w:val="right"/>
              <w:rPr>
                <w:rFonts w:ascii="Diwani 3" w:hAnsi="Diwani 3" w:cs="B Nazanin"/>
                <w:szCs w:val="24"/>
                <w:rtl/>
              </w:rPr>
            </w:pPr>
            <w:r>
              <w:rPr>
                <w:rFonts w:ascii="Diwani 3" w:hAnsi="Diwani 3" w:cs="B Nazanin" w:hint="cs"/>
                <w:szCs w:val="24"/>
                <w:rtl/>
              </w:rPr>
              <w:t>26</w:t>
            </w:r>
          </w:p>
        </w:tc>
      </w:tr>
    </w:tbl>
    <w:p w:rsidR="00E87AF0" w:rsidRDefault="00E87AF0" w:rsidP="005B3B97">
      <w:pPr>
        <w:spacing w:line="16" w:lineRule="atLeast"/>
        <w:jc w:val="center"/>
        <w:rPr>
          <w:rFonts w:ascii="Diwani 3" w:hAnsi="Diwani 3"/>
          <w:b/>
          <w:bCs/>
          <w:szCs w:val="24"/>
          <w:rtl/>
        </w:rPr>
      </w:pPr>
    </w:p>
    <w:p w:rsidR="00EC4BBC" w:rsidRDefault="008D4F0E" w:rsidP="005B3B97">
      <w:pPr>
        <w:spacing w:line="16" w:lineRule="atLeast"/>
        <w:rPr>
          <w:rFonts w:ascii="Diwani 3" w:hAnsi="Diwani 3"/>
          <w:szCs w:val="24"/>
          <w:rtl/>
        </w:rPr>
      </w:pPr>
      <w:r>
        <w:rPr>
          <w:rFonts w:ascii="Diwani 3" w:hAnsi="Diwani 3"/>
          <w:noProof/>
          <w:sz w:val="26"/>
          <w:szCs w:val="26"/>
          <w:rtl/>
        </w:rPr>
        <w:pict>
          <v:shape id="_x0000_s1103" type="#_x0000_t202" style="position:absolute;left:0;text-align:left;margin-left:189pt;margin-top:31.55pt;width:54pt;height:18pt;z-index:251661312" stroked="f">
            <v:textbox style="mso-next-textbox:#_x0000_s1103" inset="0,0,0,0">
              <w:txbxContent>
                <w:p w:rsidR="002D65FA" w:rsidRPr="00F6511B" w:rsidRDefault="002D65FA" w:rsidP="003F09FC">
                  <w:pPr>
                    <w:jc w:val="left"/>
                    <w:rPr>
                      <w:szCs w:val="24"/>
                      <w:rtl/>
                      <w:lang w:bidi="fa-IR"/>
                    </w:rPr>
                  </w:pPr>
                  <w:r>
                    <w:rPr>
                      <w:rFonts w:hint="cs"/>
                      <w:szCs w:val="24"/>
                      <w:rtl/>
                      <w:lang w:bidi="fa-IR"/>
                    </w:rPr>
                    <w:t>ج</w:t>
                  </w:r>
                </w:p>
              </w:txbxContent>
            </v:textbox>
            <w10:wrap anchorx="page"/>
          </v:shape>
        </w:pict>
      </w:r>
      <w:r w:rsidR="003A3213">
        <w:rPr>
          <w:rFonts w:ascii="Diwani 3" w:hAnsi="Diwani 3"/>
          <w:szCs w:val="24"/>
          <w:rtl/>
        </w:rPr>
        <w:br w:type="page"/>
      </w: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EC4BBC" w:rsidRPr="00843C82" w:rsidRDefault="00EC4BBC" w:rsidP="005B3B97">
      <w:pPr>
        <w:spacing w:line="16" w:lineRule="atLeast"/>
        <w:ind w:firstLine="0"/>
        <w:jc w:val="center"/>
        <w:rPr>
          <w:rFonts w:ascii="Diwani 3" w:hAnsi="Diwani 3" w:cs="B Lotus"/>
          <w:b/>
          <w:bCs/>
          <w:sz w:val="28"/>
          <w:rtl/>
        </w:rPr>
      </w:pPr>
      <w:r w:rsidRPr="00843C82">
        <w:rPr>
          <w:rFonts w:ascii="Diwani 3" w:hAnsi="Diwani 3" w:cs="B Lotus" w:hint="cs"/>
          <w:b/>
          <w:bCs/>
          <w:sz w:val="28"/>
          <w:rtl/>
        </w:rPr>
        <w:t xml:space="preserve">فهرست </w:t>
      </w:r>
      <w:r w:rsidR="00D33715">
        <w:rPr>
          <w:rFonts w:ascii="Diwani 3" w:hAnsi="Diwani 3" w:cs="B Lotus" w:hint="eastAsia"/>
          <w:b/>
          <w:bCs/>
          <w:sz w:val="28"/>
          <w:rtl/>
        </w:rPr>
        <w:t>شکل‌ها</w:t>
      </w:r>
    </w:p>
    <w:tbl>
      <w:tblPr>
        <w:bidiVisual/>
        <w:tblW w:w="0" w:type="auto"/>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3"/>
        <w:gridCol w:w="720"/>
        <w:gridCol w:w="720"/>
      </w:tblGrid>
      <w:tr w:rsidR="00EC4BBC">
        <w:trPr>
          <w:trHeight w:val="367"/>
        </w:trPr>
        <w:tc>
          <w:tcPr>
            <w:tcW w:w="7023" w:type="dxa"/>
            <w:tcBorders>
              <w:top w:val="nil"/>
              <w:left w:val="nil"/>
              <w:bottom w:val="double" w:sz="4" w:space="0" w:color="auto"/>
              <w:right w:val="nil"/>
            </w:tcBorders>
          </w:tcPr>
          <w:p w:rsidR="00EC4BBC" w:rsidRPr="00843C82" w:rsidRDefault="00EC4BBC" w:rsidP="005B3B97">
            <w:pPr>
              <w:spacing w:line="16" w:lineRule="atLeast"/>
              <w:ind w:firstLine="0"/>
              <w:jc w:val="left"/>
              <w:rPr>
                <w:rFonts w:cs="B Lotus"/>
                <w:b/>
                <w:bCs/>
                <w:rtl/>
              </w:rPr>
            </w:pPr>
            <w:r w:rsidRPr="00843C82">
              <w:rPr>
                <w:rFonts w:cs="B Lotus" w:hint="cs"/>
                <w:b/>
                <w:bCs/>
                <w:rtl/>
              </w:rPr>
              <w:t>عنوان</w:t>
            </w:r>
          </w:p>
        </w:tc>
        <w:tc>
          <w:tcPr>
            <w:tcW w:w="1440" w:type="dxa"/>
            <w:gridSpan w:val="2"/>
            <w:tcBorders>
              <w:top w:val="nil"/>
              <w:left w:val="nil"/>
              <w:bottom w:val="double" w:sz="4" w:space="0" w:color="auto"/>
              <w:right w:val="nil"/>
            </w:tcBorders>
          </w:tcPr>
          <w:p w:rsidR="00EC4BBC" w:rsidRPr="00843C82" w:rsidRDefault="00EC4BBC" w:rsidP="005B3B97">
            <w:pPr>
              <w:spacing w:line="16" w:lineRule="atLeast"/>
              <w:ind w:firstLine="0"/>
              <w:jc w:val="right"/>
              <w:rPr>
                <w:rFonts w:cs="B Lotus"/>
                <w:b/>
                <w:bCs/>
                <w:rtl/>
              </w:rPr>
            </w:pPr>
            <w:r w:rsidRPr="00843C82">
              <w:rPr>
                <w:rFonts w:cs="B Lotus" w:hint="cs"/>
                <w:b/>
                <w:bCs/>
                <w:rtl/>
              </w:rPr>
              <w:t>صفحه</w:t>
            </w:r>
          </w:p>
        </w:tc>
      </w:tr>
      <w:tr w:rsidR="00EC4BBC">
        <w:trPr>
          <w:trHeight w:val="367"/>
        </w:trPr>
        <w:tc>
          <w:tcPr>
            <w:tcW w:w="7743" w:type="dxa"/>
            <w:gridSpan w:val="2"/>
            <w:tcBorders>
              <w:top w:val="double" w:sz="4" w:space="0" w:color="auto"/>
              <w:left w:val="nil"/>
              <w:bottom w:val="nil"/>
              <w:right w:val="nil"/>
            </w:tcBorders>
          </w:tcPr>
          <w:p w:rsidR="00EC4BBC" w:rsidRPr="00EC4BBC" w:rsidRDefault="00AE0A57" w:rsidP="005B3B97">
            <w:pPr>
              <w:spacing w:line="16" w:lineRule="atLeast"/>
              <w:ind w:firstLine="0"/>
              <w:rPr>
                <w:rFonts w:ascii="Diwani 3" w:hAnsi="Diwani 3"/>
                <w:szCs w:val="24"/>
                <w:rtl/>
              </w:rPr>
            </w:pPr>
            <w:r w:rsidRPr="00AE0A57">
              <w:rPr>
                <w:rFonts w:ascii="Diwani 3" w:hAnsi="Diwani 3" w:hint="cs"/>
                <w:szCs w:val="24"/>
                <w:rtl/>
              </w:rPr>
              <w:t>شکل 1-1- فاصله‌هاي مناسب براي نوشته هاي روي جلد</w:t>
            </w:r>
            <w:r w:rsidR="002300A1">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p>
        </w:tc>
        <w:tc>
          <w:tcPr>
            <w:tcW w:w="720" w:type="dxa"/>
            <w:tcBorders>
              <w:top w:val="double" w:sz="4" w:space="0" w:color="auto"/>
              <w:left w:val="nil"/>
              <w:bottom w:val="nil"/>
              <w:right w:val="nil"/>
            </w:tcBorders>
          </w:tcPr>
          <w:p w:rsidR="00EC4BBC" w:rsidRPr="00AE0A57" w:rsidRDefault="00AE0A57" w:rsidP="005B3B97">
            <w:pPr>
              <w:spacing w:line="16" w:lineRule="atLeast"/>
              <w:ind w:firstLine="0"/>
              <w:jc w:val="right"/>
              <w:rPr>
                <w:rFonts w:ascii="Diwani 3" w:hAnsi="Diwani 3"/>
                <w:szCs w:val="24"/>
                <w:rtl/>
              </w:rPr>
            </w:pPr>
            <w:r w:rsidRPr="00AE0A57">
              <w:rPr>
                <w:rFonts w:ascii="Diwani 3" w:hAnsi="Diwani 3" w:hint="cs"/>
                <w:szCs w:val="24"/>
                <w:rtl/>
              </w:rPr>
              <w:t>3</w:t>
            </w:r>
          </w:p>
        </w:tc>
      </w:tr>
      <w:tr w:rsidR="00EC4BBC">
        <w:trPr>
          <w:trHeight w:val="367"/>
        </w:trPr>
        <w:tc>
          <w:tcPr>
            <w:tcW w:w="7743" w:type="dxa"/>
            <w:gridSpan w:val="2"/>
            <w:tcBorders>
              <w:top w:val="nil"/>
              <w:left w:val="nil"/>
              <w:bottom w:val="nil"/>
              <w:right w:val="nil"/>
            </w:tcBorders>
          </w:tcPr>
          <w:p w:rsidR="00EC4BBC" w:rsidRPr="00AE0A57" w:rsidRDefault="00AE0A57" w:rsidP="005B3B97">
            <w:pPr>
              <w:spacing w:line="16" w:lineRule="atLeast"/>
              <w:ind w:firstLine="0"/>
              <w:rPr>
                <w:rFonts w:ascii="Diwani 3" w:hAnsi="Diwani 3"/>
                <w:szCs w:val="24"/>
                <w:rtl/>
                <w:lang w:bidi="fa-IR"/>
              </w:rPr>
            </w:pPr>
            <w:r w:rsidRPr="00AE0A57">
              <w:rPr>
                <w:rFonts w:ascii="Diwani 3" w:hAnsi="Diwani 3" w:hint="cs"/>
                <w:szCs w:val="24"/>
                <w:rtl/>
                <w:lang w:bidi="fa-IR"/>
              </w:rPr>
              <w:t>شکل 1-2- نوشتن عنوان پروژه و نام دانشجو روي عطف پايان نامه</w:t>
            </w:r>
            <w:r w:rsidR="002300A1">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720" w:type="dxa"/>
            <w:tcBorders>
              <w:top w:val="nil"/>
              <w:left w:val="nil"/>
              <w:bottom w:val="nil"/>
              <w:right w:val="nil"/>
            </w:tcBorders>
          </w:tcPr>
          <w:p w:rsidR="00EC4BBC" w:rsidRPr="00AE0A57" w:rsidRDefault="00AE0A57" w:rsidP="005B3B97">
            <w:pPr>
              <w:spacing w:line="16" w:lineRule="atLeast"/>
              <w:ind w:firstLine="0"/>
              <w:jc w:val="right"/>
              <w:rPr>
                <w:rFonts w:ascii="Diwani 3" w:hAnsi="Diwani 3"/>
                <w:szCs w:val="24"/>
                <w:rtl/>
                <w:lang w:bidi="fa-IR"/>
              </w:rPr>
            </w:pPr>
            <w:r w:rsidRPr="00AE0A57">
              <w:rPr>
                <w:rFonts w:ascii="Diwani 3" w:hAnsi="Diwani 3" w:hint="cs"/>
                <w:szCs w:val="24"/>
                <w:rtl/>
                <w:lang w:bidi="fa-IR"/>
              </w:rPr>
              <w:t>3</w:t>
            </w:r>
          </w:p>
        </w:tc>
      </w:tr>
      <w:tr w:rsidR="00EC4BBC">
        <w:trPr>
          <w:trHeight w:val="367"/>
        </w:trPr>
        <w:tc>
          <w:tcPr>
            <w:tcW w:w="7743" w:type="dxa"/>
            <w:gridSpan w:val="2"/>
            <w:tcBorders>
              <w:top w:val="nil"/>
              <w:left w:val="nil"/>
              <w:bottom w:val="nil"/>
              <w:right w:val="nil"/>
            </w:tcBorders>
          </w:tcPr>
          <w:p w:rsidR="00EC4BBC" w:rsidRP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bl>
    <w:p w:rsidR="00E64460" w:rsidRDefault="00E64460" w:rsidP="005B3B97">
      <w:pPr>
        <w:spacing w:line="16" w:lineRule="atLeast"/>
        <w:jc w:val="center"/>
        <w:rPr>
          <w:rFonts w:ascii="Diwani 3" w:hAnsi="Diwani 3"/>
          <w:szCs w:val="24"/>
          <w:rtl/>
        </w:rPr>
      </w:pPr>
      <w:r>
        <w:rPr>
          <w:rFonts w:ascii="Diwani 3" w:hAnsi="Diwani 3" w:hint="cs"/>
          <w:szCs w:val="24"/>
          <w:rtl/>
        </w:rPr>
        <w:tab/>
      </w:r>
    </w:p>
    <w:p w:rsidR="00EC4BBC" w:rsidRDefault="008D4F0E" w:rsidP="005B3B97">
      <w:pPr>
        <w:spacing w:line="16" w:lineRule="atLeast"/>
        <w:rPr>
          <w:rFonts w:ascii="Diwani 3" w:hAnsi="Diwani 3"/>
          <w:szCs w:val="24"/>
          <w:rtl/>
        </w:rPr>
      </w:pPr>
      <w:r>
        <w:rPr>
          <w:rFonts w:ascii="Diwani 3" w:hAnsi="Diwani 3"/>
          <w:noProof/>
          <w:szCs w:val="24"/>
          <w:rtl/>
        </w:rPr>
        <w:pict>
          <v:shape id="_x0000_s1104" type="#_x0000_t202" style="position:absolute;left:0;text-align:left;margin-left:180pt;margin-top:262.05pt;width:54pt;height:18pt;z-index:251662336" stroked="f">
            <v:textbox style="mso-next-textbox:#_x0000_s1104" inset="0,0,0,0">
              <w:txbxContent>
                <w:p w:rsidR="002D65FA" w:rsidRPr="00F6511B" w:rsidRDefault="002D65FA" w:rsidP="003F09FC">
                  <w:pPr>
                    <w:jc w:val="left"/>
                    <w:rPr>
                      <w:szCs w:val="24"/>
                      <w:rtl/>
                      <w:lang w:bidi="fa-IR"/>
                    </w:rPr>
                  </w:pPr>
                  <w:r>
                    <w:rPr>
                      <w:rFonts w:hint="cs"/>
                      <w:szCs w:val="24"/>
                      <w:rtl/>
                      <w:lang w:bidi="fa-IR"/>
                    </w:rPr>
                    <w:t>چ</w:t>
                  </w:r>
                </w:p>
              </w:txbxContent>
            </v:textbox>
            <w10:wrap anchorx="page"/>
          </v:shape>
        </w:pict>
      </w:r>
      <w:r w:rsidR="00BC43FF">
        <w:rPr>
          <w:rFonts w:ascii="Diwani 3" w:hAnsi="Diwani 3"/>
          <w:szCs w:val="24"/>
          <w:rtl/>
        </w:rPr>
        <w:br w:type="page"/>
      </w: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EC4BBC" w:rsidRPr="00843C82" w:rsidRDefault="00EC4BBC" w:rsidP="005B3B97">
      <w:pPr>
        <w:spacing w:line="16" w:lineRule="atLeast"/>
        <w:ind w:firstLine="0"/>
        <w:jc w:val="center"/>
        <w:rPr>
          <w:rFonts w:ascii="Diwani 3" w:hAnsi="Diwani 3" w:cs="B Lotus"/>
          <w:b/>
          <w:bCs/>
          <w:sz w:val="28"/>
          <w:rtl/>
        </w:rPr>
      </w:pPr>
      <w:r w:rsidRPr="00843C82">
        <w:rPr>
          <w:rFonts w:ascii="Diwani 3" w:hAnsi="Diwani 3" w:cs="B Lotus" w:hint="cs"/>
          <w:b/>
          <w:bCs/>
          <w:sz w:val="28"/>
          <w:rtl/>
        </w:rPr>
        <w:t>فهرست جدول</w:t>
      </w:r>
      <w:r w:rsidR="00F930A9">
        <w:rPr>
          <w:rFonts w:ascii="Diwani 3" w:hAnsi="Diwani 3" w:cs="B Lotus" w:hint="cs"/>
          <w:b/>
          <w:bCs/>
          <w:sz w:val="28"/>
          <w:rtl/>
        </w:rPr>
        <w:t>ها</w:t>
      </w:r>
    </w:p>
    <w:tbl>
      <w:tblPr>
        <w:bidiVisual/>
        <w:tblW w:w="0" w:type="auto"/>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3"/>
        <w:gridCol w:w="659"/>
        <w:gridCol w:w="781"/>
      </w:tblGrid>
      <w:tr w:rsidR="00EC4BBC">
        <w:trPr>
          <w:trHeight w:val="367"/>
        </w:trPr>
        <w:tc>
          <w:tcPr>
            <w:tcW w:w="7023" w:type="dxa"/>
            <w:tcBorders>
              <w:top w:val="nil"/>
              <w:left w:val="nil"/>
              <w:bottom w:val="double" w:sz="4" w:space="0" w:color="auto"/>
              <w:right w:val="nil"/>
            </w:tcBorders>
          </w:tcPr>
          <w:p w:rsidR="00EC4BBC" w:rsidRPr="00843C82" w:rsidRDefault="00EC4BBC" w:rsidP="005B3B97">
            <w:pPr>
              <w:spacing w:line="16" w:lineRule="atLeast"/>
              <w:ind w:firstLine="0"/>
              <w:jc w:val="left"/>
              <w:rPr>
                <w:rFonts w:cs="B Lotus"/>
                <w:b/>
                <w:bCs/>
                <w:rtl/>
              </w:rPr>
            </w:pPr>
            <w:r w:rsidRPr="00843C82">
              <w:rPr>
                <w:rFonts w:cs="B Lotus" w:hint="cs"/>
                <w:b/>
                <w:bCs/>
                <w:rtl/>
              </w:rPr>
              <w:t>عنوان</w:t>
            </w:r>
          </w:p>
        </w:tc>
        <w:tc>
          <w:tcPr>
            <w:tcW w:w="1440" w:type="dxa"/>
            <w:gridSpan w:val="2"/>
            <w:tcBorders>
              <w:top w:val="nil"/>
              <w:left w:val="nil"/>
              <w:bottom w:val="double" w:sz="4" w:space="0" w:color="auto"/>
              <w:right w:val="nil"/>
            </w:tcBorders>
          </w:tcPr>
          <w:p w:rsidR="00EC4BBC" w:rsidRPr="00843C82" w:rsidRDefault="00EC4BBC" w:rsidP="005B3B97">
            <w:pPr>
              <w:spacing w:line="16" w:lineRule="atLeast"/>
              <w:ind w:firstLine="0"/>
              <w:jc w:val="right"/>
              <w:rPr>
                <w:rFonts w:cs="B Lotus"/>
                <w:b/>
                <w:bCs/>
                <w:rtl/>
              </w:rPr>
            </w:pPr>
            <w:r w:rsidRPr="00843C82">
              <w:rPr>
                <w:rFonts w:cs="B Lotus" w:hint="cs"/>
                <w:b/>
                <w:bCs/>
                <w:rtl/>
              </w:rPr>
              <w:t>صفحه</w:t>
            </w:r>
          </w:p>
        </w:tc>
      </w:tr>
      <w:tr w:rsidR="00EC4BBC">
        <w:trPr>
          <w:trHeight w:val="367"/>
        </w:trPr>
        <w:tc>
          <w:tcPr>
            <w:tcW w:w="7682" w:type="dxa"/>
            <w:gridSpan w:val="2"/>
            <w:tcBorders>
              <w:top w:val="double" w:sz="4" w:space="0" w:color="auto"/>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2-1- آخرين مهلت انتخاب پروژه توسط دانشجويان در ترمهاي مختلف</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double" w:sz="4" w:space="0" w:color="auto"/>
              <w:left w:val="nil"/>
              <w:bottom w:val="nil"/>
              <w:right w:val="nil"/>
            </w:tcBorders>
            <w:vAlign w:val="center"/>
          </w:tcPr>
          <w:p w:rsidR="00EC4BBC" w:rsidRPr="00A0382E" w:rsidRDefault="00835C0F" w:rsidP="005B3B97">
            <w:pPr>
              <w:spacing w:line="16" w:lineRule="atLeast"/>
              <w:ind w:firstLine="0"/>
              <w:jc w:val="right"/>
              <w:rPr>
                <w:rFonts w:ascii="Diwani 3" w:hAnsi="Diwani 3" w:cs="B Nazanin"/>
                <w:szCs w:val="24"/>
                <w:rtl/>
              </w:rPr>
            </w:pPr>
            <w:r w:rsidRPr="00A0382E">
              <w:rPr>
                <w:rFonts w:ascii="Diwani 3" w:hAnsi="Diwani 3" w:cs="B Nazanin" w:hint="cs"/>
                <w:szCs w:val="24"/>
                <w:rtl/>
              </w:rPr>
              <w:t>11</w:t>
            </w:r>
          </w:p>
        </w:tc>
      </w:tr>
      <w:tr w:rsidR="00EC4BBC">
        <w:trPr>
          <w:trHeight w:val="367"/>
        </w:trPr>
        <w:tc>
          <w:tcPr>
            <w:tcW w:w="7682" w:type="dxa"/>
            <w:gridSpan w:val="2"/>
            <w:tcBorders>
              <w:top w:val="nil"/>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2-2- آخرين مهلت ارسال نمره به آموزش براي دانشجوياني که پروژه ناتمام ندارند، بر اساس زمان انتخاب پروژه</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DD6DBC" w:rsidRDefault="00DD6DBC" w:rsidP="005B3B97">
            <w:pPr>
              <w:spacing w:line="16" w:lineRule="atLeast"/>
              <w:ind w:firstLine="0"/>
              <w:jc w:val="right"/>
              <w:rPr>
                <w:rFonts w:ascii="Diwani 3" w:hAnsi="Diwani 3" w:cs="B Nazanin"/>
                <w:szCs w:val="24"/>
                <w:rtl/>
              </w:rPr>
            </w:pPr>
          </w:p>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12</w:t>
            </w:r>
          </w:p>
        </w:tc>
      </w:tr>
      <w:tr w:rsidR="00EC4BBC">
        <w:trPr>
          <w:trHeight w:val="367"/>
        </w:trPr>
        <w:tc>
          <w:tcPr>
            <w:tcW w:w="7682" w:type="dxa"/>
            <w:gridSpan w:val="2"/>
            <w:tcBorders>
              <w:top w:val="nil"/>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2-3- آخرين مهلت ارسال نمره به آموزش براي دانشجوياني که پروژه ناتمام برداشته اند، بر اساس زمان انتخاب پروژه و تمديد آن</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DD6DBC" w:rsidRDefault="00DD6DBC" w:rsidP="005B3B97">
            <w:pPr>
              <w:spacing w:line="16" w:lineRule="atLeast"/>
              <w:ind w:firstLine="0"/>
              <w:jc w:val="right"/>
              <w:rPr>
                <w:rFonts w:ascii="Diwani 3" w:hAnsi="Diwani 3" w:cs="B Nazanin"/>
                <w:szCs w:val="24"/>
                <w:rtl/>
              </w:rPr>
            </w:pPr>
          </w:p>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12</w:t>
            </w:r>
          </w:p>
        </w:tc>
      </w:tr>
      <w:tr w:rsidR="00EC4BBC">
        <w:trPr>
          <w:trHeight w:val="367"/>
        </w:trPr>
        <w:tc>
          <w:tcPr>
            <w:tcW w:w="7682" w:type="dxa"/>
            <w:gridSpan w:val="2"/>
            <w:tcBorders>
              <w:top w:val="nil"/>
              <w:left w:val="nil"/>
              <w:bottom w:val="nil"/>
              <w:right w:val="nil"/>
            </w:tcBorders>
          </w:tcPr>
          <w:p w:rsidR="00EC4BBC" w:rsidRPr="00A0382E" w:rsidRDefault="00835C0F"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2-4- آخرين مهلت تکميل و تحويل فرم تمديد پروژه به کميته پروژه بر اساس نيمسال انتخاب پروژه</w:t>
            </w:r>
            <w:r w:rsidR="00DD6DBC">
              <w:rPr>
                <w:rFonts w:ascii="Diwani 3" w:hAnsi="Diwani 3" w:hint="cs"/>
                <w:szCs w:val="24"/>
                <w:rtl/>
                <w:lang w:bidi="fa-IR"/>
              </w:rPr>
              <w:t xml:space="preserve"> </w:t>
            </w:r>
          </w:p>
        </w:tc>
        <w:tc>
          <w:tcPr>
            <w:tcW w:w="781" w:type="dxa"/>
            <w:tcBorders>
              <w:top w:val="nil"/>
              <w:left w:val="nil"/>
              <w:bottom w:val="nil"/>
              <w:right w:val="nil"/>
            </w:tcBorders>
            <w:vAlign w:val="center"/>
          </w:tcPr>
          <w:p w:rsidR="00EC4BBC" w:rsidRPr="00A0382E" w:rsidRDefault="00A66F0C" w:rsidP="005B3B97">
            <w:pPr>
              <w:spacing w:line="16" w:lineRule="atLeast"/>
              <w:ind w:firstLine="0"/>
              <w:jc w:val="right"/>
              <w:rPr>
                <w:rFonts w:ascii="Diwani 3" w:hAnsi="Diwani 3" w:cs="B Nazanin"/>
                <w:szCs w:val="24"/>
                <w:rtl/>
                <w:lang w:bidi="fa-IR"/>
              </w:rPr>
            </w:pPr>
            <w:r w:rsidRPr="00A0382E">
              <w:rPr>
                <w:rFonts w:ascii="Diwani 3" w:hAnsi="Diwani 3" w:cs="B Nazanin" w:hint="cs"/>
                <w:szCs w:val="24"/>
                <w:rtl/>
                <w:lang w:bidi="fa-IR"/>
              </w:rPr>
              <w:t>12</w:t>
            </w:r>
          </w:p>
        </w:tc>
      </w:tr>
      <w:tr w:rsidR="00EC4BBC">
        <w:trPr>
          <w:trHeight w:val="367"/>
        </w:trPr>
        <w:tc>
          <w:tcPr>
            <w:tcW w:w="7682" w:type="dxa"/>
            <w:gridSpan w:val="2"/>
            <w:tcBorders>
              <w:top w:val="nil"/>
              <w:left w:val="nil"/>
              <w:bottom w:val="nil"/>
              <w:right w:val="nil"/>
            </w:tcBorders>
          </w:tcPr>
          <w:p w:rsidR="00EC4BBC" w:rsidRPr="00A0382E" w:rsidRDefault="00A66F0C" w:rsidP="005B3B97">
            <w:pPr>
              <w:spacing w:line="16" w:lineRule="atLeast"/>
              <w:ind w:left="567" w:hanging="567"/>
              <w:rPr>
                <w:rFonts w:ascii="Diwani 3" w:hAnsi="Diwani 3"/>
                <w:szCs w:val="24"/>
                <w:rtl/>
              </w:rPr>
            </w:pPr>
            <w:r w:rsidRPr="00A0382E">
              <w:rPr>
                <w:rFonts w:ascii="Diwani 3" w:hAnsi="Diwani 3"/>
                <w:szCs w:val="24"/>
                <w:rtl/>
              </w:rPr>
              <w:t>جدول</w:t>
            </w:r>
            <w:r w:rsidRPr="00A0382E">
              <w:rPr>
                <w:rFonts w:ascii="Diwani 3" w:hAnsi="Diwani 3" w:hint="cs"/>
                <w:szCs w:val="24"/>
                <w:rtl/>
                <w:lang w:bidi="fa-IR"/>
              </w:rPr>
              <w:t>3-1- ميزان تاثير هريک از ملاکهاي ارزشيابي در نمره پروژه دانشجويان کارداني</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EC4BBC">
        <w:trPr>
          <w:trHeight w:val="367"/>
        </w:trPr>
        <w:tc>
          <w:tcPr>
            <w:tcW w:w="7682" w:type="dxa"/>
            <w:gridSpan w:val="2"/>
            <w:tcBorders>
              <w:top w:val="nil"/>
              <w:left w:val="nil"/>
              <w:bottom w:val="nil"/>
              <w:right w:val="nil"/>
            </w:tcBorders>
          </w:tcPr>
          <w:p w:rsidR="00EC4BBC" w:rsidRPr="00A0382E" w:rsidRDefault="00A66F0C"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3-2- ميزان تاثير هريک از ملاکهاي ارزشيابي در نمره پروژه دانشجويان کارشناسي</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EC4BBC">
        <w:trPr>
          <w:trHeight w:val="367"/>
        </w:trPr>
        <w:tc>
          <w:tcPr>
            <w:tcW w:w="7682"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81" w:type="dxa"/>
            <w:tcBorders>
              <w:top w:val="nil"/>
              <w:left w:val="nil"/>
              <w:bottom w:val="nil"/>
              <w:right w:val="nil"/>
            </w:tcBorders>
            <w:vAlign w:val="center"/>
          </w:tcPr>
          <w:p w:rsidR="00EC4BBC" w:rsidRPr="00A0382E" w:rsidRDefault="00EC4BBC" w:rsidP="005B3B97">
            <w:pPr>
              <w:spacing w:line="16" w:lineRule="atLeast"/>
              <w:ind w:firstLine="0"/>
              <w:jc w:val="right"/>
              <w:rPr>
                <w:rFonts w:ascii="Diwani 3" w:hAnsi="Diwani 3"/>
                <w:szCs w:val="24"/>
                <w:rtl/>
              </w:rPr>
            </w:pPr>
          </w:p>
        </w:tc>
      </w:tr>
    </w:tbl>
    <w:p w:rsidR="00EC4BBC" w:rsidRDefault="00EC4BBC" w:rsidP="005B3B97">
      <w:pPr>
        <w:spacing w:line="16" w:lineRule="atLeast"/>
        <w:jc w:val="center"/>
        <w:rPr>
          <w:rFonts w:ascii="Diwani 3" w:hAnsi="Diwani 3"/>
          <w:szCs w:val="24"/>
          <w:rtl/>
        </w:rPr>
      </w:pPr>
    </w:p>
    <w:p w:rsidR="004D0E43" w:rsidRDefault="008D4F0E" w:rsidP="005B3B97">
      <w:pPr>
        <w:spacing w:line="16" w:lineRule="atLeast"/>
        <w:rPr>
          <w:rFonts w:ascii="Diwani 3" w:hAnsi="Diwani 3"/>
          <w:szCs w:val="24"/>
          <w:rtl/>
        </w:rPr>
      </w:pPr>
      <w:r>
        <w:rPr>
          <w:rFonts w:ascii="Diwani 3" w:hAnsi="Diwani 3"/>
          <w:noProof/>
          <w:szCs w:val="24"/>
          <w:rtl/>
        </w:rPr>
        <w:pict>
          <v:shape id="_x0000_s1105" type="#_x0000_t202" style="position:absolute;left:0;text-align:left;margin-left:180pt;margin-top:222.05pt;width:54pt;height:18pt;z-index:251663360" stroked="f">
            <v:textbox style="mso-next-textbox:#_x0000_s1105" inset="0,0,0,0">
              <w:txbxContent>
                <w:p w:rsidR="002D65FA" w:rsidRPr="00F6511B" w:rsidRDefault="002D65FA" w:rsidP="003F09FC">
                  <w:pPr>
                    <w:jc w:val="left"/>
                    <w:rPr>
                      <w:szCs w:val="24"/>
                      <w:rtl/>
                      <w:lang w:bidi="fa-IR"/>
                    </w:rPr>
                  </w:pPr>
                  <w:r>
                    <w:rPr>
                      <w:rFonts w:hint="cs"/>
                      <w:szCs w:val="24"/>
                      <w:rtl/>
                      <w:lang w:bidi="fa-IR"/>
                    </w:rPr>
                    <w:t>ح</w:t>
                  </w:r>
                </w:p>
              </w:txbxContent>
            </v:textbox>
            <w10:wrap anchorx="page"/>
          </v:shape>
        </w:pict>
      </w:r>
      <w:r w:rsidR="00C425EC">
        <w:rPr>
          <w:rFonts w:ascii="Diwani 3" w:hAnsi="Diwani 3"/>
          <w:szCs w:val="24"/>
          <w:rtl/>
        </w:rPr>
        <w:br w:type="page"/>
      </w: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4D0E43" w:rsidRPr="00C425EC" w:rsidRDefault="004D0E43" w:rsidP="005B3B97">
      <w:pPr>
        <w:spacing w:line="16" w:lineRule="atLeast"/>
        <w:ind w:firstLine="0"/>
        <w:jc w:val="center"/>
        <w:rPr>
          <w:rFonts w:ascii="Diwani 3" w:hAnsi="Diwani 3" w:cs="B Lotus"/>
          <w:b/>
          <w:bCs/>
          <w:sz w:val="28"/>
          <w:rtl/>
          <w:lang w:bidi="fa-IR"/>
        </w:rPr>
      </w:pPr>
      <w:r w:rsidRPr="00C425EC">
        <w:rPr>
          <w:rFonts w:ascii="Diwani 3" w:hAnsi="Diwani 3" w:cs="B Lotus" w:hint="cs"/>
          <w:b/>
          <w:bCs/>
          <w:sz w:val="28"/>
          <w:rtl/>
        </w:rPr>
        <w:t xml:space="preserve">ليست </w:t>
      </w:r>
      <w:r w:rsidR="00D33715">
        <w:rPr>
          <w:rFonts w:ascii="Diwani 3" w:hAnsi="Diwani 3" w:cs="B Lotus" w:hint="eastAsia"/>
          <w:b/>
          <w:bCs/>
          <w:sz w:val="28"/>
          <w:rtl/>
        </w:rPr>
        <w:t>علائم</w:t>
      </w:r>
      <w:r w:rsidRPr="00C425EC">
        <w:rPr>
          <w:rFonts w:ascii="Diwani 3" w:hAnsi="Diwani 3" w:cs="B Lotus" w:hint="cs"/>
          <w:b/>
          <w:bCs/>
          <w:sz w:val="28"/>
          <w:rtl/>
        </w:rPr>
        <w:t xml:space="preserve"> و اختصارات</w:t>
      </w:r>
    </w:p>
    <w:p w:rsidR="004D0E43" w:rsidRDefault="004D0E43" w:rsidP="005B3B97">
      <w:pPr>
        <w:spacing w:line="16" w:lineRule="atLeast"/>
        <w:jc w:val="center"/>
        <w:rPr>
          <w:rFonts w:ascii="Diwani 3" w:hAnsi="Diwani 3"/>
          <w:b/>
          <w:bCs/>
          <w:szCs w:val="24"/>
          <w:rtl/>
          <w:lang w:bidi="fa-IR"/>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8"/>
        <w:gridCol w:w="861"/>
      </w:tblGrid>
      <w:tr w:rsidR="004D0E43" w:rsidTr="00935669">
        <w:trPr>
          <w:trHeight w:val="367"/>
          <w:jc w:val="center"/>
        </w:trPr>
        <w:tc>
          <w:tcPr>
            <w:tcW w:w="4048" w:type="dxa"/>
            <w:tcBorders>
              <w:top w:val="nil"/>
              <w:left w:val="nil"/>
              <w:bottom w:val="nil"/>
              <w:right w:val="nil"/>
            </w:tcBorders>
          </w:tcPr>
          <w:p w:rsidR="004D0E43" w:rsidRPr="00EC4BBC" w:rsidRDefault="00935669" w:rsidP="005B3B97">
            <w:pPr>
              <w:spacing w:line="16" w:lineRule="atLeast"/>
              <w:ind w:firstLine="0"/>
              <w:rPr>
                <w:rFonts w:ascii="Diwani 3" w:hAnsi="Diwani 3"/>
                <w:szCs w:val="24"/>
              </w:rPr>
            </w:pPr>
            <w:r>
              <w:rPr>
                <w:rFonts w:ascii="Diwani 3" w:hAnsi="Diwani 3" w:hint="cs"/>
                <w:szCs w:val="24"/>
                <w:rtl/>
              </w:rPr>
              <w:t>پاسخگوی تعاملی</w:t>
            </w:r>
            <w:r w:rsidR="004D0E43">
              <w:rPr>
                <w:rFonts w:ascii="Diwani 3" w:hAnsi="Diwani 3" w:hint="cs"/>
                <w:szCs w:val="24"/>
                <w:rtl/>
              </w:rPr>
              <w:t xml:space="preserve"> (</w:t>
            </w:r>
            <w:r w:rsidRPr="00935669">
              <w:rPr>
                <w:sz w:val="20"/>
                <w:szCs w:val="20"/>
              </w:rPr>
              <w:t>Interactive voice response</w:t>
            </w:r>
            <w:r w:rsidR="004D0E43">
              <w:rPr>
                <w:rFonts w:ascii="Diwani 3" w:hAnsi="Diwani 3" w:hint="cs"/>
                <w:szCs w:val="24"/>
                <w:rtl/>
              </w:rPr>
              <w:t>)</w:t>
            </w:r>
          </w:p>
        </w:tc>
        <w:tc>
          <w:tcPr>
            <w:tcW w:w="236" w:type="dxa"/>
            <w:tcBorders>
              <w:top w:val="nil"/>
              <w:left w:val="nil"/>
              <w:bottom w:val="nil"/>
              <w:right w:val="nil"/>
            </w:tcBorders>
            <w:vAlign w:val="center"/>
          </w:tcPr>
          <w:p w:rsidR="004D0E43" w:rsidRPr="00097F33" w:rsidRDefault="00935669" w:rsidP="005B3B97">
            <w:pPr>
              <w:spacing w:line="16" w:lineRule="atLeast"/>
              <w:ind w:firstLine="0"/>
              <w:jc w:val="center"/>
              <w:rPr>
                <w:sz w:val="20"/>
                <w:szCs w:val="20"/>
              </w:rPr>
            </w:pPr>
            <w:r>
              <w:rPr>
                <w:sz w:val="20"/>
                <w:szCs w:val="20"/>
              </w:rPr>
              <w:t>ivr</w:t>
            </w:r>
          </w:p>
        </w:tc>
      </w:tr>
      <w:tr w:rsidR="004D0E43" w:rsidTr="00935669">
        <w:trPr>
          <w:trHeight w:val="367"/>
          <w:jc w:val="center"/>
        </w:trPr>
        <w:tc>
          <w:tcPr>
            <w:tcW w:w="4048" w:type="dxa"/>
            <w:tcBorders>
              <w:top w:val="nil"/>
              <w:left w:val="nil"/>
              <w:bottom w:val="nil"/>
              <w:right w:val="nil"/>
            </w:tcBorders>
          </w:tcPr>
          <w:p w:rsidR="004D0E43" w:rsidRPr="00EC4BBC" w:rsidRDefault="003D2C98" w:rsidP="005B3B97">
            <w:pPr>
              <w:spacing w:line="16" w:lineRule="atLeast"/>
              <w:ind w:firstLine="0"/>
              <w:rPr>
                <w:rFonts w:ascii="Diwani 3" w:hAnsi="Diwani 3"/>
                <w:szCs w:val="24"/>
                <w:rtl/>
                <w:lang w:bidi="fa-IR"/>
              </w:rPr>
            </w:pPr>
            <w:ins w:id="162" w:author="mohammad minoei" w:date="2015-09-07T15:11:00Z">
              <w:r>
                <w:rPr>
                  <w:rFonts w:ascii="Diwani 3" w:hAnsi="Diwani 3" w:hint="cs"/>
                  <w:szCs w:val="24"/>
                  <w:rtl/>
                  <w:lang w:bidi="fa-IR"/>
                </w:rPr>
                <w:t xml:space="preserve"> </w:t>
              </w:r>
            </w:ins>
            <w:ins w:id="163" w:author="mohammad minoei" w:date="2015-09-07T15:10:00Z">
              <w:r>
                <w:rPr>
                  <w:rFonts w:ascii="Diwani 3" w:hAnsi="Diwani 3" w:hint="cs"/>
                  <w:szCs w:val="24"/>
                  <w:rtl/>
                  <w:lang w:bidi="fa-IR"/>
                </w:rPr>
                <w:t>(</w:t>
              </w:r>
            </w:ins>
            <w:ins w:id="164" w:author="mohammad minoei" w:date="2015-09-07T15:11:00Z">
              <w:r>
                <w:rPr>
                  <w:rFonts w:ascii="Tahoma" w:hAnsi="Tahoma" w:cs="Tahoma"/>
                  <w:color w:val="333333"/>
                  <w:sz w:val="18"/>
                  <w:szCs w:val="18"/>
                  <w:shd w:val="clear" w:color="auto" w:fill="FFFFFF"/>
                </w:rPr>
                <w:t>Digium Asterisk Hardware Device Interface</w:t>
              </w:r>
            </w:ins>
            <w:ins w:id="165" w:author="mohammad minoei" w:date="2015-09-07T15:10:00Z">
              <w:r>
                <w:rPr>
                  <w:rFonts w:ascii="Diwani 3" w:hAnsi="Diwani 3" w:hint="cs"/>
                  <w:szCs w:val="24"/>
                  <w:rtl/>
                  <w:lang w:bidi="fa-IR"/>
                </w:rPr>
                <w:t>)</w:t>
              </w:r>
            </w:ins>
            <w:ins w:id="166" w:author="mohammad minoei" w:date="2015-09-07T15:11:00Z">
              <w:r>
                <w:rPr>
                  <w:rFonts w:ascii="Diwani 3" w:hAnsi="Diwani 3" w:hint="cs"/>
                  <w:szCs w:val="24"/>
                  <w:rtl/>
                  <w:lang w:bidi="fa-IR"/>
                </w:rPr>
                <w:t xml:space="preserve"> </w:t>
              </w:r>
            </w:ins>
          </w:p>
        </w:tc>
        <w:tc>
          <w:tcPr>
            <w:tcW w:w="236" w:type="dxa"/>
            <w:tcBorders>
              <w:top w:val="nil"/>
              <w:left w:val="nil"/>
              <w:bottom w:val="nil"/>
              <w:right w:val="nil"/>
            </w:tcBorders>
            <w:vAlign w:val="center"/>
          </w:tcPr>
          <w:p w:rsidR="004D0E43" w:rsidRPr="00097F33" w:rsidRDefault="003D2C98" w:rsidP="005B3B97">
            <w:pPr>
              <w:spacing w:line="16" w:lineRule="atLeast"/>
              <w:ind w:firstLine="0"/>
              <w:jc w:val="center"/>
              <w:rPr>
                <w:sz w:val="20"/>
                <w:szCs w:val="20"/>
              </w:rPr>
            </w:pPr>
            <w:ins w:id="167" w:author="mohammad minoei" w:date="2015-09-07T15:10:00Z">
              <w:r>
                <w:rPr>
                  <w:sz w:val="20"/>
                  <w:szCs w:val="20"/>
                </w:rPr>
                <w:t>DAHDI</w:t>
              </w:r>
            </w:ins>
          </w:p>
        </w:tc>
      </w:tr>
      <w:tr w:rsidR="004D0E43" w:rsidTr="00935669">
        <w:trPr>
          <w:trHeight w:val="367"/>
          <w:jc w:val="center"/>
        </w:trPr>
        <w:tc>
          <w:tcPr>
            <w:tcW w:w="4048" w:type="dxa"/>
            <w:tcBorders>
              <w:top w:val="nil"/>
              <w:left w:val="nil"/>
              <w:bottom w:val="nil"/>
              <w:right w:val="nil"/>
            </w:tcBorders>
          </w:tcPr>
          <w:p w:rsidR="004D0E43" w:rsidRPr="00EC4BBC" w:rsidRDefault="004D0E43" w:rsidP="005B3B97">
            <w:pPr>
              <w:spacing w:line="16" w:lineRule="atLeast"/>
              <w:ind w:firstLine="0"/>
              <w:rPr>
                <w:rFonts w:ascii="Diwani 3" w:hAnsi="Diwani 3"/>
                <w:szCs w:val="24"/>
                <w:rtl/>
                <w:lang w:bidi="fa-IR"/>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sz w:val="20"/>
                <w:szCs w:val="20"/>
                <w:lang w:bidi="fa-IR"/>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 w:val="20"/>
                <w:szCs w:val="20"/>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bl>
    <w:p w:rsidR="00EC4BBC" w:rsidRDefault="00EC4BBC" w:rsidP="005B3B97">
      <w:pPr>
        <w:spacing w:line="16" w:lineRule="atLeast"/>
        <w:jc w:val="center"/>
        <w:rPr>
          <w:rFonts w:ascii="Diwani 3" w:hAnsi="Diwani 3"/>
          <w:szCs w:val="24"/>
          <w:rtl/>
          <w:lang w:bidi="fa-IR"/>
        </w:rPr>
      </w:pPr>
    </w:p>
    <w:p w:rsidR="004D0E43" w:rsidRDefault="008D4F0E" w:rsidP="005B3B97">
      <w:pPr>
        <w:spacing w:line="16" w:lineRule="atLeast"/>
        <w:jc w:val="center"/>
        <w:rPr>
          <w:rFonts w:ascii="Diwani 3" w:hAnsi="Diwani 3"/>
          <w:szCs w:val="24"/>
          <w:rtl/>
        </w:rPr>
      </w:pPr>
      <w:r>
        <w:rPr>
          <w:rFonts w:ascii="Diwani 3" w:hAnsi="Diwani 3"/>
          <w:noProof/>
          <w:szCs w:val="24"/>
          <w:rtl/>
        </w:rPr>
        <w:pict>
          <v:shape id="_x0000_s1106" type="#_x0000_t202" style="position:absolute;left:0;text-align:left;margin-left:189pt;margin-top:278.45pt;width:54pt;height:18pt;z-index:251664384" stroked="f">
            <v:textbox style="mso-next-textbox:#_x0000_s1106" inset="0,0,0,0">
              <w:txbxContent>
                <w:p w:rsidR="002D65FA" w:rsidRPr="00F6511B" w:rsidRDefault="002D65FA" w:rsidP="003F09FC">
                  <w:pPr>
                    <w:jc w:val="left"/>
                    <w:rPr>
                      <w:szCs w:val="24"/>
                      <w:rtl/>
                      <w:lang w:bidi="fa-IR"/>
                    </w:rPr>
                  </w:pPr>
                  <w:r>
                    <w:rPr>
                      <w:rFonts w:hint="cs"/>
                      <w:szCs w:val="24"/>
                      <w:rtl/>
                      <w:lang w:bidi="fa-IR"/>
                    </w:rPr>
                    <w:t>خ</w:t>
                  </w:r>
                </w:p>
              </w:txbxContent>
            </v:textbox>
            <w10:wrap anchorx="page"/>
          </v:shape>
        </w:pict>
      </w:r>
    </w:p>
    <w:p w:rsidR="00884929" w:rsidRDefault="00884929" w:rsidP="005B3B97">
      <w:pPr>
        <w:spacing w:line="16" w:lineRule="atLeast"/>
        <w:jc w:val="center"/>
        <w:rPr>
          <w:rFonts w:ascii="Diwani 3" w:hAnsi="Diwani 3"/>
          <w:szCs w:val="24"/>
          <w:rtl/>
          <w:lang w:bidi="fa-IR"/>
        </w:rPr>
        <w:sectPr w:rsidR="00884929" w:rsidSect="00434660">
          <w:footerReference w:type="default" r:id="rId14"/>
          <w:pgSz w:w="11906" w:h="16838" w:code="9"/>
          <w:pgMar w:top="1701" w:right="1701" w:bottom="1418" w:left="1134" w:header="720" w:footer="851" w:gutter="0"/>
          <w:pgNumType w:fmt="arabicAlpha"/>
          <w:cols w:space="720"/>
          <w:bidi/>
          <w:rtlGutter/>
        </w:sectPr>
      </w:pPr>
    </w:p>
    <w:p w:rsidR="00D102A0" w:rsidRDefault="00D102A0" w:rsidP="008504A4">
      <w:pPr>
        <w:pStyle w:val="Heading1"/>
        <w:spacing w:line="16" w:lineRule="atLeast"/>
        <w:ind w:firstLine="0"/>
        <w:rPr>
          <w:ins w:id="168" w:author="mohammad minoei" w:date="2015-09-07T13:46:00Z"/>
          <w:rtl/>
        </w:rPr>
        <w:sectPr w:rsidR="00D102A0" w:rsidSect="00D102A0">
          <w:headerReference w:type="default" r:id="rId15"/>
          <w:footerReference w:type="default" r:id="rId16"/>
          <w:pgSz w:w="11906" w:h="16838" w:code="9"/>
          <w:pgMar w:top="1701" w:right="1701" w:bottom="1418" w:left="1134" w:header="720" w:footer="851" w:gutter="0"/>
          <w:pgNumType w:start="1"/>
          <w:cols w:space="720"/>
          <w:bidi/>
          <w:rtlGutter/>
          <w:docGrid w:linePitch="326"/>
          <w:sectPrChange w:id="169" w:author="mohammad minoei" w:date="2015-09-07T13:49:00Z">
            <w:sectPr w:rsidR="00D102A0" w:rsidSect="00D102A0">
              <w:pgMar w:top="1701" w:right="1701" w:bottom="1418" w:left="1134" w:header="720" w:footer="851" w:gutter="0"/>
              <w:docGrid w:linePitch="0"/>
            </w:sectPr>
          </w:sectPrChange>
        </w:sectPr>
      </w:pPr>
    </w:p>
    <w:p w:rsidR="008504A4" w:rsidRDefault="008504A4" w:rsidP="008504A4">
      <w:pPr>
        <w:pStyle w:val="Heading1"/>
        <w:spacing w:line="16" w:lineRule="atLeast"/>
        <w:ind w:firstLine="0"/>
        <w:rPr>
          <w:rtl/>
        </w:rPr>
      </w:pPr>
      <w:r>
        <w:rPr>
          <w:rFonts w:hint="cs"/>
          <w:rtl/>
        </w:rPr>
        <w:lastRenderedPageBreak/>
        <w:t>مقدمه</w:t>
      </w:r>
    </w:p>
    <w:p w:rsidR="008504A4" w:rsidRDefault="008504A4" w:rsidP="008504A4">
      <w:pPr>
        <w:spacing w:line="16" w:lineRule="atLeast"/>
        <w:rPr>
          <w:rtl/>
        </w:rPr>
      </w:pPr>
      <w:r w:rsidRPr="00B8148F">
        <w:rPr>
          <w:rtl/>
        </w:rPr>
        <w:t xml:space="preserve">در هر موسسه چگونگی ارائه خدمات به مراجعین و داشتن سیستم‌های پاسخگویی به مشتریان، یکی از مهم‌ترین عوامل رضایت مشتریان و </w:t>
      </w:r>
      <w:r w:rsidR="00D33715">
        <w:rPr>
          <w:rtl/>
        </w:rPr>
        <w:t>درنت</w:t>
      </w:r>
      <w:r w:rsidR="00D33715">
        <w:rPr>
          <w:rFonts w:hint="cs"/>
          <w:rtl/>
        </w:rPr>
        <w:t>ی</w:t>
      </w:r>
      <w:r w:rsidR="00D33715">
        <w:rPr>
          <w:rFonts w:hint="eastAsia"/>
          <w:rtl/>
        </w:rPr>
        <w:t>جه</w:t>
      </w:r>
      <w:r w:rsidRPr="00B8148F">
        <w:rPr>
          <w:rtl/>
        </w:rPr>
        <w:t xml:space="preserve"> سودآوری و پیشرفت موسسه است.</w:t>
      </w:r>
    </w:p>
    <w:p w:rsidR="008504A4" w:rsidRDefault="008504A4" w:rsidP="008504A4">
      <w:pPr>
        <w:spacing w:line="16" w:lineRule="atLeast"/>
        <w:rPr>
          <w:rtl/>
        </w:rPr>
      </w:pPr>
      <w:r w:rsidRPr="00B8148F">
        <w:rPr>
          <w:rtl/>
        </w:rPr>
        <w:t xml:space="preserve"> با توجه به گسترش خدمات تلفنی و استفاده آسان از تلفن برای عموم مردم، ارتباط تلفنی شاید اولین و مهم‌ترین راه ارتباط مردم با سازمان باشد. از</w:t>
      </w:r>
      <w:r>
        <w:rPr>
          <w:rFonts w:hint="cs"/>
          <w:rtl/>
        </w:rPr>
        <w:t xml:space="preserve"> </w:t>
      </w:r>
      <w:r w:rsidR="00D33715">
        <w:rPr>
          <w:rtl/>
        </w:rPr>
        <w:t>ا</w:t>
      </w:r>
      <w:r w:rsidR="00D33715">
        <w:rPr>
          <w:rFonts w:hint="cs"/>
          <w:rtl/>
        </w:rPr>
        <w:t>ی</w:t>
      </w:r>
      <w:r w:rsidR="00D33715">
        <w:rPr>
          <w:rFonts w:hint="eastAsia"/>
          <w:rtl/>
        </w:rPr>
        <w:t>ن‌رو</w:t>
      </w:r>
      <w:r w:rsidRPr="00B8148F">
        <w:rPr>
          <w:rtl/>
        </w:rPr>
        <w:t xml:space="preserve"> داشتن بخش روابط عمومی و پاسخگویی به مراجعین یکی از اساسی‌ترین نیازهای هر سازمان است و در بسیاری از مواقع نیروی انسانی بسیاری را درگیر می‌نماید. از </w:t>
      </w:r>
      <w:r w:rsidR="00D33715">
        <w:rPr>
          <w:rtl/>
        </w:rPr>
        <w:t>ا</w:t>
      </w:r>
      <w:r w:rsidR="00D33715">
        <w:rPr>
          <w:rFonts w:hint="cs"/>
          <w:rtl/>
        </w:rPr>
        <w:t>ی</w:t>
      </w:r>
      <w:r w:rsidR="00D33715">
        <w:rPr>
          <w:rFonts w:hint="eastAsia"/>
          <w:rtl/>
        </w:rPr>
        <w:t>ن‌رو</w:t>
      </w:r>
      <w:r w:rsidRPr="00B8148F">
        <w:rPr>
          <w:rtl/>
        </w:rPr>
        <w:t xml:space="preserve"> سیستم‌هایی تحت عنوان تلفن گویا وارد بازار شدند که این سیستم‌ها ابزاری برای ارتباط مستقیم و دریافت اطلاعات از یک مرکز </w:t>
      </w:r>
      <w:r w:rsidR="00D33715">
        <w:rPr>
          <w:rtl/>
        </w:rPr>
        <w:t>اطلاع‌رسان</w:t>
      </w:r>
      <w:r w:rsidR="00D33715">
        <w:rPr>
          <w:rFonts w:hint="cs"/>
          <w:rtl/>
        </w:rPr>
        <w:t>ی</w:t>
      </w:r>
      <w:r w:rsidRPr="00B8148F">
        <w:rPr>
          <w:rtl/>
        </w:rPr>
        <w:t xml:space="preserve"> می‌باشند که با تجهیز سازمان به تلفن گویا، </w:t>
      </w:r>
      <w:r w:rsidR="00D33715">
        <w:rPr>
          <w:rtl/>
        </w:rPr>
        <w:t>ارباب‌رجوع</w:t>
      </w:r>
      <w:r w:rsidRPr="00B8148F">
        <w:rPr>
          <w:rtl/>
        </w:rPr>
        <w:t xml:space="preserve"> بدون نیاز به داشتن تخصص خاص، با در اختیار داشتن یک خط تلفن معمولی با این سیستم تماس گرفته و می‌توانند اطلاعات لازم خود را که </w:t>
      </w:r>
      <w:r w:rsidR="00D33715">
        <w:rPr>
          <w:rtl/>
        </w:rPr>
        <w:t>قبلاً</w:t>
      </w:r>
      <w:r w:rsidRPr="00B8148F">
        <w:rPr>
          <w:rtl/>
        </w:rPr>
        <w:t xml:space="preserve"> در این سیستم برای </w:t>
      </w:r>
      <w:r w:rsidR="00D33715">
        <w:rPr>
          <w:rtl/>
        </w:rPr>
        <w:t>آن‌ها</w:t>
      </w:r>
      <w:r w:rsidRPr="00B8148F">
        <w:rPr>
          <w:rtl/>
        </w:rPr>
        <w:t xml:space="preserve"> فراهم گردیده </w:t>
      </w:r>
      <w:r w:rsidR="00D33715">
        <w:rPr>
          <w:rtl/>
        </w:rPr>
        <w:t>به‌صورت</w:t>
      </w:r>
      <w:r w:rsidRPr="00B8148F">
        <w:rPr>
          <w:rtl/>
        </w:rPr>
        <w:t xml:space="preserve"> صوتی دریافت کنند</w:t>
      </w:r>
      <w:r w:rsidRPr="00B8148F">
        <w:t>.</w:t>
      </w:r>
    </w:p>
    <w:p w:rsidR="008504A4" w:rsidRDefault="008504A4" w:rsidP="008504A4">
      <w:pPr>
        <w:spacing w:line="16" w:lineRule="atLeast"/>
        <w:rPr>
          <w:rtl/>
        </w:rPr>
      </w:pPr>
      <w:r w:rsidRPr="00B8148F">
        <w:rPr>
          <w:rtl/>
        </w:rPr>
        <w:t xml:space="preserve">این سیستم‌ها می‌توانند جایگزین نیروی انسانی در </w:t>
      </w:r>
      <w:r w:rsidR="00D33715">
        <w:rPr>
          <w:rtl/>
        </w:rPr>
        <w:t>اطلاع‌رسان</w:t>
      </w:r>
      <w:r w:rsidR="00D33715">
        <w:rPr>
          <w:rFonts w:hint="cs"/>
          <w:rtl/>
        </w:rPr>
        <w:t>ی</w:t>
      </w:r>
      <w:r w:rsidRPr="00B8148F">
        <w:rPr>
          <w:rtl/>
        </w:rPr>
        <w:t xml:space="preserve"> به </w:t>
      </w:r>
      <w:r w:rsidR="00D33715">
        <w:rPr>
          <w:rtl/>
        </w:rPr>
        <w:t>ارباب‌رجوع</w:t>
      </w:r>
      <w:r w:rsidRPr="00B8148F">
        <w:rPr>
          <w:rtl/>
        </w:rPr>
        <w:t xml:space="preserve"> شوند</w:t>
      </w:r>
      <w:r w:rsidRPr="00B8148F">
        <w:t>. </w:t>
      </w:r>
      <w:r w:rsidRPr="00B8148F">
        <w:br/>
      </w:r>
      <w:r w:rsidRPr="00B8148F">
        <w:rPr>
          <w:rtl/>
        </w:rPr>
        <w:t xml:space="preserve">استفاده از سیستم تلفن گویا علاوه بر </w:t>
      </w:r>
      <w:r w:rsidR="00D33715">
        <w:rPr>
          <w:rtl/>
        </w:rPr>
        <w:t>صرفه‌جو</w:t>
      </w:r>
      <w:r w:rsidR="00D33715">
        <w:rPr>
          <w:rFonts w:hint="cs"/>
          <w:rtl/>
        </w:rPr>
        <w:t>یی</w:t>
      </w:r>
      <w:r w:rsidRPr="00B8148F">
        <w:rPr>
          <w:rtl/>
        </w:rPr>
        <w:t xml:space="preserve"> در هزینه نیرو، همچنین </w:t>
      </w:r>
      <w:r w:rsidR="00D33715">
        <w:rPr>
          <w:rtl/>
        </w:rPr>
        <w:t>م</w:t>
      </w:r>
      <w:r w:rsidR="00D33715">
        <w:rPr>
          <w:rFonts w:hint="cs"/>
          <w:rtl/>
        </w:rPr>
        <w:t>ی‌</w:t>
      </w:r>
      <w:r w:rsidR="00D33715">
        <w:rPr>
          <w:rFonts w:hint="eastAsia"/>
          <w:rtl/>
        </w:rPr>
        <w:t>تواند</w:t>
      </w:r>
      <w:r w:rsidRPr="00B8148F">
        <w:rPr>
          <w:rtl/>
        </w:rPr>
        <w:t xml:space="preserve"> </w:t>
      </w:r>
      <w:r w:rsidR="00D33715">
        <w:rPr>
          <w:rtl/>
        </w:rPr>
        <w:t>به‌طور</w:t>
      </w:r>
      <w:r w:rsidRPr="00B8148F">
        <w:rPr>
          <w:rtl/>
        </w:rPr>
        <w:t xml:space="preserve"> چشمگیری زمان پاسخگویی </w:t>
      </w:r>
      <w:r w:rsidR="00D33715">
        <w:rPr>
          <w:rtl/>
        </w:rPr>
        <w:t>کارکنان</w:t>
      </w:r>
      <w:r w:rsidRPr="00B8148F">
        <w:rPr>
          <w:rtl/>
        </w:rPr>
        <w:t xml:space="preserve"> به </w:t>
      </w:r>
      <w:r w:rsidR="00D33715">
        <w:rPr>
          <w:rtl/>
        </w:rPr>
        <w:t>سؤالات</w:t>
      </w:r>
      <w:r w:rsidRPr="00B8148F">
        <w:rPr>
          <w:rtl/>
        </w:rPr>
        <w:t xml:space="preserve"> تکراری و عمومی را نیز کاهش دهد</w:t>
      </w:r>
      <w:r w:rsidRPr="00B8148F">
        <w:t>.</w:t>
      </w:r>
    </w:p>
    <w:p w:rsidR="008504A4" w:rsidRDefault="00D33715" w:rsidP="008504A4">
      <w:pPr>
        <w:spacing w:line="16" w:lineRule="atLeast"/>
        <w:rPr>
          <w:rtl/>
        </w:rPr>
      </w:pPr>
      <w:r>
        <w:rPr>
          <w:rtl/>
        </w:rPr>
        <w:t>س</w:t>
      </w:r>
      <w:r>
        <w:rPr>
          <w:rFonts w:hint="cs"/>
          <w:rtl/>
        </w:rPr>
        <w:t>ی</w:t>
      </w:r>
      <w:r>
        <w:rPr>
          <w:rFonts w:hint="eastAsia"/>
          <w:rtl/>
        </w:rPr>
        <w:t>ستم‌ها</w:t>
      </w:r>
      <w:r>
        <w:rPr>
          <w:rFonts w:hint="cs"/>
          <w:rtl/>
        </w:rPr>
        <w:t>ی</w:t>
      </w:r>
      <w:r w:rsidR="008504A4">
        <w:rPr>
          <w:rFonts w:hint="cs"/>
          <w:rtl/>
        </w:rPr>
        <w:t xml:space="preserve"> پاسخگوی هوشمند پا را از </w:t>
      </w:r>
      <w:r>
        <w:rPr>
          <w:rtl/>
        </w:rPr>
        <w:t>اطلاع‌رسان</w:t>
      </w:r>
      <w:r>
        <w:rPr>
          <w:rFonts w:hint="cs"/>
          <w:rtl/>
        </w:rPr>
        <w:t>ی</w:t>
      </w:r>
      <w:r w:rsidR="008504A4">
        <w:rPr>
          <w:rFonts w:hint="cs"/>
          <w:rtl/>
        </w:rPr>
        <w:t xml:space="preserve"> ساده فراتر گذاشته و به سمت </w:t>
      </w:r>
      <w:r>
        <w:rPr>
          <w:rtl/>
        </w:rPr>
        <w:t>س</w:t>
      </w:r>
      <w:r>
        <w:rPr>
          <w:rFonts w:hint="cs"/>
          <w:rtl/>
        </w:rPr>
        <w:t>ی</w:t>
      </w:r>
      <w:r>
        <w:rPr>
          <w:rFonts w:hint="eastAsia"/>
          <w:rtl/>
        </w:rPr>
        <w:t>ستم‌ها</w:t>
      </w:r>
      <w:r>
        <w:rPr>
          <w:rFonts w:hint="cs"/>
          <w:rtl/>
        </w:rPr>
        <w:t>ی</w:t>
      </w:r>
      <w:r w:rsidR="008504A4">
        <w:rPr>
          <w:rFonts w:hint="cs"/>
          <w:rtl/>
        </w:rPr>
        <w:t xml:space="preserve"> تعاملی بین کامپیوتر و انسان پیش </w:t>
      </w:r>
      <w:r>
        <w:rPr>
          <w:rtl/>
        </w:rPr>
        <w:t>رفته‌اند</w:t>
      </w:r>
      <w:r w:rsidR="008504A4">
        <w:rPr>
          <w:rFonts w:hint="cs"/>
          <w:rtl/>
        </w:rPr>
        <w:t xml:space="preserve">. این </w:t>
      </w:r>
      <w:r>
        <w:rPr>
          <w:rtl/>
        </w:rPr>
        <w:t>س</w:t>
      </w:r>
      <w:r>
        <w:rPr>
          <w:rFonts w:hint="cs"/>
          <w:rtl/>
        </w:rPr>
        <w:t>ی</w:t>
      </w:r>
      <w:r>
        <w:rPr>
          <w:rFonts w:hint="eastAsia"/>
          <w:rtl/>
        </w:rPr>
        <w:t>ستم‌ها</w:t>
      </w:r>
      <w:r w:rsidR="008504A4">
        <w:rPr>
          <w:rFonts w:hint="cs"/>
          <w:rtl/>
        </w:rPr>
        <w:t xml:space="preserve"> با داشتن پایگاه داده و </w:t>
      </w:r>
      <w:r>
        <w:rPr>
          <w:rtl/>
        </w:rPr>
        <w:t>منوها</w:t>
      </w:r>
      <w:r>
        <w:rPr>
          <w:rFonts w:hint="cs"/>
          <w:rtl/>
        </w:rPr>
        <w:t>ی</w:t>
      </w:r>
      <w:r w:rsidR="008504A4">
        <w:rPr>
          <w:rFonts w:hint="cs"/>
          <w:rtl/>
        </w:rPr>
        <w:t xml:space="preserve"> داینامیک </w:t>
      </w:r>
      <w:r>
        <w:rPr>
          <w:rtl/>
        </w:rPr>
        <w:t>م</w:t>
      </w:r>
      <w:r>
        <w:rPr>
          <w:rFonts w:hint="cs"/>
          <w:rtl/>
        </w:rPr>
        <w:t>ی‌</w:t>
      </w:r>
      <w:r>
        <w:rPr>
          <w:rFonts w:hint="eastAsia"/>
          <w:rtl/>
        </w:rPr>
        <w:t>توانند</w:t>
      </w:r>
      <w:r w:rsidR="008504A4">
        <w:rPr>
          <w:rFonts w:hint="cs"/>
          <w:rtl/>
        </w:rPr>
        <w:t xml:space="preserve"> در برخی موارد </w:t>
      </w:r>
      <w:r>
        <w:rPr>
          <w:rtl/>
        </w:rPr>
        <w:t>به‌طورکل</w:t>
      </w:r>
      <w:r>
        <w:rPr>
          <w:rFonts w:hint="cs"/>
          <w:rtl/>
        </w:rPr>
        <w:t>ی</w:t>
      </w:r>
      <w:r w:rsidR="008504A4">
        <w:rPr>
          <w:rFonts w:hint="cs"/>
          <w:rtl/>
        </w:rPr>
        <w:t xml:space="preserve"> جایگزین اپراتور پاسخگوی انسانی باشد.</w:t>
      </w:r>
    </w:p>
    <w:p w:rsidR="008504A4" w:rsidRDefault="008504A4" w:rsidP="008504A4">
      <w:pPr>
        <w:spacing w:line="16" w:lineRule="atLeast"/>
        <w:rPr>
          <w:rtl/>
        </w:rPr>
      </w:pPr>
      <w:r>
        <w:rPr>
          <w:rFonts w:hint="cs"/>
          <w:rtl/>
        </w:rPr>
        <w:t xml:space="preserve">هدف این پروژه رسیدن به یک برنامه کنترل تماس پویا </w:t>
      </w:r>
      <w:r w:rsidR="00D33715">
        <w:rPr>
          <w:rtl/>
        </w:rPr>
        <w:t>باقابل</w:t>
      </w:r>
      <w:r w:rsidR="00D33715">
        <w:rPr>
          <w:rFonts w:hint="cs"/>
          <w:rtl/>
        </w:rPr>
        <w:t>ی</w:t>
      </w:r>
      <w:r w:rsidR="00D33715">
        <w:rPr>
          <w:rFonts w:hint="eastAsia"/>
          <w:rtl/>
        </w:rPr>
        <w:t>ت</w:t>
      </w:r>
      <w:r>
        <w:rPr>
          <w:rFonts w:hint="cs"/>
          <w:rtl/>
        </w:rPr>
        <w:t xml:space="preserve"> استفاده مجدد جهت ارائه خدمات تلفنی برای </w:t>
      </w:r>
      <w:r w:rsidR="00D33715">
        <w:rPr>
          <w:rtl/>
        </w:rPr>
        <w:t>کاربردها</w:t>
      </w:r>
      <w:r w:rsidR="00D33715">
        <w:rPr>
          <w:rFonts w:hint="cs"/>
          <w:rtl/>
        </w:rPr>
        <w:t>ی</w:t>
      </w:r>
      <w:r>
        <w:rPr>
          <w:rFonts w:hint="cs"/>
          <w:rtl/>
        </w:rPr>
        <w:t xml:space="preserve"> مختلف است.</w:t>
      </w:r>
    </w:p>
    <w:p w:rsidR="008504A4" w:rsidRDefault="008504A4" w:rsidP="009C4510">
      <w:pPr>
        <w:spacing w:line="16" w:lineRule="atLeast"/>
        <w:rPr>
          <w:rtl/>
        </w:rPr>
      </w:pPr>
      <w:r>
        <w:rPr>
          <w:rFonts w:hint="cs"/>
          <w:rtl/>
        </w:rPr>
        <w:t xml:space="preserve">برای اثبات عملکرد این سیستم یک </w:t>
      </w:r>
      <w:r w:rsidR="009C4510">
        <w:rPr>
          <w:rFonts w:hint="cs"/>
          <w:rtl/>
        </w:rPr>
        <w:t>پاسخگوی تعاملی</w:t>
      </w:r>
      <w:r>
        <w:rPr>
          <w:rFonts w:hint="cs"/>
          <w:rtl/>
        </w:rPr>
        <w:t xml:space="preserve"> برای ارتباط دانشجویان با اساتید </w:t>
      </w:r>
      <w:r w:rsidR="00D33715">
        <w:rPr>
          <w:rtl/>
        </w:rPr>
        <w:t>پ</w:t>
      </w:r>
      <w:r w:rsidR="00D33715">
        <w:rPr>
          <w:rFonts w:hint="cs"/>
          <w:rtl/>
        </w:rPr>
        <w:t>ی</w:t>
      </w:r>
      <w:r w:rsidR="00D33715">
        <w:rPr>
          <w:rFonts w:hint="eastAsia"/>
          <w:rtl/>
        </w:rPr>
        <w:t>اده‌ساز</w:t>
      </w:r>
      <w:r w:rsidR="00D33715">
        <w:rPr>
          <w:rFonts w:hint="cs"/>
          <w:rtl/>
        </w:rPr>
        <w:t>ی</w:t>
      </w:r>
      <w:r>
        <w:rPr>
          <w:rFonts w:hint="cs"/>
          <w:rtl/>
        </w:rPr>
        <w:t xml:space="preserve"> </w:t>
      </w:r>
      <w:r w:rsidR="00D33715">
        <w:rPr>
          <w:rtl/>
        </w:rPr>
        <w:t>کرده‌ا</w:t>
      </w:r>
      <w:r w:rsidR="00D33715">
        <w:rPr>
          <w:rFonts w:hint="cs"/>
          <w:rtl/>
        </w:rPr>
        <w:t>ی</w:t>
      </w:r>
      <w:r w:rsidR="00D33715">
        <w:rPr>
          <w:rFonts w:hint="eastAsia"/>
          <w:rtl/>
        </w:rPr>
        <w:t>م</w:t>
      </w:r>
      <w:r>
        <w:rPr>
          <w:rFonts w:hint="cs"/>
          <w:rtl/>
        </w:rPr>
        <w:t>.</w:t>
      </w:r>
    </w:p>
    <w:p w:rsidR="008504A4" w:rsidRPr="00DB3833" w:rsidRDefault="008504A4" w:rsidP="009C4510">
      <w:pPr>
        <w:spacing w:line="16" w:lineRule="atLeast"/>
      </w:pPr>
      <w:r w:rsidRPr="00313D74">
        <w:rPr>
          <w:rtl/>
        </w:rPr>
        <w:t xml:space="preserve">در فصل اول، </w:t>
      </w:r>
      <w:r w:rsidR="00D33715">
        <w:rPr>
          <w:rtl/>
        </w:rPr>
        <w:t>به‌مرور</w:t>
      </w:r>
      <w:r w:rsidRPr="00313D74">
        <w:rPr>
          <w:rtl/>
        </w:rPr>
        <w:t xml:space="preserve"> کل</w:t>
      </w:r>
      <w:r w:rsidRPr="00313D74">
        <w:rPr>
          <w:rFonts w:hint="cs"/>
          <w:rtl/>
        </w:rPr>
        <w:t>ی</w:t>
      </w:r>
      <w:r w:rsidRPr="00313D74">
        <w:rPr>
          <w:rtl/>
        </w:rPr>
        <w:t xml:space="preserve"> </w:t>
      </w:r>
      <w:r w:rsidR="00D33715">
        <w:rPr>
          <w:rtl/>
        </w:rPr>
        <w:t>س</w:t>
      </w:r>
      <w:r w:rsidR="00D33715">
        <w:rPr>
          <w:rFonts w:hint="cs"/>
          <w:rtl/>
        </w:rPr>
        <w:t>ی</w:t>
      </w:r>
      <w:r w:rsidR="00D33715">
        <w:rPr>
          <w:rFonts w:hint="eastAsia"/>
          <w:rtl/>
        </w:rPr>
        <w:t>ستم‌ها</w:t>
      </w:r>
      <w:r w:rsidR="00D33715">
        <w:rPr>
          <w:rFonts w:hint="cs"/>
          <w:rtl/>
        </w:rPr>
        <w:t>ی</w:t>
      </w:r>
      <w:r w:rsidRPr="00313D74">
        <w:rPr>
          <w:rtl/>
        </w:rPr>
        <w:t xml:space="preserve"> تلفن</w:t>
      </w:r>
      <w:r w:rsidRPr="00313D74">
        <w:rPr>
          <w:rFonts w:hint="cs"/>
          <w:rtl/>
        </w:rPr>
        <w:t>ی</w:t>
      </w:r>
      <w:r w:rsidRPr="00313D74">
        <w:rPr>
          <w:rtl/>
        </w:rPr>
        <w:t xml:space="preserve">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sidRPr="00313D74">
        <w:rPr>
          <w:rtl/>
        </w:rPr>
        <w:t>. در فصل دوم، به معرف</w:t>
      </w:r>
      <w:r w:rsidRPr="00313D74">
        <w:rPr>
          <w:rFonts w:hint="cs"/>
          <w:rtl/>
        </w:rPr>
        <w:t>ی</w:t>
      </w:r>
      <w:r w:rsidRPr="00313D74">
        <w:rPr>
          <w:rtl/>
        </w:rPr>
        <w:t xml:space="preserve"> </w:t>
      </w:r>
      <w:r w:rsidR="00D33715">
        <w:rPr>
          <w:rtl/>
        </w:rPr>
        <w:t>فنّاور</w:t>
      </w:r>
      <w:r w:rsidR="00D33715">
        <w:rPr>
          <w:rFonts w:hint="cs"/>
          <w:rtl/>
        </w:rPr>
        <w:t>ی‌</w:t>
      </w:r>
      <w:r w:rsidR="00D33715">
        <w:rPr>
          <w:rFonts w:hint="eastAsia"/>
          <w:rtl/>
        </w:rPr>
        <w:t>ها</w:t>
      </w:r>
      <w:r w:rsidR="00D33715">
        <w:rPr>
          <w:rFonts w:hint="cs"/>
          <w:rtl/>
        </w:rPr>
        <w:t>ی</w:t>
      </w:r>
      <w:r w:rsidRPr="00313D74">
        <w:rPr>
          <w:rtl/>
        </w:rPr>
        <w:t xml:space="preserve"> </w:t>
      </w:r>
      <w:r w:rsidR="00D33715">
        <w:rPr>
          <w:rtl/>
        </w:rPr>
        <w:t>استفاده‌شده</w:t>
      </w:r>
      <w:r w:rsidRPr="00313D74">
        <w:rPr>
          <w:rtl/>
        </w:rPr>
        <w:t xml:space="preserve">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 xml:space="preserve">. در فصل سوم، به نحوه </w:t>
      </w:r>
      <w:r w:rsidR="00D33715">
        <w:rPr>
          <w:rtl/>
        </w:rPr>
        <w:t>پ</w:t>
      </w:r>
      <w:r w:rsidR="00D33715">
        <w:rPr>
          <w:rFonts w:hint="cs"/>
          <w:rtl/>
        </w:rPr>
        <w:t>ی</w:t>
      </w:r>
      <w:r w:rsidR="00D33715">
        <w:rPr>
          <w:rFonts w:hint="eastAsia"/>
          <w:rtl/>
        </w:rPr>
        <w:t>اده‌ساز</w:t>
      </w:r>
      <w:r w:rsidR="00D33715">
        <w:rPr>
          <w:rFonts w:hint="cs"/>
          <w:rtl/>
        </w:rPr>
        <w:t>ی</w:t>
      </w:r>
      <w:r>
        <w:rPr>
          <w:rFonts w:hint="cs"/>
          <w:rtl/>
        </w:rPr>
        <w:t xml:space="preserve"> این سیستم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 xml:space="preserve">. و در فصل چهارم به بررسی نتایج حاصل از پروژه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w:t>
      </w:r>
    </w:p>
    <w:p w:rsidR="002528FC" w:rsidRDefault="002528FC" w:rsidP="005B3B97">
      <w:pPr>
        <w:spacing w:line="16" w:lineRule="atLeast"/>
        <w:rPr>
          <w:rtl/>
        </w:rPr>
      </w:pPr>
    </w:p>
    <w:p w:rsidR="00E61DA4" w:rsidRDefault="00E61DA4" w:rsidP="005B3B97">
      <w:pPr>
        <w:pStyle w:val="Heading1"/>
        <w:spacing w:line="16" w:lineRule="atLeast"/>
        <w:rPr>
          <w:rtl/>
          <w:lang w:bidi="fa-IR"/>
        </w:rPr>
      </w:pPr>
      <w:r>
        <w:rPr>
          <w:rtl/>
        </w:rPr>
        <w:br w:type="page"/>
      </w:r>
    </w:p>
    <w:p w:rsidR="00E61DA4" w:rsidRDefault="00E61DA4" w:rsidP="005B3B97">
      <w:pPr>
        <w:pStyle w:val="Heading1"/>
        <w:spacing w:line="16" w:lineRule="atLeast"/>
        <w:rPr>
          <w:rtl/>
        </w:rPr>
      </w:pPr>
    </w:p>
    <w:p w:rsidR="00E61DA4" w:rsidRDefault="00E61DA4" w:rsidP="005B3B97">
      <w:pPr>
        <w:pStyle w:val="Heading1"/>
        <w:spacing w:line="16" w:lineRule="atLeast"/>
        <w:rPr>
          <w:rtl/>
        </w:rPr>
      </w:pPr>
    </w:p>
    <w:p w:rsidR="00E61DA4" w:rsidRDefault="00E61DA4" w:rsidP="005B3B97">
      <w:pPr>
        <w:pStyle w:val="Heading1"/>
        <w:spacing w:line="16" w:lineRule="atLeast"/>
        <w:rPr>
          <w:rtl/>
        </w:rPr>
      </w:pPr>
    </w:p>
    <w:p w:rsidR="00E61DA4" w:rsidRDefault="00E61DA4" w:rsidP="005B3B97">
      <w:pPr>
        <w:pStyle w:val="Heading1"/>
        <w:spacing w:line="16" w:lineRule="atLeast"/>
        <w:rPr>
          <w:ins w:id="170" w:author="mohammad minoei" w:date="2015-09-06T22:13:00Z"/>
          <w:rtl/>
        </w:rPr>
      </w:pPr>
    </w:p>
    <w:p w:rsidR="00DD4119" w:rsidRDefault="00DD4119">
      <w:pPr>
        <w:rPr>
          <w:ins w:id="171" w:author="mohammad minoei" w:date="2015-09-06T22:14:00Z"/>
          <w:rtl/>
        </w:rPr>
        <w:pPrChange w:id="172" w:author="mohammad minoei" w:date="2015-09-06T22:13:00Z">
          <w:pPr>
            <w:pStyle w:val="Heading1"/>
            <w:spacing w:line="16" w:lineRule="atLeast"/>
          </w:pPr>
        </w:pPrChange>
      </w:pPr>
    </w:p>
    <w:p w:rsidR="004D1D8E" w:rsidRPr="00DD4119" w:rsidRDefault="004D1D8E">
      <w:pPr>
        <w:rPr>
          <w:rtl/>
        </w:rPr>
        <w:pPrChange w:id="173" w:author="mohammad minoei" w:date="2015-09-06T22:13:00Z">
          <w:pPr>
            <w:pStyle w:val="Heading1"/>
            <w:spacing w:line="16" w:lineRule="atLeast"/>
          </w:pPr>
        </w:pPrChange>
      </w:pPr>
    </w:p>
    <w:p w:rsidR="00E61DA4" w:rsidRDefault="00E61DA4" w:rsidP="005B3B97">
      <w:pPr>
        <w:pStyle w:val="Heading1"/>
        <w:spacing w:line="16" w:lineRule="atLeast"/>
        <w:rPr>
          <w:rtl/>
        </w:rPr>
      </w:pPr>
    </w:p>
    <w:p w:rsidR="002B2977" w:rsidRPr="002B2977" w:rsidRDefault="002B2977" w:rsidP="002B2977">
      <w:pPr>
        <w:rPr>
          <w:rtl/>
        </w:rPr>
      </w:pPr>
    </w:p>
    <w:p w:rsidR="00E61DA4" w:rsidRDefault="00E61DA4" w:rsidP="005B3B97">
      <w:pPr>
        <w:pStyle w:val="Heading1"/>
        <w:spacing w:line="16" w:lineRule="atLeast"/>
        <w:rPr>
          <w:rtl/>
        </w:rPr>
      </w:pPr>
    </w:p>
    <w:p w:rsidR="00E61DA4" w:rsidRDefault="00E61DA4" w:rsidP="004D1242">
      <w:pPr>
        <w:pStyle w:val="Heading1"/>
        <w:spacing w:line="16" w:lineRule="atLeast"/>
        <w:rPr>
          <w:rtl/>
        </w:rPr>
      </w:pPr>
      <w:r>
        <w:rPr>
          <w:rFonts w:hint="cs"/>
          <w:rtl/>
        </w:rPr>
        <w:t xml:space="preserve">فصل </w:t>
      </w:r>
      <w:r w:rsidR="009C3FFA">
        <w:rPr>
          <w:rFonts w:hint="cs"/>
          <w:rtl/>
        </w:rPr>
        <w:t>يکم</w:t>
      </w:r>
      <w:r>
        <w:rPr>
          <w:rFonts w:hint="cs"/>
          <w:rtl/>
        </w:rPr>
        <w:t xml:space="preserve"> </w:t>
      </w:r>
      <w:r>
        <w:rPr>
          <w:rFonts w:cs="Times New Roman" w:hint="cs"/>
          <w:rtl/>
        </w:rPr>
        <w:t>–</w:t>
      </w:r>
      <w:r>
        <w:rPr>
          <w:rFonts w:hint="cs"/>
          <w:rtl/>
        </w:rPr>
        <w:t xml:space="preserve"> </w:t>
      </w:r>
      <w:r w:rsidR="004D1242" w:rsidRPr="004D1242">
        <w:rPr>
          <w:rtl/>
        </w:rPr>
        <w:t>مرور کل</w:t>
      </w:r>
      <w:r w:rsidR="004D1242" w:rsidRPr="004D1242">
        <w:rPr>
          <w:rFonts w:hint="cs"/>
          <w:rtl/>
        </w:rPr>
        <w:t>ی</w:t>
      </w:r>
      <w:r w:rsidR="004D1242" w:rsidRPr="004D1242">
        <w:rPr>
          <w:rtl/>
        </w:rPr>
        <w:t xml:space="preserve"> </w:t>
      </w:r>
      <w:r w:rsidR="00D33715">
        <w:rPr>
          <w:rtl/>
        </w:rPr>
        <w:t>س</w:t>
      </w:r>
      <w:r w:rsidR="00D33715">
        <w:rPr>
          <w:rFonts w:hint="cs"/>
          <w:rtl/>
        </w:rPr>
        <w:t>ی</w:t>
      </w:r>
      <w:r w:rsidR="00D33715">
        <w:rPr>
          <w:rFonts w:hint="eastAsia"/>
          <w:rtl/>
        </w:rPr>
        <w:t>ستم‌ها</w:t>
      </w:r>
      <w:r w:rsidR="00D33715">
        <w:rPr>
          <w:rFonts w:hint="cs"/>
          <w:rtl/>
        </w:rPr>
        <w:t>ی</w:t>
      </w:r>
      <w:r w:rsidR="004D1242" w:rsidRPr="004D1242">
        <w:rPr>
          <w:rtl/>
        </w:rPr>
        <w:t xml:space="preserve"> تلفن</w:t>
      </w:r>
      <w:r w:rsidR="004D1242" w:rsidRPr="004D1242">
        <w:rPr>
          <w:rFonts w:hint="cs"/>
          <w:rtl/>
        </w:rPr>
        <w:t>ی</w:t>
      </w:r>
    </w:p>
    <w:p w:rsidR="001552D6" w:rsidRPr="001552D6" w:rsidRDefault="001552D6" w:rsidP="005B3B97">
      <w:pPr>
        <w:spacing w:line="16" w:lineRule="atLeast"/>
        <w:rPr>
          <w:rtl/>
        </w:rPr>
      </w:pPr>
    </w:p>
    <w:p w:rsidR="002765D4" w:rsidRDefault="00086C60" w:rsidP="005B3B97">
      <w:pPr>
        <w:pStyle w:val="Heading2"/>
        <w:numPr>
          <w:ilvl w:val="1"/>
          <w:numId w:val="9"/>
        </w:numPr>
        <w:spacing w:line="16" w:lineRule="atLeast"/>
        <w:rPr>
          <w:rtl/>
        </w:rPr>
      </w:pPr>
      <w:r>
        <w:rPr>
          <w:rFonts w:hint="cs"/>
          <w:rtl/>
        </w:rPr>
        <w:t>مرکز تلفن</w:t>
      </w:r>
      <w:r w:rsidR="0003123D">
        <w:rPr>
          <w:rFonts w:hint="cs"/>
          <w:rtl/>
        </w:rPr>
        <w:t xml:space="preserve"> </w:t>
      </w:r>
    </w:p>
    <w:p w:rsidR="002765D4" w:rsidRDefault="00086C60" w:rsidP="0090386F">
      <w:pPr>
        <w:spacing w:line="16" w:lineRule="atLeast"/>
        <w:rPr>
          <w:rtl/>
        </w:rPr>
      </w:pPr>
      <w:r>
        <w:rPr>
          <w:rFonts w:hint="cs"/>
          <w:rtl/>
        </w:rPr>
        <w:t xml:space="preserve">از </w:t>
      </w:r>
      <w:r w:rsidR="002E7963">
        <w:rPr>
          <w:rtl/>
        </w:rPr>
        <w:t>سال‌ها</w:t>
      </w:r>
      <w:r>
        <w:rPr>
          <w:rFonts w:hint="cs"/>
          <w:rtl/>
        </w:rPr>
        <w:t xml:space="preserve"> پیش </w:t>
      </w:r>
      <w:r w:rsidR="002E7963">
        <w:rPr>
          <w:rtl/>
        </w:rPr>
        <w:t>تاکنون</w:t>
      </w:r>
      <w:r>
        <w:rPr>
          <w:rFonts w:hint="cs"/>
          <w:rtl/>
        </w:rPr>
        <w:t xml:space="preserve"> </w:t>
      </w:r>
      <w:r w:rsidR="002E7963">
        <w:rPr>
          <w:rtl/>
        </w:rPr>
        <w:t>شرکت‌ها</w:t>
      </w:r>
      <w:r>
        <w:rPr>
          <w:rFonts w:hint="cs"/>
          <w:rtl/>
        </w:rPr>
        <w:t xml:space="preserve"> و </w:t>
      </w:r>
      <w:r w:rsidR="002E7963">
        <w:rPr>
          <w:rtl/>
        </w:rPr>
        <w:t>سازمان‌ها</w:t>
      </w:r>
      <w:r>
        <w:rPr>
          <w:rFonts w:hint="cs"/>
          <w:rtl/>
        </w:rPr>
        <w:t xml:space="preserve"> به مشتریان خود برای </w:t>
      </w:r>
      <w:r w:rsidR="0090386F">
        <w:rPr>
          <w:rFonts w:hint="cs"/>
          <w:rtl/>
        </w:rPr>
        <w:t xml:space="preserve">امور پشتیبانی و یا </w:t>
      </w:r>
      <w:r w:rsidR="002E7963">
        <w:rPr>
          <w:rtl/>
        </w:rPr>
        <w:t>اطلاع‌رسان</w:t>
      </w:r>
      <w:r w:rsidR="002E7963">
        <w:rPr>
          <w:rFonts w:hint="cs"/>
          <w:rtl/>
        </w:rPr>
        <w:t>ی</w:t>
      </w:r>
      <w:r w:rsidR="0090386F">
        <w:rPr>
          <w:rFonts w:hint="cs"/>
          <w:rtl/>
        </w:rPr>
        <w:t xml:space="preserve"> از </w:t>
      </w:r>
      <w:r w:rsidR="002E7963">
        <w:rPr>
          <w:rtl/>
        </w:rPr>
        <w:t>س</w:t>
      </w:r>
      <w:r w:rsidR="002E7963">
        <w:rPr>
          <w:rFonts w:hint="cs"/>
          <w:rtl/>
        </w:rPr>
        <w:t>ی</w:t>
      </w:r>
      <w:r w:rsidR="002E7963">
        <w:rPr>
          <w:rFonts w:hint="eastAsia"/>
          <w:rtl/>
        </w:rPr>
        <w:t>ستم‌ها</w:t>
      </w:r>
      <w:r w:rsidR="002E7963">
        <w:rPr>
          <w:rFonts w:hint="cs"/>
          <w:rtl/>
        </w:rPr>
        <w:t>ی</w:t>
      </w:r>
      <w:r w:rsidR="0090386F">
        <w:rPr>
          <w:rFonts w:hint="cs"/>
          <w:rtl/>
        </w:rPr>
        <w:t xml:space="preserve"> تلفنی استفاده </w:t>
      </w:r>
      <w:r w:rsidR="006C19F7">
        <w:rPr>
          <w:rtl/>
        </w:rPr>
        <w:t>م</w:t>
      </w:r>
      <w:r w:rsidR="006C19F7">
        <w:rPr>
          <w:rFonts w:hint="cs"/>
          <w:rtl/>
        </w:rPr>
        <w:t>ی‌</w:t>
      </w:r>
      <w:r w:rsidR="006C19F7">
        <w:rPr>
          <w:rFonts w:hint="eastAsia"/>
          <w:rtl/>
        </w:rPr>
        <w:t>کرده‌اند</w:t>
      </w:r>
      <w:r w:rsidR="0090386F">
        <w:rPr>
          <w:rFonts w:hint="cs"/>
          <w:rtl/>
        </w:rPr>
        <w:t xml:space="preserve">. مراکز تلفن با استفاده از تجهیزات </w:t>
      </w:r>
      <w:r w:rsidR="006C19F7">
        <w:rPr>
          <w:rtl/>
        </w:rPr>
        <w:t>سخت‌افزار</w:t>
      </w:r>
      <w:r w:rsidR="006C19F7">
        <w:rPr>
          <w:rFonts w:hint="cs"/>
          <w:rtl/>
        </w:rPr>
        <w:t>ی</w:t>
      </w:r>
      <w:r w:rsidR="0090386F">
        <w:rPr>
          <w:rFonts w:hint="cs"/>
          <w:rtl/>
        </w:rPr>
        <w:t xml:space="preserve"> تلفن خطوط شهری را در یک سازمان بین کارمندان به اشتراک </w:t>
      </w:r>
      <w:r w:rsidR="006C19F7">
        <w:rPr>
          <w:rtl/>
        </w:rPr>
        <w:t>م</w:t>
      </w:r>
      <w:r w:rsidR="006C19F7">
        <w:rPr>
          <w:rFonts w:hint="cs"/>
          <w:rtl/>
        </w:rPr>
        <w:t>ی‌</w:t>
      </w:r>
      <w:r w:rsidR="006C19F7">
        <w:rPr>
          <w:rFonts w:hint="eastAsia"/>
          <w:rtl/>
        </w:rPr>
        <w:t>گذارند</w:t>
      </w:r>
      <w:r w:rsidR="0090386F">
        <w:rPr>
          <w:rFonts w:hint="cs"/>
          <w:rtl/>
        </w:rPr>
        <w:t xml:space="preserve">. </w:t>
      </w:r>
      <w:r w:rsidR="006C19F7">
        <w:rPr>
          <w:rtl/>
        </w:rPr>
        <w:t>درواقع</w:t>
      </w:r>
      <w:r w:rsidR="0090386F" w:rsidRPr="0090386F">
        <w:rPr>
          <w:rtl/>
        </w:rPr>
        <w:t xml:space="preserve"> یک دستگاه سانترال حکم یک مرکز مخابرات کوچک را خواهد داشت که در اختیار یک مجموعه قرار </w:t>
      </w:r>
      <w:r w:rsidR="006C19F7">
        <w:rPr>
          <w:rtl/>
        </w:rPr>
        <w:t>م</w:t>
      </w:r>
      <w:r w:rsidR="006C19F7">
        <w:rPr>
          <w:rFonts w:hint="cs"/>
          <w:rtl/>
        </w:rPr>
        <w:t>ی‌</w:t>
      </w:r>
      <w:r w:rsidR="006C19F7">
        <w:rPr>
          <w:rFonts w:hint="eastAsia"/>
          <w:rtl/>
        </w:rPr>
        <w:t>گ</w:t>
      </w:r>
      <w:r w:rsidR="006C19F7">
        <w:rPr>
          <w:rFonts w:hint="cs"/>
          <w:rtl/>
        </w:rPr>
        <w:t>ی</w:t>
      </w:r>
      <w:r w:rsidR="006C19F7">
        <w:rPr>
          <w:rFonts w:hint="eastAsia"/>
          <w:rtl/>
        </w:rPr>
        <w:t>رد</w:t>
      </w:r>
      <w:r w:rsidR="0090386F" w:rsidRPr="0090386F">
        <w:t>.</w:t>
      </w:r>
      <w:r w:rsidR="0090386F">
        <w:rPr>
          <w:rFonts w:hint="cs"/>
          <w:rtl/>
        </w:rPr>
        <w:t xml:space="preserve"> این </w:t>
      </w:r>
      <w:r w:rsidR="006C19F7">
        <w:rPr>
          <w:rtl/>
        </w:rPr>
        <w:t>س</w:t>
      </w:r>
      <w:r w:rsidR="006C19F7">
        <w:rPr>
          <w:rFonts w:hint="cs"/>
          <w:rtl/>
        </w:rPr>
        <w:t>ی</w:t>
      </w:r>
      <w:r w:rsidR="006C19F7">
        <w:rPr>
          <w:rFonts w:hint="eastAsia"/>
          <w:rtl/>
        </w:rPr>
        <w:t>ستم‌ها</w:t>
      </w:r>
      <w:r w:rsidR="0090386F">
        <w:rPr>
          <w:rFonts w:hint="cs"/>
          <w:rtl/>
        </w:rPr>
        <w:t xml:space="preserve"> </w:t>
      </w:r>
      <w:r w:rsidR="006C19F7">
        <w:rPr>
          <w:rtl/>
        </w:rPr>
        <w:t>قابل</w:t>
      </w:r>
      <w:r w:rsidR="006C19F7">
        <w:rPr>
          <w:rFonts w:hint="cs"/>
          <w:rtl/>
        </w:rPr>
        <w:t>ی</w:t>
      </w:r>
      <w:r w:rsidR="006C19F7">
        <w:rPr>
          <w:rFonts w:hint="eastAsia"/>
          <w:rtl/>
        </w:rPr>
        <w:t>ت‌ها</w:t>
      </w:r>
      <w:r w:rsidR="006C19F7">
        <w:rPr>
          <w:rFonts w:hint="cs"/>
          <w:rtl/>
        </w:rPr>
        <w:t>ی</w:t>
      </w:r>
      <w:r w:rsidR="0090386F">
        <w:rPr>
          <w:rFonts w:hint="cs"/>
          <w:rtl/>
        </w:rPr>
        <w:t xml:space="preserve"> محدودی در اختیار کاربران قرار </w:t>
      </w:r>
      <w:r w:rsidR="006C19F7">
        <w:rPr>
          <w:rtl/>
        </w:rPr>
        <w:t>م</w:t>
      </w:r>
      <w:r w:rsidR="006C19F7">
        <w:rPr>
          <w:rFonts w:hint="cs"/>
          <w:rtl/>
        </w:rPr>
        <w:t>ی‌</w:t>
      </w:r>
      <w:r w:rsidR="006C19F7">
        <w:rPr>
          <w:rFonts w:hint="eastAsia"/>
          <w:rtl/>
        </w:rPr>
        <w:t>دهند</w:t>
      </w:r>
      <w:r w:rsidR="0090386F">
        <w:rPr>
          <w:rFonts w:hint="cs"/>
          <w:rtl/>
        </w:rPr>
        <w:t xml:space="preserve"> و هزینه </w:t>
      </w:r>
      <w:r w:rsidR="006C19F7">
        <w:rPr>
          <w:rtl/>
        </w:rPr>
        <w:t>راه‌انداز</w:t>
      </w:r>
      <w:r w:rsidR="006C19F7">
        <w:rPr>
          <w:rFonts w:hint="cs"/>
          <w:rtl/>
        </w:rPr>
        <w:t>ی</w:t>
      </w:r>
      <w:r w:rsidR="0090386F">
        <w:rPr>
          <w:rFonts w:hint="cs"/>
          <w:rtl/>
        </w:rPr>
        <w:t xml:space="preserve"> و خرید </w:t>
      </w:r>
      <w:r w:rsidR="006C19F7">
        <w:rPr>
          <w:rtl/>
        </w:rPr>
        <w:t>سخت‌افزارها</w:t>
      </w:r>
      <w:r w:rsidR="006C19F7">
        <w:rPr>
          <w:rFonts w:hint="cs"/>
          <w:rtl/>
        </w:rPr>
        <w:t>ی</w:t>
      </w:r>
      <w:r w:rsidR="0090386F">
        <w:rPr>
          <w:rFonts w:hint="cs"/>
          <w:rtl/>
        </w:rPr>
        <w:t xml:space="preserve"> آن بسیار گران تمام </w:t>
      </w:r>
      <w:r w:rsidR="006C19F7">
        <w:rPr>
          <w:rtl/>
        </w:rPr>
        <w:t>م</w:t>
      </w:r>
      <w:r w:rsidR="006C19F7">
        <w:rPr>
          <w:rFonts w:hint="cs"/>
          <w:rtl/>
        </w:rPr>
        <w:t>ی‌</w:t>
      </w:r>
      <w:r w:rsidR="006C19F7">
        <w:rPr>
          <w:rFonts w:hint="eastAsia"/>
          <w:rtl/>
        </w:rPr>
        <w:t>شود</w:t>
      </w:r>
      <w:r w:rsidR="0090386F">
        <w:rPr>
          <w:rFonts w:hint="cs"/>
          <w:rtl/>
        </w:rPr>
        <w:t>.</w:t>
      </w:r>
    </w:p>
    <w:p w:rsidR="00001F4B" w:rsidRDefault="00001F4B" w:rsidP="005B3B97">
      <w:pPr>
        <w:spacing w:line="16" w:lineRule="atLeast"/>
        <w:rPr>
          <w:rtl/>
          <w:lang w:bidi="fa-IR"/>
        </w:rPr>
      </w:pPr>
    </w:p>
    <w:p w:rsidR="002765D4" w:rsidRDefault="0003123D" w:rsidP="005B3B97">
      <w:pPr>
        <w:pStyle w:val="Heading2"/>
        <w:numPr>
          <w:ilvl w:val="1"/>
          <w:numId w:val="9"/>
        </w:numPr>
        <w:spacing w:line="16" w:lineRule="atLeast"/>
        <w:rPr>
          <w:rtl/>
        </w:rPr>
      </w:pPr>
      <w:r>
        <w:rPr>
          <w:rFonts w:hint="cs"/>
          <w:rtl/>
        </w:rPr>
        <w:t xml:space="preserve">مرکز </w:t>
      </w:r>
      <w:r w:rsidR="00321C03">
        <w:rPr>
          <w:rFonts w:hint="cs"/>
          <w:rtl/>
        </w:rPr>
        <w:t>تلفن</w:t>
      </w:r>
      <w:r>
        <w:rPr>
          <w:rFonts w:hint="cs"/>
          <w:rtl/>
        </w:rPr>
        <w:t xml:space="preserve"> </w:t>
      </w:r>
      <w:r w:rsidR="006C19F7">
        <w:rPr>
          <w:rtl/>
        </w:rPr>
        <w:t>نرم‌افزار</w:t>
      </w:r>
      <w:r w:rsidR="006C19F7">
        <w:rPr>
          <w:rFonts w:hint="cs"/>
          <w:rtl/>
        </w:rPr>
        <w:t>ی</w:t>
      </w:r>
    </w:p>
    <w:p w:rsidR="00321C03" w:rsidRDefault="006C19F7" w:rsidP="00321C03">
      <w:pPr>
        <w:spacing w:line="16" w:lineRule="atLeast"/>
        <w:rPr>
          <w:rtl/>
        </w:rPr>
      </w:pPr>
      <w:r>
        <w:rPr>
          <w:rtl/>
        </w:rPr>
        <w:t>در سال</w:t>
      </w:r>
      <w:r w:rsidR="00242F37">
        <w:rPr>
          <w:rFonts w:hint="cs"/>
          <w:rtl/>
        </w:rPr>
        <w:t xml:space="preserve"> 1999 در آمریکا مرد جوانی به نام مارک اسپنسر یک شرکت پشتیبانی</w:t>
      </w:r>
      <w:r w:rsidR="00504C7B">
        <w:rPr>
          <w:rFonts w:hint="cs"/>
          <w:rtl/>
        </w:rPr>
        <w:t xml:space="preserve"> تلفنی</w:t>
      </w:r>
      <w:r w:rsidR="00242F37">
        <w:rPr>
          <w:rFonts w:hint="cs"/>
          <w:rtl/>
        </w:rPr>
        <w:t xml:space="preserve"> از </w:t>
      </w:r>
      <w:r>
        <w:rPr>
          <w:rtl/>
        </w:rPr>
        <w:t>س</w:t>
      </w:r>
      <w:r>
        <w:rPr>
          <w:rFonts w:hint="cs"/>
          <w:rtl/>
        </w:rPr>
        <w:t>ی</w:t>
      </w:r>
      <w:r>
        <w:rPr>
          <w:rFonts w:hint="eastAsia"/>
          <w:rtl/>
        </w:rPr>
        <w:t>ستم‌ها</w:t>
      </w:r>
      <w:r>
        <w:rPr>
          <w:rFonts w:hint="cs"/>
          <w:rtl/>
        </w:rPr>
        <w:t>ی</w:t>
      </w:r>
      <w:r w:rsidR="00242F37">
        <w:rPr>
          <w:rFonts w:hint="cs"/>
          <w:rtl/>
        </w:rPr>
        <w:t xml:space="preserve"> لینوکسی را اداره </w:t>
      </w:r>
      <w:r>
        <w:rPr>
          <w:rtl/>
        </w:rPr>
        <w:t>م</w:t>
      </w:r>
      <w:r>
        <w:rPr>
          <w:rFonts w:hint="cs"/>
          <w:rtl/>
        </w:rPr>
        <w:t>ی‌</w:t>
      </w:r>
      <w:r>
        <w:rPr>
          <w:rFonts w:hint="eastAsia"/>
          <w:rtl/>
        </w:rPr>
        <w:t>کرد</w:t>
      </w:r>
      <w:r w:rsidR="00242F37">
        <w:rPr>
          <w:rFonts w:hint="cs"/>
          <w:rtl/>
        </w:rPr>
        <w:t xml:space="preserve"> و بعد از گذشت مدتی تصمیم به توسعه </w:t>
      </w:r>
      <w:r>
        <w:rPr>
          <w:rtl/>
        </w:rPr>
        <w:t>تلفن‌ها</w:t>
      </w:r>
      <w:r w:rsidR="00504C7B">
        <w:rPr>
          <w:rFonts w:hint="cs"/>
          <w:rtl/>
        </w:rPr>
        <w:t xml:space="preserve"> و کارکنان خود گرفت و برای این توسعه نیاز به </w:t>
      </w:r>
      <w:r w:rsidR="00F05B50">
        <w:rPr>
          <w:rFonts w:hint="cs"/>
          <w:rtl/>
        </w:rPr>
        <w:t xml:space="preserve">یک مرکز تلفن داشت اما چون هزینه این </w:t>
      </w:r>
      <w:r>
        <w:rPr>
          <w:rtl/>
        </w:rPr>
        <w:t>س</w:t>
      </w:r>
      <w:r>
        <w:rPr>
          <w:rFonts w:hint="cs"/>
          <w:rtl/>
        </w:rPr>
        <w:t>ی</w:t>
      </w:r>
      <w:r>
        <w:rPr>
          <w:rFonts w:hint="eastAsia"/>
          <w:rtl/>
        </w:rPr>
        <w:t>ستم‌ها</w:t>
      </w:r>
      <w:r w:rsidR="00F05B50">
        <w:rPr>
          <w:rFonts w:hint="cs"/>
          <w:rtl/>
        </w:rPr>
        <w:t xml:space="preserve"> زیاد بود او</w:t>
      </w:r>
      <w:r w:rsidR="00321C03">
        <w:rPr>
          <w:rFonts w:hint="cs"/>
          <w:rtl/>
        </w:rPr>
        <w:t xml:space="preserve"> از صفر</w:t>
      </w:r>
      <w:r w:rsidR="00F05B50">
        <w:rPr>
          <w:rFonts w:hint="cs"/>
          <w:rtl/>
        </w:rPr>
        <w:t xml:space="preserve"> شروع به ساخت یک سیستم </w:t>
      </w:r>
      <w:r>
        <w:rPr>
          <w:rtl/>
        </w:rPr>
        <w:t>نرم‌افزار</w:t>
      </w:r>
      <w:r>
        <w:rPr>
          <w:rFonts w:hint="cs"/>
          <w:rtl/>
        </w:rPr>
        <w:t>ی</w:t>
      </w:r>
      <w:r w:rsidR="00F05B50">
        <w:rPr>
          <w:rFonts w:hint="cs"/>
          <w:rtl/>
        </w:rPr>
        <w:t xml:space="preserve"> مرکز تلفن</w:t>
      </w:r>
      <w:r w:rsidR="00321C03">
        <w:rPr>
          <w:rFonts w:hint="cs"/>
          <w:rtl/>
        </w:rPr>
        <w:t xml:space="preserve"> کرد. در ابتدا این ایده </w:t>
      </w:r>
      <w:r>
        <w:rPr>
          <w:rtl/>
        </w:rPr>
        <w:t>صرفاً</w:t>
      </w:r>
      <w:r w:rsidR="00321C03">
        <w:rPr>
          <w:rFonts w:hint="cs"/>
          <w:rtl/>
        </w:rPr>
        <w:t xml:space="preserve"> برای رفع نیاز شرکت خود او بود اما بعد از </w:t>
      </w:r>
      <w:r>
        <w:rPr>
          <w:rtl/>
        </w:rPr>
        <w:t>چند ماه</w:t>
      </w:r>
      <w:r w:rsidR="00321C03">
        <w:rPr>
          <w:rFonts w:hint="cs"/>
          <w:rtl/>
        </w:rPr>
        <w:t xml:space="preserve"> مارک اسپنسر پروژه خود را </w:t>
      </w:r>
      <w:r>
        <w:rPr>
          <w:rtl/>
        </w:rPr>
        <w:t>به‌صورت</w:t>
      </w:r>
      <w:r w:rsidR="00321C03">
        <w:rPr>
          <w:rFonts w:hint="cs"/>
          <w:rtl/>
        </w:rPr>
        <w:t xml:space="preserve"> </w:t>
      </w:r>
      <w:r>
        <w:rPr>
          <w:rtl/>
        </w:rPr>
        <w:t>متن‌باز</w:t>
      </w:r>
      <w:r w:rsidR="00321C03">
        <w:rPr>
          <w:rFonts w:hint="cs"/>
          <w:rtl/>
        </w:rPr>
        <w:t xml:space="preserve"> ارائه کرد و تا امروز هزاران نفر در پیشرفت این پروژه سهیم </w:t>
      </w:r>
      <w:r>
        <w:rPr>
          <w:rtl/>
        </w:rPr>
        <w:t>بوده‌اند</w:t>
      </w:r>
      <w:r w:rsidR="00321C03">
        <w:rPr>
          <w:rFonts w:hint="cs"/>
          <w:rtl/>
        </w:rPr>
        <w:t>.</w:t>
      </w:r>
    </w:p>
    <w:p w:rsidR="00CD5B4F" w:rsidRDefault="00CD5B4F" w:rsidP="005B3B97">
      <w:pPr>
        <w:spacing w:line="16" w:lineRule="atLeast"/>
        <w:rPr>
          <w:rtl/>
        </w:rPr>
      </w:pPr>
    </w:p>
    <w:p w:rsidR="00330962" w:rsidRPr="00330962" w:rsidRDefault="0058213C" w:rsidP="00321C03">
      <w:pPr>
        <w:pStyle w:val="Heading3"/>
        <w:spacing w:line="16" w:lineRule="atLeast"/>
        <w:rPr>
          <w:rtl/>
        </w:rPr>
      </w:pPr>
      <w:r>
        <w:rPr>
          <w:rFonts w:hint="cs"/>
          <w:rtl/>
        </w:rPr>
        <w:lastRenderedPageBreak/>
        <w:t xml:space="preserve">1-2-1- </w:t>
      </w:r>
      <w:r w:rsidR="00321C03">
        <w:rPr>
          <w:rFonts w:hint="cs"/>
          <w:rtl/>
        </w:rPr>
        <w:t>استریسک</w:t>
      </w:r>
    </w:p>
    <w:p w:rsidR="0058213C" w:rsidRDefault="00CE7429" w:rsidP="005B3B97">
      <w:pPr>
        <w:spacing w:line="16" w:lineRule="atLeast"/>
        <w:rPr>
          <w:rtl/>
          <w:lang w:bidi="fa-IR"/>
        </w:rPr>
      </w:pPr>
      <w:r>
        <w:rPr>
          <w:rFonts w:hint="cs"/>
          <w:rtl/>
        </w:rPr>
        <w:t xml:space="preserve">استریسک یک </w:t>
      </w:r>
      <w:r w:rsidR="006C19F7">
        <w:rPr>
          <w:rtl/>
        </w:rPr>
        <w:t>نرم‌افزار</w:t>
      </w:r>
      <w:r>
        <w:rPr>
          <w:rFonts w:hint="cs"/>
          <w:rtl/>
        </w:rPr>
        <w:t xml:space="preserve"> اپن سورس است که در سال 1999 توسط مارک اسپنسر ساخته شد. استریسک قادر به برقراری انواع مختلف ارتباطات تلفنی و تصویری است و بهترین انتخاب برای </w:t>
      </w:r>
      <w:r w:rsidR="006C19F7">
        <w:rPr>
          <w:rtl/>
        </w:rPr>
        <w:t>راه‌انداز</w:t>
      </w:r>
      <w:r w:rsidR="006C19F7">
        <w:rPr>
          <w:rFonts w:hint="cs"/>
          <w:rtl/>
        </w:rPr>
        <w:t>ی</w:t>
      </w:r>
      <w:r>
        <w:rPr>
          <w:rFonts w:hint="cs"/>
          <w:rtl/>
        </w:rPr>
        <w:t xml:space="preserve"> انواع کاربردهای انتقال صوت بر شبکه </w:t>
      </w:r>
      <w:r w:rsidR="006C19F7">
        <w:rPr>
          <w:rtl/>
        </w:rPr>
        <w:t>م</w:t>
      </w:r>
      <w:r w:rsidR="006C19F7">
        <w:rPr>
          <w:rFonts w:hint="cs"/>
          <w:rtl/>
        </w:rPr>
        <w:t>ی‌</w:t>
      </w:r>
      <w:r w:rsidR="006C19F7">
        <w:rPr>
          <w:rFonts w:hint="eastAsia"/>
          <w:rtl/>
        </w:rPr>
        <w:t>باشد</w:t>
      </w:r>
      <w:r>
        <w:rPr>
          <w:rFonts w:hint="cs"/>
          <w:rtl/>
        </w:rPr>
        <w:t>.</w:t>
      </w:r>
    </w:p>
    <w:p w:rsidR="006E3366" w:rsidRDefault="006E3366" w:rsidP="005B3B97">
      <w:pPr>
        <w:spacing w:line="16" w:lineRule="atLeast"/>
        <w:rPr>
          <w:lang w:bidi="fa-IR"/>
        </w:rPr>
      </w:pPr>
      <w:r>
        <w:rPr>
          <w:rFonts w:hint="cs"/>
          <w:rtl/>
          <w:lang w:bidi="fa-IR"/>
        </w:rPr>
        <w:t xml:space="preserve">استریسک مانند یک وب سرور عمل </w:t>
      </w:r>
      <w:r w:rsidR="006C19F7">
        <w:rPr>
          <w:rtl/>
          <w:lang w:bidi="fa-IR"/>
        </w:rPr>
        <w:t>م</w:t>
      </w:r>
      <w:r w:rsidR="006C19F7">
        <w:rPr>
          <w:rFonts w:hint="cs"/>
          <w:rtl/>
          <w:lang w:bidi="fa-IR"/>
        </w:rPr>
        <w:t>ی‌</w:t>
      </w:r>
      <w:r w:rsidR="006C19F7">
        <w:rPr>
          <w:rFonts w:hint="eastAsia"/>
          <w:rtl/>
          <w:lang w:bidi="fa-IR"/>
        </w:rPr>
        <w:t>کند</w:t>
      </w:r>
      <w:r>
        <w:rPr>
          <w:rFonts w:hint="cs"/>
          <w:rtl/>
          <w:lang w:bidi="fa-IR"/>
        </w:rPr>
        <w:t xml:space="preserve"> و </w:t>
      </w:r>
      <w:r w:rsidR="006C19F7">
        <w:rPr>
          <w:rtl/>
          <w:lang w:bidi="fa-IR"/>
        </w:rPr>
        <w:t>تماس‌ها</w:t>
      </w:r>
      <w:r w:rsidR="006C19F7">
        <w:rPr>
          <w:rFonts w:hint="cs"/>
          <w:rtl/>
          <w:lang w:bidi="fa-IR"/>
        </w:rPr>
        <w:t>یی</w:t>
      </w:r>
      <w:r>
        <w:rPr>
          <w:rFonts w:hint="cs"/>
          <w:rtl/>
          <w:lang w:bidi="fa-IR"/>
        </w:rPr>
        <w:t xml:space="preserve"> که به استریسک متصل </w:t>
      </w:r>
      <w:r w:rsidR="006C19F7">
        <w:rPr>
          <w:rtl/>
          <w:lang w:bidi="fa-IR"/>
        </w:rPr>
        <w:t>م</w:t>
      </w:r>
      <w:r w:rsidR="006C19F7">
        <w:rPr>
          <w:rFonts w:hint="cs"/>
          <w:rtl/>
          <w:lang w:bidi="fa-IR"/>
        </w:rPr>
        <w:t>ی‌</w:t>
      </w:r>
      <w:r w:rsidR="006C19F7">
        <w:rPr>
          <w:rFonts w:hint="eastAsia"/>
          <w:rtl/>
          <w:lang w:bidi="fa-IR"/>
        </w:rPr>
        <w:t>شوند</w:t>
      </w:r>
      <w:r>
        <w:rPr>
          <w:rFonts w:hint="cs"/>
          <w:rtl/>
          <w:lang w:bidi="fa-IR"/>
        </w:rPr>
        <w:t xml:space="preserve"> مانند درخواست به وب سرور هستند. استریسک مدیریت </w:t>
      </w:r>
      <w:r w:rsidR="006C19F7">
        <w:rPr>
          <w:rtl/>
          <w:lang w:bidi="fa-IR"/>
        </w:rPr>
        <w:t>استانداردها</w:t>
      </w:r>
      <w:r w:rsidR="006C19F7">
        <w:rPr>
          <w:rFonts w:hint="cs"/>
          <w:rtl/>
          <w:lang w:bidi="fa-IR"/>
        </w:rPr>
        <w:t>ی</w:t>
      </w:r>
      <w:r>
        <w:rPr>
          <w:rFonts w:hint="cs"/>
          <w:rtl/>
          <w:lang w:bidi="fa-IR"/>
        </w:rPr>
        <w:t xml:space="preserve"> مختلف ارتباطی را برای ما انجام </w:t>
      </w:r>
      <w:r w:rsidR="006C19F7">
        <w:rPr>
          <w:rtl/>
          <w:lang w:bidi="fa-IR"/>
        </w:rPr>
        <w:t>م</w:t>
      </w:r>
      <w:r w:rsidR="006C19F7">
        <w:rPr>
          <w:rFonts w:hint="cs"/>
          <w:rtl/>
          <w:lang w:bidi="fa-IR"/>
        </w:rPr>
        <w:t>ی‌</w:t>
      </w:r>
      <w:r w:rsidR="006C19F7">
        <w:rPr>
          <w:rFonts w:hint="eastAsia"/>
          <w:rtl/>
          <w:lang w:bidi="fa-IR"/>
        </w:rPr>
        <w:t>دهد</w:t>
      </w:r>
      <w:r>
        <w:rPr>
          <w:rFonts w:hint="cs"/>
          <w:rtl/>
          <w:lang w:bidi="fa-IR"/>
        </w:rPr>
        <w:t xml:space="preserve"> و ما با استفاده از </w:t>
      </w:r>
      <w:r w:rsidR="006C19F7">
        <w:rPr>
          <w:rtl/>
          <w:lang w:bidi="fa-IR"/>
        </w:rPr>
        <w:t>برنامه‌نو</w:t>
      </w:r>
      <w:r w:rsidR="006C19F7">
        <w:rPr>
          <w:rFonts w:hint="cs"/>
          <w:rtl/>
          <w:lang w:bidi="fa-IR"/>
        </w:rPr>
        <w:t>ی</w:t>
      </w:r>
      <w:r w:rsidR="006C19F7">
        <w:rPr>
          <w:rFonts w:hint="eastAsia"/>
          <w:rtl/>
          <w:lang w:bidi="fa-IR"/>
        </w:rPr>
        <w:t>س</w:t>
      </w:r>
      <w:r w:rsidR="006C19F7">
        <w:rPr>
          <w:rFonts w:hint="cs"/>
          <w:rtl/>
          <w:lang w:bidi="fa-IR"/>
        </w:rPr>
        <w:t>ی</w:t>
      </w:r>
      <w:r>
        <w:rPr>
          <w:rFonts w:hint="cs"/>
          <w:rtl/>
          <w:lang w:bidi="fa-IR"/>
        </w:rPr>
        <w:t xml:space="preserve"> </w:t>
      </w:r>
      <w:r w:rsidR="006C19F7">
        <w:rPr>
          <w:rtl/>
          <w:lang w:bidi="fa-IR"/>
        </w:rPr>
        <w:t>م</w:t>
      </w:r>
      <w:r w:rsidR="006C19F7">
        <w:rPr>
          <w:rFonts w:hint="cs"/>
          <w:rtl/>
          <w:lang w:bidi="fa-IR"/>
        </w:rPr>
        <w:t>ی‌</w:t>
      </w:r>
      <w:r w:rsidR="006C19F7">
        <w:rPr>
          <w:rFonts w:hint="eastAsia"/>
          <w:rtl/>
          <w:lang w:bidi="fa-IR"/>
        </w:rPr>
        <w:t>توان</w:t>
      </w:r>
      <w:r w:rsidR="006C19F7">
        <w:rPr>
          <w:rFonts w:hint="cs"/>
          <w:rtl/>
          <w:lang w:bidi="fa-IR"/>
        </w:rPr>
        <w:t>ی</w:t>
      </w:r>
      <w:r w:rsidR="006C19F7">
        <w:rPr>
          <w:rFonts w:hint="eastAsia"/>
          <w:rtl/>
          <w:lang w:bidi="fa-IR"/>
        </w:rPr>
        <w:t>م</w:t>
      </w:r>
      <w:r>
        <w:rPr>
          <w:rFonts w:hint="cs"/>
          <w:rtl/>
          <w:lang w:bidi="fa-IR"/>
        </w:rPr>
        <w:t xml:space="preserve"> به استریسک فرمان بدهیم که چه رفتاری از خود نشان دهد.</w:t>
      </w:r>
    </w:p>
    <w:p w:rsidR="00CE7429" w:rsidRDefault="00CE7429" w:rsidP="005B3B97">
      <w:pPr>
        <w:spacing w:line="16" w:lineRule="atLeast"/>
        <w:rPr>
          <w:rtl/>
        </w:rPr>
      </w:pPr>
    </w:p>
    <w:p w:rsidR="0020254A" w:rsidRDefault="0020254A" w:rsidP="008D06DE">
      <w:pPr>
        <w:pStyle w:val="Heading3"/>
        <w:spacing w:line="16" w:lineRule="atLeast"/>
        <w:rPr>
          <w:rtl/>
        </w:rPr>
      </w:pPr>
      <w:r>
        <w:rPr>
          <w:rFonts w:hint="cs"/>
          <w:rtl/>
        </w:rPr>
        <w:t>1-2-</w:t>
      </w:r>
      <w:r w:rsidR="008D06DE">
        <w:rPr>
          <w:rFonts w:hint="cs"/>
          <w:rtl/>
        </w:rPr>
        <w:t>1</w:t>
      </w:r>
      <w:r>
        <w:rPr>
          <w:rFonts w:hint="cs"/>
          <w:rtl/>
        </w:rPr>
        <w:t>-</w:t>
      </w:r>
      <w:r w:rsidR="008D06DE">
        <w:rPr>
          <w:rFonts w:hint="cs"/>
          <w:rtl/>
        </w:rPr>
        <w:t>1-</w:t>
      </w:r>
      <w:r>
        <w:rPr>
          <w:rFonts w:hint="cs"/>
          <w:rtl/>
        </w:rPr>
        <w:t xml:space="preserve"> </w:t>
      </w:r>
      <w:r w:rsidR="006C19F7">
        <w:rPr>
          <w:rtl/>
        </w:rPr>
        <w:t>سرو</w:t>
      </w:r>
      <w:r w:rsidR="006C19F7">
        <w:rPr>
          <w:rFonts w:hint="cs"/>
          <w:rtl/>
        </w:rPr>
        <w:t>ی</w:t>
      </w:r>
      <w:r w:rsidR="006C19F7">
        <w:rPr>
          <w:rFonts w:hint="eastAsia"/>
          <w:rtl/>
        </w:rPr>
        <w:t>س‌ها</w:t>
      </w:r>
      <w:r w:rsidR="006C19F7">
        <w:rPr>
          <w:rFonts w:hint="cs"/>
          <w:rtl/>
        </w:rPr>
        <w:t>ی</w:t>
      </w:r>
      <w:r w:rsidR="001F754E">
        <w:rPr>
          <w:rFonts w:hint="cs"/>
          <w:rtl/>
        </w:rPr>
        <w:t xml:space="preserve"> </w:t>
      </w:r>
      <w:r w:rsidR="008D06DE">
        <w:rPr>
          <w:rFonts w:hint="cs"/>
          <w:rtl/>
        </w:rPr>
        <w:t>پاسخگوی تعاملی</w:t>
      </w:r>
    </w:p>
    <w:p w:rsidR="008D06DE" w:rsidRDefault="008D06DE" w:rsidP="008D06DE">
      <w:pPr>
        <w:spacing w:line="16" w:lineRule="atLeast"/>
        <w:rPr>
          <w:rtl/>
        </w:rPr>
      </w:pPr>
      <w:r>
        <w:rPr>
          <w:rFonts w:hint="cs"/>
          <w:rtl/>
        </w:rPr>
        <w:t xml:space="preserve">یکی از </w:t>
      </w:r>
      <w:r w:rsidR="006C19F7">
        <w:rPr>
          <w:rtl/>
        </w:rPr>
        <w:t>کاربردها</w:t>
      </w:r>
      <w:r w:rsidR="006C19F7">
        <w:rPr>
          <w:rFonts w:hint="cs"/>
          <w:rtl/>
        </w:rPr>
        <w:t>ی</w:t>
      </w:r>
      <w:r>
        <w:rPr>
          <w:rFonts w:hint="cs"/>
          <w:rtl/>
        </w:rPr>
        <w:t xml:space="preserve"> استریسک ساخت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پاسخگوی تعاملی است.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پاسخگوی تعاملی به </w:t>
      </w:r>
      <w:r w:rsidR="006C19F7">
        <w:rPr>
          <w:rtl/>
        </w:rPr>
        <w:t>سرو</w:t>
      </w:r>
      <w:r w:rsidR="006C19F7">
        <w:rPr>
          <w:rFonts w:hint="cs"/>
          <w:rtl/>
        </w:rPr>
        <w:t>ی</w:t>
      </w:r>
      <w:r w:rsidR="006C19F7">
        <w:rPr>
          <w:rFonts w:hint="eastAsia"/>
          <w:rtl/>
        </w:rPr>
        <w:t>س‌ها</w:t>
      </w:r>
      <w:r w:rsidR="006C19F7">
        <w:rPr>
          <w:rFonts w:hint="cs"/>
          <w:rtl/>
        </w:rPr>
        <w:t>یی</w:t>
      </w:r>
      <w:r w:rsidR="001F754E">
        <w:rPr>
          <w:rFonts w:hint="cs"/>
          <w:rtl/>
        </w:rPr>
        <w:t xml:space="preserve"> میگویند که در </w:t>
      </w:r>
      <w:r w:rsidR="006C19F7">
        <w:rPr>
          <w:rtl/>
        </w:rPr>
        <w:t>آن‌ها</w:t>
      </w:r>
      <w:r w:rsidR="001F754E">
        <w:rPr>
          <w:rFonts w:hint="cs"/>
          <w:rtl/>
        </w:rPr>
        <w:t xml:space="preserve"> انسان با یک کامپیوتر در تعامل است و کامپیوتر به </w:t>
      </w:r>
      <w:r w:rsidR="006C19F7">
        <w:rPr>
          <w:rtl/>
        </w:rPr>
        <w:t>درخواست‌ها</w:t>
      </w:r>
      <w:r w:rsidR="006C19F7">
        <w:rPr>
          <w:rFonts w:hint="cs"/>
          <w:rtl/>
        </w:rPr>
        <w:t>ی</w:t>
      </w:r>
      <w:r w:rsidR="001F754E">
        <w:rPr>
          <w:rFonts w:hint="cs"/>
          <w:rtl/>
        </w:rPr>
        <w:t xml:space="preserve"> کاربر پاسخ مناسب </w:t>
      </w:r>
      <w:r w:rsidR="006C19F7">
        <w:rPr>
          <w:rtl/>
        </w:rPr>
        <w:t>م</w:t>
      </w:r>
      <w:r w:rsidR="006C19F7">
        <w:rPr>
          <w:rFonts w:hint="cs"/>
          <w:rtl/>
        </w:rPr>
        <w:t>ی‌</w:t>
      </w:r>
      <w:r w:rsidR="006C19F7">
        <w:rPr>
          <w:rFonts w:hint="eastAsia"/>
          <w:rtl/>
        </w:rPr>
        <w:t>دهد</w:t>
      </w:r>
      <w:r w:rsidR="001F754E">
        <w:rPr>
          <w:rFonts w:hint="cs"/>
          <w:rtl/>
        </w:rPr>
        <w:t xml:space="preserve">. این </w:t>
      </w:r>
      <w:r w:rsidR="006C19F7">
        <w:rPr>
          <w:rtl/>
        </w:rPr>
        <w:t>سرو</w:t>
      </w:r>
      <w:r w:rsidR="006C19F7">
        <w:rPr>
          <w:rFonts w:hint="cs"/>
          <w:rtl/>
        </w:rPr>
        <w:t>ی</w:t>
      </w:r>
      <w:r w:rsidR="006C19F7">
        <w:rPr>
          <w:rFonts w:hint="eastAsia"/>
          <w:rtl/>
        </w:rPr>
        <w:t>س‌ها</w:t>
      </w:r>
      <w:r w:rsidR="001F754E">
        <w:rPr>
          <w:rFonts w:hint="cs"/>
          <w:rtl/>
        </w:rPr>
        <w:t xml:space="preserve"> در استریسک </w:t>
      </w:r>
      <w:r w:rsidR="006C19F7">
        <w:rPr>
          <w:rtl/>
        </w:rPr>
        <w:t>به‌راحت</w:t>
      </w:r>
      <w:r w:rsidR="006C19F7">
        <w:rPr>
          <w:rFonts w:hint="cs"/>
          <w:rtl/>
        </w:rPr>
        <w:t>ی</w:t>
      </w:r>
      <w:r w:rsidR="001F754E">
        <w:rPr>
          <w:rFonts w:hint="cs"/>
          <w:rtl/>
        </w:rPr>
        <w:t xml:space="preserve"> قابل </w:t>
      </w:r>
      <w:r w:rsidR="006C19F7">
        <w:rPr>
          <w:rtl/>
        </w:rPr>
        <w:t>پ</w:t>
      </w:r>
      <w:r w:rsidR="006C19F7">
        <w:rPr>
          <w:rFonts w:hint="cs"/>
          <w:rtl/>
        </w:rPr>
        <w:t>ی</w:t>
      </w:r>
      <w:r w:rsidR="006C19F7">
        <w:rPr>
          <w:rFonts w:hint="eastAsia"/>
          <w:rtl/>
        </w:rPr>
        <w:t>اده‌ساز</w:t>
      </w:r>
      <w:r w:rsidR="006C19F7">
        <w:rPr>
          <w:rFonts w:hint="cs"/>
          <w:rtl/>
        </w:rPr>
        <w:t>ی</w:t>
      </w:r>
      <w:r w:rsidR="001F754E">
        <w:rPr>
          <w:rFonts w:hint="cs"/>
          <w:rtl/>
        </w:rPr>
        <w:t xml:space="preserve"> هستند.</w:t>
      </w:r>
    </w:p>
    <w:p w:rsidR="001F754E" w:rsidRDefault="001F754E" w:rsidP="00DA2C0A">
      <w:pPr>
        <w:spacing w:line="16" w:lineRule="atLeast"/>
        <w:rPr>
          <w:rtl/>
        </w:rPr>
      </w:pPr>
      <w:r>
        <w:rPr>
          <w:rFonts w:hint="cs"/>
          <w:rtl/>
        </w:rPr>
        <w:t xml:space="preserve">برای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تعاملی </w:t>
      </w:r>
      <w:r w:rsidR="006C19F7">
        <w:rPr>
          <w:rtl/>
        </w:rPr>
        <w:t>پ</w:t>
      </w:r>
      <w:r w:rsidR="006C19F7">
        <w:rPr>
          <w:rFonts w:hint="cs"/>
          <w:rtl/>
        </w:rPr>
        <w:t>ی</w:t>
      </w:r>
      <w:r w:rsidR="006C19F7">
        <w:rPr>
          <w:rFonts w:hint="eastAsia"/>
          <w:rtl/>
        </w:rPr>
        <w:t>چ</w:t>
      </w:r>
      <w:r w:rsidR="006C19F7">
        <w:rPr>
          <w:rFonts w:hint="cs"/>
          <w:rtl/>
        </w:rPr>
        <w:t>ی</w:t>
      </w:r>
      <w:r w:rsidR="006C19F7">
        <w:rPr>
          <w:rFonts w:hint="eastAsia"/>
          <w:rtl/>
        </w:rPr>
        <w:t>ده‌تر</w:t>
      </w:r>
      <w:r>
        <w:rPr>
          <w:rFonts w:hint="cs"/>
          <w:rtl/>
        </w:rPr>
        <w:t xml:space="preserve"> از </w:t>
      </w:r>
      <w:r w:rsidR="006C19F7">
        <w:rPr>
          <w:rtl/>
        </w:rPr>
        <w:t>زبان‌ها</w:t>
      </w:r>
      <w:r w:rsidR="006C19F7">
        <w:rPr>
          <w:rFonts w:hint="cs"/>
          <w:rtl/>
        </w:rPr>
        <w:t>ی</w:t>
      </w:r>
      <w:r>
        <w:rPr>
          <w:rFonts w:hint="cs"/>
          <w:rtl/>
        </w:rPr>
        <w:t xml:space="preserve"> </w:t>
      </w:r>
      <w:r w:rsidR="006C19F7">
        <w:rPr>
          <w:rtl/>
        </w:rPr>
        <w:t>برنامه‌نو</w:t>
      </w:r>
      <w:r w:rsidR="006C19F7">
        <w:rPr>
          <w:rFonts w:hint="cs"/>
          <w:rtl/>
        </w:rPr>
        <w:t>ی</w:t>
      </w:r>
      <w:r w:rsidR="006C19F7">
        <w:rPr>
          <w:rFonts w:hint="eastAsia"/>
          <w:rtl/>
        </w:rPr>
        <w:t>س</w:t>
      </w:r>
      <w:r w:rsidR="006C19F7">
        <w:rPr>
          <w:rFonts w:hint="cs"/>
          <w:rtl/>
        </w:rPr>
        <w:t>ی</w:t>
      </w:r>
      <w:r>
        <w:rPr>
          <w:rFonts w:hint="cs"/>
          <w:rtl/>
        </w:rPr>
        <w:t xml:space="preserve"> مختلفی </w:t>
      </w:r>
      <w:r w:rsidR="006C19F7">
        <w:rPr>
          <w:rtl/>
        </w:rPr>
        <w:t>م</w:t>
      </w:r>
      <w:r w:rsidR="006C19F7">
        <w:rPr>
          <w:rFonts w:hint="cs"/>
          <w:rtl/>
        </w:rPr>
        <w:t>ی‌</w:t>
      </w:r>
      <w:r w:rsidR="006C19F7">
        <w:rPr>
          <w:rFonts w:hint="eastAsia"/>
          <w:rtl/>
        </w:rPr>
        <w:t>توان</w:t>
      </w:r>
      <w:r>
        <w:rPr>
          <w:rFonts w:hint="cs"/>
          <w:rtl/>
        </w:rPr>
        <w:t xml:space="preserve"> استفاده کرد. نحوه کار به این شکل است که بعد از برقراری تماس تلفنی </w:t>
      </w:r>
      <w:r w:rsidR="00DA2C0A">
        <w:rPr>
          <w:rFonts w:hint="cs"/>
          <w:rtl/>
        </w:rPr>
        <w:t>استریسک کنترل تماس</w:t>
      </w:r>
      <w:r>
        <w:rPr>
          <w:rFonts w:hint="cs"/>
          <w:rtl/>
        </w:rPr>
        <w:t xml:space="preserve"> و ورودی کاربر را</w:t>
      </w:r>
      <w:r w:rsidR="00DA2C0A">
        <w:rPr>
          <w:rFonts w:hint="cs"/>
          <w:rtl/>
        </w:rPr>
        <w:t xml:space="preserve"> به برنامه ما </w:t>
      </w:r>
      <w:r w:rsidR="006C19F7">
        <w:rPr>
          <w:rtl/>
        </w:rPr>
        <w:t>م</w:t>
      </w:r>
      <w:r w:rsidR="006C19F7">
        <w:rPr>
          <w:rFonts w:hint="cs"/>
          <w:rtl/>
        </w:rPr>
        <w:t>ی‌</w:t>
      </w:r>
      <w:r w:rsidR="006C19F7">
        <w:rPr>
          <w:rFonts w:hint="eastAsia"/>
          <w:rtl/>
        </w:rPr>
        <w:t>دهد</w:t>
      </w:r>
      <w:r w:rsidR="00DA2C0A">
        <w:rPr>
          <w:rFonts w:hint="cs"/>
          <w:rtl/>
        </w:rPr>
        <w:t xml:space="preserve"> و برنامه</w:t>
      </w:r>
      <w:r>
        <w:rPr>
          <w:rFonts w:hint="cs"/>
          <w:rtl/>
        </w:rPr>
        <w:t xml:space="preserve"> </w:t>
      </w:r>
      <w:r w:rsidR="00DA2C0A">
        <w:rPr>
          <w:rFonts w:hint="cs"/>
          <w:rtl/>
        </w:rPr>
        <w:t xml:space="preserve">ورودی را </w:t>
      </w:r>
      <w:r>
        <w:rPr>
          <w:rFonts w:hint="cs"/>
          <w:rtl/>
        </w:rPr>
        <w:t xml:space="preserve">پردازش </w:t>
      </w:r>
      <w:r w:rsidR="006C19F7">
        <w:rPr>
          <w:rtl/>
        </w:rPr>
        <w:t>م</w:t>
      </w:r>
      <w:r w:rsidR="006C19F7">
        <w:rPr>
          <w:rFonts w:hint="cs"/>
          <w:rtl/>
        </w:rPr>
        <w:t>ی‌</w:t>
      </w:r>
      <w:r w:rsidR="006C19F7">
        <w:rPr>
          <w:rFonts w:hint="eastAsia"/>
          <w:rtl/>
        </w:rPr>
        <w:t>کند</w:t>
      </w:r>
      <w:r>
        <w:rPr>
          <w:rFonts w:hint="cs"/>
          <w:rtl/>
        </w:rPr>
        <w:t xml:space="preserve"> و پاسخ مناسب</w:t>
      </w:r>
      <w:ins w:id="174" w:author="mohammad minoei" w:date="2015-09-07T18:47:00Z">
        <w:r w:rsidR="008337FB">
          <w:rPr>
            <w:rFonts w:hint="cs"/>
            <w:rtl/>
          </w:rPr>
          <w:t xml:space="preserve"> را</w:t>
        </w:r>
      </w:ins>
      <w:r>
        <w:rPr>
          <w:rFonts w:hint="cs"/>
          <w:rtl/>
        </w:rPr>
        <w:t xml:space="preserve"> به کاربر </w:t>
      </w:r>
      <w:r w:rsidR="006C19F7">
        <w:rPr>
          <w:rtl/>
        </w:rPr>
        <w:t>م</w:t>
      </w:r>
      <w:r w:rsidR="006C19F7">
        <w:rPr>
          <w:rFonts w:hint="cs"/>
          <w:rtl/>
        </w:rPr>
        <w:t>ی‌</w:t>
      </w:r>
      <w:r w:rsidR="006C19F7">
        <w:rPr>
          <w:rFonts w:hint="eastAsia"/>
          <w:rtl/>
        </w:rPr>
        <w:t>دهد</w:t>
      </w:r>
      <w:r>
        <w:rPr>
          <w:rFonts w:hint="cs"/>
          <w:rtl/>
        </w:rPr>
        <w:t>.</w:t>
      </w:r>
    </w:p>
    <w:p w:rsidR="001F754E" w:rsidRDefault="001F754E" w:rsidP="008D06DE">
      <w:pPr>
        <w:spacing w:line="16" w:lineRule="atLeast"/>
        <w:rPr>
          <w:rtl/>
        </w:rPr>
      </w:pPr>
    </w:p>
    <w:p w:rsidR="00094EF1" w:rsidRDefault="00094EF1"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FB6134" w:rsidRDefault="00FB6134" w:rsidP="005B3B97">
      <w:pPr>
        <w:spacing w:line="16" w:lineRule="atLeast"/>
        <w:ind w:left="340" w:firstLine="0"/>
        <w:rPr>
          <w:rtl/>
        </w:rPr>
      </w:pPr>
    </w:p>
    <w:p w:rsidR="00E61DA4" w:rsidRDefault="00E61DA4"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4739B7" w:rsidRDefault="004739B7" w:rsidP="000A71C6">
      <w:pPr>
        <w:pStyle w:val="Heading1"/>
        <w:spacing w:line="16" w:lineRule="atLeast"/>
        <w:rPr>
          <w:rFonts w:hint="cs"/>
          <w:rtl/>
          <w:lang w:bidi="fa-IR"/>
        </w:rPr>
        <w:pPrChange w:id="175" w:author="mohammad minoei" w:date="2015-09-07T18:44:00Z">
          <w:pPr>
            <w:pStyle w:val="Heading1"/>
            <w:spacing w:line="16" w:lineRule="atLeast"/>
          </w:pPr>
        </w:pPrChange>
      </w:pPr>
      <w:r>
        <w:rPr>
          <w:rFonts w:hint="cs"/>
          <w:rtl/>
          <w:lang w:bidi="fa-IR"/>
        </w:rPr>
        <w:t xml:space="preserve">فصل دوم </w:t>
      </w:r>
      <w:r>
        <w:rPr>
          <w:rFonts w:cs="Times New Roman" w:hint="cs"/>
          <w:rtl/>
          <w:lang w:bidi="fa-IR"/>
        </w:rPr>
        <w:t>–</w:t>
      </w:r>
      <w:r w:rsidR="00A950CE">
        <w:rPr>
          <w:rFonts w:hint="cs"/>
          <w:rtl/>
          <w:lang w:bidi="fa-IR"/>
        </w:rPr>
        <w:t xml:space="preserve"> </w:t>
      </w:r>
      <w:del w:id="176" w:author="mohammad minoei" w:date="2015-09-07T18:44:00Z">
        <w:r w:rsidR="002E7963" w:rsidDel="000A71C6">
          <w:rPr>
            <w:rtl/>
            <w:lang w:bidi="fa-IR"/>
          </w:rPr>
          <w:delText>امکان‌سنج</w:delText>
        </w:r>
        <w:r w:rsidR="002E7963" w:rsidDel="000A71C6">
          <w:rPr>
            <w:rFonts w:hint="cs"/>
            <w:rtl/>
            <w:lang w:bidi="fa-IR"/>
          </w:rPr>
          <w:delText>ی</w:delText>
        </w:r>
      </w:del>
      <w:ins w:id="177" w:author="mohammad minoei" w:date="2015-09-07T18:44:00Z">
        <w:r w:rsidR="000A71C6">
          <w:rPr>
            <w:rFonts w:hint="cs"/>
            <w:rtl/>
            <w:lang w:bidi="fa-IR"/>
          </w:rPr>
          <w:t>تحلیل پروژه</w:t>
        </w:r>
      </w:ins>
    </w:p>
    <w:p w:rsidR="006A69A6" w:rsidRDefault="006A69A6" w:rsidP="005B3B97">
      <w:pPr>
        <w:spacing w:line="16" w:lineRule="atLeast"/>
        <w:rPr>
          <w:rtl/>
          <w:lang w:bidi="fa-IR"/>
        </w:rPr>
      </w:pPr>
    </w:p>
    <w:p w:rsidR="001B057C" w:rsidRDefault="001B057C" w:rsidP="00591BB6">
      <w:pPr>
        <w:pStyle w:val="Heading2"/>
        <w:spacing w:line="16" w:lineRule="atLeast"/>
        <w:rPr>
          <w:rtl/>
          <w:lang w:bidi="fa-IR"/>
        </w:rPr>
      </w:pPr>
      <w:r>
        <w:rPr>
          <w:rFonts w:hint="cs"/>
          <w:rtl/>
          <w:lang w:bidi="fa-IR"/>
        </w:rPr>
        <w:t xml:space="preserve">2-1- </w:t>
      </w:r>
      <w:r w:rsidR="002E7963">
        <w:rPr>
          <w:rtl/>
          <w:lang w:bidi="fa-IR"/>
        </w:rPr>
        <w:t>امکان‌سنج</w:t>
      </w:r>
      <w:r w:rsidR="002E7963">
        <w:rPr>
          <w:rFonts w:hint="cs"/>
          <w:rtl/>
          <w:lang w:bidi="fa-IR"/>
        </w:rPr>
        <w:t>ی</w:t>
      </w:r>
      <w:r w:rsidR="00591BB6">
        <w:rPr>
          <w:rFonts w:hint="cs"/>
          <w:rtl/>
          <w:lang w:bidi="fa-IR"/>
        </w:rPr>
        <w:t xml:space="preserve"> </w:t>
      </w:r>
      <w:r w:rsidR="002E7963">
        <w:rPr>
          <w:rtl/>
          <w:lang w:bidi="fa-IR"/>
        </w:rPr>
        <w:t>سخت‌افزار</w:t>
      </w:r>
      <w:r w:rsidR="002E7963">
        <w:rPr>
          <w:rFonts w:hint="cs"/>
          <w:rtl/>
          <w:lang w:bidi="fa-IR"/>
        </w:rPr>
        <w:t>ی</w:t>
      </w:r>
    </w:p>
    <w:p w:rsidR="006A69A6" w:rsidRDefault="00591BB6" w:rsidP="00641543">
      <w:pPr>
        <w:spacing w:line="16" w:lineRule="atLeast"/>
        <w:rPr>
          <w:rtl/>
          <w:lang w:bidi="fa-IR"/>
        </w:rPr>
      </w:pPr>
      <w:r>
        <w:rPr>
          <w:rFonts w:hint="cs"/>
          <w:rtl/>
          <w:lang w:bidi="fa-IR"/>
        </w:rPr>
        <w:t xml:space="preserve">برای ساخت سرویس پاسخگوی تعاملی </w:t>
      </w:r>
      <w:r w:rsidR="002E7963">
        <w:rPr>
          <w:rtl/>
          <w:lang w:bidi="fa-IR"/>
        </w:rPr>
        <w:t>موردنظر</w:t>
      </w:r>
      <w:r>
        <w:rPr>
          <w:rFonts w:hint="cs"/>
          <w:rtl/>
          <w:lang w:bidi="fa-IR"/>
        </w:rPr>
        <w:t xml:space="preserve"> ما به یک کامپیوتر معمولی و یک کارت </w:t>
      </w:r>
      <w:r w:rsidR="002E7963">
        <w:rPr>
          <w:rtl/>
          <w:lang w:bidi="fa-IR"/>
        </w:rPr>
        <w:t>سخت‌افزار</w:t>
      </w:r>
      <w:r w:rsidR="002E7963">
        <w:rPr>
          <w:rFonts w:hint="cs"/>
          <w:rtl/>
          <w:lang w:bidi="fa-IR"/>
        </w:rPr>
        <w:t>ی</w:t>
      </w:r>
      <w:r w:rsidR="00641543">
        <w:rPr>
          <w:rFonts w:hint="cs"/>
          <w:rtl/>
          <w:lang w:bidi="fa-IR"/>
        </w:rPr>
        <w:t xml:space="preserve"> برای اتصال کابل تلفن شهری به کامپیوتر</w:t>
      </w:r>
      <w:r w:rsidR="00F167EC">
        <w:rPr>
          <w:rFonts w:hint="cs"/>
          <w:rtl/>
          <w:lang w:bidi="fa-IR"/>
        </w:rPr>
        <w:t>،</w:t>
      </w:r>
      <w:r w:rsidR="00641543">
        <w:rPr>
          <w:rFonts w:hint="cs"/>
          <w:rtl/>
          <w:lang w:bidi="fa-IR"/>
        </w:rPr>
        <w:t xml:space="preserve"> نیاز است.</w:t>
      </w:r>
    </w:p>
    <w:p w:rsidR="00641543" w:rsidRDefault="00641543" w:rsidP="00F167EC">
      <w:pPr>
        <w:spacing w:line="16" w:lineRule="atLeast"/>
        <w:rPr>
          <w:rtl/>
          <w:lang w:bidi="fa-IR"/>
        </w:rPr>
      </w:pPr>
      <w:r>
        <w:rPr>
          <w:rFonts w:hint="cs"/>
          <w:rtl/>
          <w:lang w:bidi="fa-IR"/>
        </w:rPr>
        <w:t xml:space="preserve">کارت </w:t>
      </w:r>
      <w:r w:rsidR="002E7963">
        <w:rPr>
          <w:rtl/>
          <w:lang w:bidi="fa-IR"/>
        </w:rPr>
        <w:t>موردنظر</w:t>
      </w:r>
      <w:r>
        <w:rPr>
          <w:rFonts w:hint="cs"/>
          <w:rtl/>
          <w:lang w:bidi="fa-IR"/>
        </w:rPr>
        <w:t xml:space="preserve"> یک کارت </w:t>
      </w:r>
      <w:r>
        <w:rPr>
          <w:lang w:bidi="fa-IR"/>
        </w:rPr>
        <w:t>pci</w:t>
      </w:r>
      <w:r>
        <w:rPr>
          <w:rFonts w:hint="cs"/>
          <w:rtl/>
          <w:lang w:bidi="fa-IR"/>
        </w:rPr>
        <w:t xml:space="preserve"> است که </w:t>
      </w:r>
      <w:r w:rsidR="002E7963">
        <w:rPr>
          <w:rtl/>
          <w:lang w:bidi="fa-IR"/>
        </w:rPr>
        <w:t>بر رو</w:t>
      </w:r>
      <w:r w:rsidR="002E7963">
        <w:rPr>
          <w:rFonts w:hint="cs"/>
          <w:rtl/>
          <w:lang w:bidi="fa-IR"/>
        </w:rPr>
        <w:t>ی</w:t>
      </w:r>
      <w:r>
        <w:rPr>
          <w:rFonts w:hint="cs"/>
          <w:rtl/>
          <w:lang w:bidi="fa-IR"/>
        </w:rPr>
        <w:t xml:space="preserve"> کامپیوتر نصب </w:t>
      </w:r>
      <w:r w:rsidR="002E7963">
        <w:rPr>
          <w:rtl/>
          <w:lang w:bidi="fa-IR"/>
        </w:rPr>
        <w:t>م</w:t>
      </w:r>
      <w:r w:rsidR="002E7963">
        <w:rPr>
          <w:rFonts w:hint="cs"/>
          <w:rtl/>
          <w:lang w:bidi="fa-IR"/>
        </w:rPr>
        <w:t>ی‌</w:t>
      </w:r>
      <w:r w:rsidR="002E7963">
        <w:rPr>
          <w:rFonts w:hint="eastAsia"/>
          <w:rtl/>
          <w:lang w:bidi="fa-IR"/>
        </w:rPr>
        <w:t>شود</w:t>
      </w:r>
      <w:r>
        <w:rPr>
          <w:rFonts w:hint="cs"/>
          <w:rtl/>
          <w:lang w:bidi="fa-IR"/>
        </w:rPr>
        <w:t xml:space="preserve"> و خط تلفن شهری </w:t>
      </w:r>
      <w:r w:rsidR="001E766D">
        <w:rPr>
          <w:rFonts w:hint="cs"/>
          <w:rtl/>
          <w:lang w:bidi="fa-IR"/>
        </w:rPr>
        <w:t xml:space="preserve">به ورودی آن متصل </w:t>
      </w:r>
      <w:r w:rsidR="002E7963">
        <w:rPr>
          <w:rtl/>
          <w:lang w:bidi="fa-IR"/>
        </w:rPr>
        <w:t>م</w:t>
      </w:r>
      <w:r w:rsidR="002E7963">
        <w:rPr>
          <w:rFonts w:hint="cs"/>
          <w:rtl/>
          <w:lang w:bidi="fa-IR"/>
        </w:rPr>
        <w:t>ی‌</w:t>
      </w:r>
      <w:r w:rsidR="002E7963">
        <w:rPr>
          <w:rFonts w:hint="eastAsia"/>
          <w:rtl/>
          <w:lang w:bidi="fa-IR"/>
        </w:rPr>
        <w:t>شود</w:t>
      </w:r>
      <w:r w:rsidR="001E766D">
        <w:rPr>
          <w:rFonts w:hint="cs"/>
          <w:rtl/>
          <w:lang w:bidi="fa-IR"/>
        </w:rPr>
        <w:t>. بعد از نصب درایور این کارت و شناسایی آن توسط استریسک</w:t>
      </w:r>
      <w:r w:rsidR="005960DE">
        <w:rPr>
          <w:rFonts w:hint="cs"/>
          <w:rtl/>
          <w:lang w:bidi="fa-IR"/>
        </w:rPr>
        <w:t>،</w:t>
      </w:r>
      <w:r w:rsidR="001E766D">
        <w:rPr>
          <w:rFonts w:hint="cs"/>
          <w:rtl/>
          <w:lang w:bidi="fa-IR"/>
        </w:rPr>
        <w:t xml:space="preserve"> </w:t>
      </w:r>
      <w:r w:rsidR="005960DE">
        <w:rPr>
          <w:rFonts w:hint="cs"/>
          <w:rtl/>
          <w:lang w:bidi="fa-IR"/>
        </w:rPr>
        <w:t xml:space="preserve">استریسک تمام </w:t>
      </w:r>
      <w:r w:rsidR="002E7963">
        <w:rPr>
          <w:rtl/>
          <w:lang w:bidi="fa-IR"/>
        </w:rPr>
        <w:t>تماس‌ها</w:t>
      </w:r>
      <w:r w:rsidR="002E7963">
        <w:rPr>
          <w:rFonts w:hint="cs"/>
          <w:rtl/>
          <w:lang w:bidi="fa-IR"/>
        </w:rPr>
        <w:t>ی</w:t>
      </w:r>
      <w:r w:rsidR="001E766D">
        <w:rPr>
          <w:rFonts w:hint="cs"/>
          <w:rtl/>
          <w:lang w:bidi="fa-IR"/>
        </w:rPr>
        <w:t xml:space="preserve"> ورودی را کنترل خواهد کرد.</w:t>
      </w:r>
      <w:r w:rsidR="005960DE">
        <w:rPr>
          <w:rFonts w:hint="cs"/>
          <w:rtl/>
          <w:lang w:bidi="fa-IR"/>
        </w:rPr>
        <w:t xml:space="preserve"> </w:t>
      </w:r>
      <w:r w:rsidR="002E7963">
        <w:rPr>
          <w:rtl/>
          <w:lang w:bidi="fa-IR"/>
        </w:rPr>
        <w:t>به‌ا</w:t>
      </w:r>
      <w:r w:rsidR="002E7963">
        <w:rPr>
          <w:rFonts w:hint="cs"/>
          <w:rtl/>
          <w:lang w:bidi="fa-IR"/>
        </w:rPr>
        <w:t>ی</w:t>
      </w:r>
      <w:r w:rsidR="002E7963">
        <w:rPr>
          <w:rFonts w:hint="eastAsia"/>
          <w:rtl/>
          <w:lang w:bidi="fa-IR"/>
        </w:rPr>
        <w:t>ن‌ترت</w:t>
      </w:r>
      <w:r w:rsidR="002E7963">
        <w:rPr>
          <w:rFonts w:hint="cs"/>
          <w:rtl/>
          <w:lang w:bidi="fa-IR"/>
        </w:rPr>
        <w:t>ی</w:t>
      </w:r>
      <w:r w:rsidR="002E7963">
        <w:rPr>
          <w:rFonts w:hint="eastAsia"/>
          <w:rtl/>
          <w:lang w:bidi="fa-IR"/>
        </w:rPr>
        <w:t>ب</w:t>
      </w:r>
      <w:r w:rsidR="005960DE">
        <w:rPr>
          <w:rFonts w:hint="cs"/>
          <w:rtl/>
          <w:lang w:bidi="fa-IR"/>
        </w:rPr>
        <w:t xml:space="preserve"> کاربران با </w:t>
      </w:r>
      <w:r w:rsidR="002E7963">
        <w:rPr>
          <w:rtl/>
          <w:lang w:bidi="fa-IR"/>
        </w:rPr>
        <w:t>شماره‌گ</w:t>
      </w:r>
      <w:r w:rsidR="002E7963">
        <w:rPr>
          <w:rFonts w:hint="cs"/>
          <w:rtl/>
          <w:lang w:bidi="fa-IR"/>
        </w:rPr>
        <w:t>ی</w:t>
      </w:r>
      <w:r w:rsidR="002E7963">
        <w:rPr>
          <w:rFonts w:hint="eastAsia"/>
          <w:rtl/>
          <w:lang w:bidi="fa-IR"/>
        </w:rPr>
        <w:t>ر</w:t>
      </w:r>
      <w:r w:rsidR="002E7963">
        <w:rPr>
          <w:rFonts w:hint="cs"/>
          <w:rtl/>
          <w:lang w:bidi="fa-IR"/>
        </w:rPr>
        <w:t>ی</w:t>
      </w:r>
      <w:r w:rsidR="005960DE">
        <w:rPr>
          <w:rFonts w:hint="cs"/>
          <w:rtl/>
          <w:lang w:bidi="fa-IR"/>
        </w:rPr>
        <w:t xml:space="preserve"> </w:t>
      </w:r>
      <w:r w:rsidR="00F167EC">
        <w:rPr>
          <w:rFonts w:hint="cs"/>
          <w:rtl/>
          <w:lang w:bidi="fa-IR"/>
        </w:rPr>
        <w:t xml:space="preserve">خط </w:t>
      </w:r>
      <w:r w:rsidR="005960DE">
        <w:rPr>
          <w:rFonts w:hint="cs"/>
          <w:rtl/>
          <w:lang w:bidi="fa-IR"/>
        </w:rPr>
        <w:t>تلفنی که</w:t>
      </w:r>
      <w:r w:rsidR="00F167EC">
        <w:rPr>
          <w:rFonts w:hint="cs"/>
          <w:rtl/>
          <w:lang w:bidi="fa-IR"/>
        </w:rPr>
        <w:t xml:space="preserve"> به</w:t>
      </w:r>
      <w:r w:rsidR="005960DE">
        <w:rPr>
          <w:rFonts w:hint="cs"/>
          <w:rtl/>
          <w:lang w:bidi="fa-IR"/>
        </w:rPr>
        <w:t xml:space="preserve"> سیستم متصل است</w:t>
      </w:r>
      <w:r w:rsidR="00F167EC">
        <w:rPr>
          <w:rFonts w:hint="cs"/>
          <w:rtl/>
          <w:lang w:bidi="fa-IR"/>
        </w:rPr>
        <w:t>،</w:t>
      </w:r>
      <w:r w:rsidR="005960DE">
        <w:rPr>
          <w:rFonts w:hint="cs"/>
          <w:rtl/>
          <w:lang w:bidi="fa-IR"/>
        </w:rPr>
        <w:t xml:space="preserve"> با منوی پاسخگوی تعاملی که ما </w:t>
      </w:r>
      <w:r w:rsidR="002E7963">
        <w:rPr>
          <w:rtl/>
          <w:lang w:bidi="fa-IR"/>
        </w:rPr>
        <w:t>ساخته‌ا</w:t>
      </w:r>
      <w:r w:rsidR="002E7963">
        <w:rPr>
          <w:rFonts w:hint="cs"/>
          <w:rtl/>
          <w:lang w:bidi="fa-IR"/>
        </w:rPr>
        <w:t>ی</w:t>
      </w:r>
      <w:r w:rsidR="002E7963">
        <w:rPr>
          <w:rFonts w:hint="eastAsia"/>
          <w:rtl/>
          <w:lang w:bidi="fa-IR"/>
        </w:rPr>
        <w:t>م</w:t>
      </w:r>
      <w:r w:rsidR="005960DE">
        <w:rPr>
          <w:rFonts w:hint="cs"/>
          <w:rtl/>
          <w:lang w:bidi="fa-IR"/>
        </w:rPr>
        <w:t xml:space="preserve"> مواجه </w:t>
      </w:r>
      <w:r w:rsidR="002E7963">
        <w:rPr>
          <w:rtl/>
          <w:lang w:bidi="fa-IR"/>
        </w:rPr>
        <w:t>م</w:t>
      </w:r>
      <w:r w:rsidR="002E7963">
        <w:rPr>
          <w:rFonts w:hint="cs"/>
          <w:rtl/>
          <w:lang w:bidi="fa-IR"/>
        </w:rPr>
        <w:t>ی‌</w:t>
      </w:r>
      <w:r w:rsidR="002E7963">
        <w:rPr>
          <w:rFonts w:hint="eastAsia"/>
          <w:rtl/>
          <w:lang w:bidi="fa-IR"/>
        </w:rPr>
        <w:t>شو</w:t>
      </w:r>
      <w:ins w:id="178" w:author="mohammad minoei" w:date="2015-09-07T20:02:00Z">
        <w:r w:rsidR="009015DA">
          <w:rPr>
            <w:rFonts w:hint="cs"/>
            <w:rtl/>
            <w:lang w:bidi="fa-IR"/>
          </w:rPr>
          <w:t>ن</w:t>
        </w:r>
      </w:ins>
      <w:r w:rsidR="002E7963">
        <w:rPr>
          <w:rFonts w:hint="eastAsia"/>
          <w:rtl/>
          <w:lang w:bidi="fa-IR"/>
        </w:rPr>
        <w:t>د</w:t>
      </w:r>
      <w:r w:rsidR="00F167EC">
        <w:rPr>
          <w:rFonts w:hint="cs"/>
          <w:rtl/>
          <w:lang w:bidi="fa-IR"/>
        </w:rPr>
        <w:t>.</w:t>
      </w:r>
    </w:p>
    <w:p w:rsidR="00905217" w:rsidRDefault="00905217" w:rsidP="005B3B97">
      <w:pPr>
        <w:spacing w:line="16" w:lineRule="atLeast"/>
        <w:rPr>
          <w:rtl/>
          <w:lang w:bidi="fa-IR"/>
        </w:rPr>
      </w:pPr>
    </w:p>
    <w:p w:rsidR="006E7C2F" w:rsidRDefault="006E7C2F" w:rsidP="00F167EC">
      <w:pPr>
        <w:pStyle w:val="Heading2"/>
        <w:spacing w:line="16" w:lineRule="atLeast"/>
        <w:rPr>
          <w:rtl/>
          <w:lang w:bidi="fa-IR"/>
        </w:rPr>
      </w:pPr>
      <w:r>
        <w:rPr>
          <w:rFonts w:hint="cs"/>
          <w:rtl/>
          <w:lang w:bidi="fa-IR"/>
        </w:rPr>
        <w:t>2-</w:t>
      </w:r>
      <w:r w:rsidR="00B54885">
        <w:rPr>
          <w:rFonts w:hint="cs"/>
          <w:rtl/>
          <w:lang w:bidi="fa-IR"/>
        </w:rPr>
        <w:t>2</w:t>
      </w:r>
      <w:r>
        <w:rPr>
          <w:rFonts w:hint="cs"/>
          <w:rtl/>
          <w:lang w:bidi="fa-IR"/>
        </w:rPr>
        <w:t xml:space="preserve">- </w:t>
      </w:r>
      <w:r w:rsidR="002E7963">
        <w:rPr>
          <w:rtl/>
          <w:lang w:bidi="fa-IR"/>
        </w:rPr>
        <w:t>امکان‌سنج</w:t>
      </w:r>
      <w:r w:rsidR="002E7963">
        <w:rPr>
          <w:rFonts w:hint="cs"/>
          <w:rtl/>
          <w:lang w:bidi="fa-IR"/>
        </w:rPr>
        <w:t>ی</w:t>
      </w:r>
      <w:r w:rsidR="00F167EC">
        <w:rPr>
          <w:rFonts w:hint="cs"/>
          <w:rtl/>
          <w:lang w:bidi="fa-IR"/>
        </w:rPr>
        <w:t xml:space="preserve"> </w:t>
      </w:r>
      <w:r w:rsidR="002E7963">
        <w:rPr>
          <w:rtl/>
          <w:lang w:bidi="fa-IR"/>
        </w:rPr>
        <w:t>نرم‌افزار</w:t>
      </w:r>
      <w:r w:rsidR="002E7963">
        <w:rPr>
          <w:rFonts w:hint="cs"/>
          <w:rtl/>
          <w:lang w:bidi="fa-IR"/>
        </w:rPr>
        <w:t>ی</w:t>
      </w:r>
    </w:p>
    <w:p w:rsidR="002B2977" w:rsidRDefault="002B2977" w:rsidP="00EE1F71">
      <w:pPr>
        <w:rPr>
          <w:rtl/>
          <w:lang w:bidi="fa-IR"/>
        </w:rPr>
      </w:pPr>
      <w:r>
        <w:rPr>
          <w:rFonts w:hint="cs"/>
          <w:rtl/>
          <w:lang w:bidi="fa-IR"/>
        </w:rPr>
        <w:t xml:space="preserve">محیط </w:t>
      </w:r>
      <w:r w:rsidR="000F7693">
        <w:rPr>
          <w:rtl/>
          <w:lang w:bidi="fa-IR"/>
        </w:rPr>
        <w:t>س</w:t>
      </w:r>
      <w:r w:rsidR="000F7693">
        <w:rPr>
          <w:rFonts w:hint="cs"/>
          <w:rtl/>
          <w:lang w:bidi="fa-IR"/>
        </w:rPr>
        <w:t>ی</w:t>
      </w:r>
      <w:r w:rsidR="000F7693">
        <w:rPr>
          <w:rFonts w:hint="eastAsia"/>
          <w:rtl/>
          <w:lang w:bidi="fa-IR"/>
        </w:rPr>
        <w:t>ستم‌عامل</w:t>
      </w:r>
      <w:r>
        <w:rPr>
          <w:rFonts w:hint="cs"/>
          <w:rtl/>
          <w:lang w:bidi="fa-IR"/>
        </w:rPr>
        <w:t xml:space="preserve"> </w:t>
      </w:r>
      <w:r w:rsidR="000F7693">
        <w:rPr>
          <w:rtl/>
          <w:lang w:bidi="fa-IR"/>
        </w:rPr>
        <w:t>مورداستفاده</w:t>
      </w:r>
      <w:r>
        <w:rPr>
          <w:rFonts w:hint="cs"/>
          <w:rtl/>
          <w:lang w:bidi="fa-IR"/>
        </w:rPr>
        <w:t xml:space="preserve"> برای توسعه و بارگذاری نهایی پروژه، </w:t>
      </w:r>
      <w:r w:rsidR="000F7693">
        <w:rPr>
          <w:rtl/>
          <w:lang w:bidi="fa-IR"/>
        </w:rPr>
        <w:t>س</w:t>
      </w:r>
      <w:r w:rsidR="000F7693">
        <w:rPr>
          <w:rFonts w:hint="cs"/>
          <w:rtl/>
          <w:lang w:bidi="fa-IR"/>
        </w:rPr>
        <w:t>ی</w:t>
      </w:r>
      <w:r w:rsidR="000F7693">
        <w:rPr>
          <w:rFonts w:hint="eastAsia"/>
          <w:rtl/>
          <w:lang w:bidi="fa-IR"/>
        </w:rPr>
        <w:t>ستم‌عامل</w:t>
      </w:r>
      <w:r>
        <w:rPr>
          <w:rFonts w:hint="cs"/>
          <w:rtl/>
          <w:lang w:bidi="fa-IR"/>
        </w:rPr>
        <w:t xml:space="preserve"> لینوکس بوده است.</w:t>
      </w:r>
    </w:p>
    <w:p w:rsidR="00EE1F71" w:rsidRDefault="002E7963" w:rsidP="00EE1F71">
      <w:pPr>
        <w:rPr>
          <w:rtl/>
          <w:lang w:bidi="fa-IR"/>
        </w:rPr>
      </w:pPr>
      <w:r>
        <w:rPr>
          <w:rtl/>
          <w:lang w:bidi="fa-IR"/>
        </w:rPr>
        <w:t>ابزارها</w:t>
      </w:r>
      <w:r>
        <w:rPr>
          <w:rFonts w:hint="cs"/>
          <w:rtl/>
          <w:lang w:bidi="fa-IR"/>
        </w:rPr>
        <w:t>یی</w:t>
      </w:r>
      <w:r w:rsidR="00EE1F71">
        <w:rPr>
          <w:rFonts w:hint="cs"/>
          <w:rtl/>
          <w:lang w:bidi="fa-IR"/>
        </w:rPr>
        <w:t xml:space="preserve"> که در این پروژه استفاده </w:t>
      </w:r>
      <w:r>
        <w:rPr>
          <w:rtl/>
          <w:lang w:bidi="fa-IR"/>
        </w:rPr>
        <w:t>کرده‌ا</w:t>
      </w:r>
      <w:r>
        <w:rPr>
          <w:rFonts w:hint="cs"/>
          <w:rtl/>
          <w:lang w:bidi="fa-IR"/>
        </w:rPr>
        <w:t>ی</w:t>
      </w:r>
      <w:r>
        <w:rPr>
          <w:rFonts w:hint="eastAsia"/>
          <w:rtl/>
          <w:lang w:bidi="fa-IR"/>
        </w:rPr>
        <w:t>م</w:t>
      </w:r>
      <w:r w:rsidR="00EE1F71">
        <w:rPr>
          <w:rFonts w:hint="cs"/>
          <w:rtl/>
          <w:lang w:bidi="fa-IR"/>
        </w:rPr>
        <w:t xml:space="preserve"> و علت انتخاب </w:t>
      </w:r>
      <w:r>
        <w:rPr>
          <w:rtl/>
          <w:lang w:bidi="fa-IR"/>
        </w:rPr>
        <w:t>آن‌ها</w:t>
      </w:r>
      <w:r w:rsidR="00EE1F71">
        <w:rPr>
          <w:rFonts w:hint="cs"/>
          <w:rtl/>
          <w:lang w:bidi="fa-IR"/>
        </w:rPr>
        <w:t xml:space="preserve"> به شرح زیر </w:t>
      </w:r>
      <w:r>
        <w:rPr>
          <w:rtl/>
          <w:lang w:bidi="fa-IR"/>
        </w:rPr>
        <w:t>هست</w:t>
      </w:r>
      <w:r w:rsidR="00EE1F71">
        <w:rPr>
          <w:rFonts w:hint="cs"/>
          <w:rtl/>
          <w:lang w:bidi="fa-IR"/>
        </w:rPr>
        <w:t>.</w:t>
      </w:r>
    </w:p>
    <w:p w:rsidR="00EE1F71" w:rsidRPr="00EE1F71" w:rsidDel="004D1D8E" w:rsidRDefault="00EE1F71" w:rsidP="00EE1F71">
      <w:pPr>
        <w:rPr>
          <w:del w:id="179" w:author="mohammad minoei" w:date="2015-09-06T22:15:00Z"/>
          <w:rtl/>
          <w:lang w:bidi="fa-IR"/>
        </w:rPr>
      </w:pPr>
    </w:p>
    <w:p w:rsidR="00EE1F71" w:rsidRPr="00330962" w:rsidRDefault="00EE1F71" w:rsidP="00EE1F71">
      <w:pPr>
        <w:pStyle w:val="Heading3"/>
        <w:spacing w:line="16" w:lineRule="atLeast"/>
        <w:rPr>
          <w:rtl/>
        </w:rPr>
      </w:pPr>
      <w:r>
        <w:rPr>
          <w:rFonts w:hint="cs"/>
          <w:rtl/>
        </w:rPr>
        <w:t>2-2-1- استریسک</w:t>
      </w:r>
    </w:p>
    <w:p w:rsidR="00DD13D5" w:rsidRDefault="002E7963" w:rsidP="002E7963">
      <w:pPr>
        <w:spacing w:line="16" w:lineRule="atLeast"/>
        <w:rPr>
          <w:rtl/>
          <w:lang w:bidi="fa-IR"/>
        </w:rPr>
      </w:pPr>
      <w:r>
        <w:rPr>
          <w:rtl/>
          <w:lang w:bidi="fa-IR"/>
        </w:rPr>
        <w:t>نرم‌افزار</w:t>
      </w:r>
      <w:r w:rsidR="00382B81">
        <w:rPr>
          <w:rFonts w:hint="cs"/>
          <w:rtl/>
          <w:lang w:bidi="fa-IR"/>
        </w:rPr>
        <w:t xml:space="preserve"> اصلی </w:t>
      </w:r>
      <w:r>
        <w:rPr>
          <w:rtl/>
          <w:lang w:bidi="fa-IR"/>
        </w:rPr>
        <w:t>مورداستفاده</w:t>
      </w:r>
      <w:r w:rsidR="00382B81">
        <w:rPr>
          <w:rFonts w:hint="cs"/>
          <w:rtl/>
          <w:lang w:bidi="fa-IR"/>
        </w:rPr>
        <w:t xml:space="preserve"> همان استریسک است که مدیریت تمام </w:t>
      </w:r>
      <w:r>
        <w:rPr>
          <w:rtl/>
          <w:lang w:bidi="fa-IR"/>
        </w:rPr>
        <w:t>تماس‌ها</w:t>
      </w:r>
      <w:r w:rsidR="006E65B5">
        <w:rPr>
          <w:rFonts w:hint="cs"/>
          <w:rtl/>
          <w:lang w:bidi="fa-IR"/>
        </w:rPr>
        <w:t xml:space="preserve"> را بر عهده دارد. قدم بعدی</w:t>
      </w:r>
      <w:r w:rsidR="006E65B5">
        <w:rPr>
          <w:lang w:bidi="fa-IR"/>
        </w:rPr>
        <w:t xml:space="preserve"> </w:t>
      </w:r>
      <w:r w:rsidR="006E65B5">
        <w:rPr>
          <w:rFonts w:hint="cs"/>
          <w:rtl/>
          <w:lang w:bidi="fa-IR"/>
        </w:rPr>
        <w:t xml:space="preserve">کنترل تماس با استفاده از یکی از </w:t>
      </w:r>
      <w:r>
        <w:rPr>
          <w:rtl/>
          <w:lang w:bidi="fa-IR"/>
        </w:rPr>
        <w:t>زبان‌ها</w:t>
      </w:r>
      <w:r>
        <w:rPr>
          <w:rFonts w:hint="cs"/>
          <w:rtl/>
          <w:lang w:bidi="fa-IR"/>
        </w:rPr>
        <w:t>ی</w:t>
      </w:r>
      <w:r w:rsidR="006E65B5">
        <w:rPr>
          <w:rFonts w:hint="cs"/>
          <w:rtl/>
          <w:lang w:bidi="fa-IR"/>
        </w:rPr>
        <w:t xml:space="preserve"> </w:t>
      </w:r>
      <w:r>
        <w:rPr>
          <w:rtl/>
          <w:lang w:bidi="fa-IR"/>
        </w:rPr>
        <w:t>برنامه‌نو</w:t>
      </w:r>
      <w:r>
        <w:rPr>
          <w:rFonts w:hint="cs"/>
          <w:rtl/>
          <w:lang w:bidi="fa-IR"/>
        </w:rPr>
        <w:t>ی</w:t>
      </w:r>
      <w:r>
        <w:rPr>
          <w:rFonts w:hint="eastAsia"/>
          <w:rtl/>
          <w:lang w:bidi="fa-IR"/>
        </w:rPr>
        <w:t>س</w:t>
      </w:r>
      <w:r>
        <w:rPr>
          <w:rFonts w:hint="cs"/>
          <w:rtl/>
          <w:lang w:bidi="fa-IR"/>
        </w:rPr>
        <w:t>ی</w:t>
      </w:r>
      <w:r w:rsidR="00705772">
        <w:rPr>
          <w:rFonts w:hint="cs"/>
          <w:rtl/>
          <w:lang w:bidi="fa-IR"/>
        </w:rPr>
        <w:t xml:space="preserve"> است. در </w:t>
      </w:r>
      <w:r>
        <w:rPr>
          <w:rtl/>
          <w:lang w:bidi="fa-IR"/>
        </w:rPr>
        <w:t>زبان‌ها</w:t>
      </w:r>
      <w:r>
        <w:rPr>
          <w:rFonts w:hint="cs"/>
          <w:rtl/>
          <w:lang w:bidi="fa-IR"/>
        </w:rPr>
        <w:t>ی</w:t>
      </w:r>
      <w:r w:rsidR="00705772">
        <w:rPr>
          <w:rFonts w:hint="cs"/>
          <w:rtl/>
          <w:lang w:bidi="fa-IR"/>
        </w:rPr>
        <w:t xml:space="preserve"> </w:t>
      </w:r>
      <w:r>
        <w:rPr>
          <w:rtl/>
          <w:lang w:bidi="fa-IR"/>
        </w:rPr>
        <w:t>برنامه‌نو</w:t>
      </w:r>
      <w:r>
        <w:rPr>
          <w:rFonts w:hint="cs"/>
          <w:rtl/>
          <w:lang w:bidi="fa-IR"/>
        </w:rPr>
        <w:t>ی</w:t>
      </w:r>
      <w:r>
        <w:rPr>
          <w:rFonts w:hint="eastAsia"/>
          <w:rtl/>
          <w:lang w:bidi="fa-IR"/>
        </w:rPr>
        <w:t>س</w:t>
      </w:r>
      <w:r>
        <w:rPr>
          <w:rFonts w:hint="cs"/>
          <w:rtl/>
          <w:lang w:bidi="fa-IR"/>
        </w:rPr>
        <w:t>ی</w:t>
      </w:r>
      <w:r w:rsidR="00705772">
        <w:rPr>
          <w:rFonts w:hint="cs"/>
          <w:rtl/>
          <w:lang w:bidi="fa-IR"/>
        </w:rPr>
        <w:t xml:space="preserve"> مختلفی </w:t>
      </w:r>
      <w:r>
        <w:rPr>
          <w:rtl/>
          <w:lang w:bidi="fa-IR"/>
        </w:rPr>
        <w:t>کتابخانه‌ها</w:t>
      </w:r>
      <w:r>
        <w:rPr>
          <w:rFonts w:hint="cs"/>
          <w:rtl/>
          <w:lang w:bidi="fa-IR"/>
        </w:rPr>
        <w:t>یی</w:t>
      </w:r>
      <w:r w:rsidR="00705772">
        <w:rPr>
          <w:rFonts w:hint="cs"/>
          <w:rtl/>
          <w:lang w:bidi="fa-IR"/>
        </w:rPr>
        <w:t xml:space="preserve"> برای کنترل </w:t>
      </w:r>
      <w:r>
        <w:rPr>
          <w:rtl/>
          <w:lang w:bidi="fa-IR"/>
        </w:rPr>
        <w:t>تماس‌ها</w:t>
      </w:r>
      <w:r>
        <w:rPr>
          <w:rFonts w:hint="cs"/>
          <w:rtl/>
          <w:lang w:bidi="fa-IR"/>
        </w:rPr>
        <w:t>ی</w:t>
      </w:r>
      <w:r w:rsidR="00705772">
        <w:rPr>
          <w:rFonts w:hint="cs"/>
          <w:rtl/>
          <w:lang w:bidi="fa-IR"/>
        </w:rPr>
        <w:t xml:space="preserve"> استریسک وجود دارد </w:t>
      </w:r>
      <w:r>
        <w:rPr>
          <w:rtl/>
          <w:lang w:bidi="fa-IR"/>
        </w:rPr>
        <w:t>ازجمله</w:t>
      </w:r>
      <w:r>
        <w:rPr>
          <w:rFonts w:hint="cs"/>
          <w:rtl/>
          <w:lang w:bidi="fa-IR"/>
        </w:rPr>
        <w:t>:</w:t>
      </w:r>
      <w:r w:rsidR="00705772">
        <w:rPr>
          <w:rFonts w:hint="cs"/>
          <w:rtl/>
          <w:lang w:bidi="fa-IR"/>
        </w:rPr>
        <w:t xml:space="preserve"> </w:t>
      </w:r>
      <w:r w:rsidR="00705772" w:rsidRPr="00705772">
        <w:rPr>
          <w:lang w:bidi="fa-IR"/>
        </w:rPr>
        <w:t>C</w:t>
      </w:r>
      <w:r w:rsidR="00705772">
        <w:rPr>
          <w:rFonts w:hint="cs"/>
          <w:rtl/>
          <w:lang w:bidi="fa-IR"/>
        </w:rPr>
        <w:t>،</w:t>
      </w:r>
      <w:r w:rsidR="00705772" w:rsidRPr="00705772">
        <w:rPr>
          <w:lang w:bidi="fa-IR"/>
        </w:rPr>
        <w:t>C++</w:t>
      </w:r>
      <w:r w:rsidR="00705772">
        <w:rPr>
          <w:rFonts w:hint="cs"/>
          <w:rtl/>
          <w:lang w:bidi="fa-IR"/>
        </w:rPr>
        <w:t>،</w:t>
      </w:r>
      <w:r>
        <w:rPr>
          <w:rFonts w:hint="cs"/>
          <w:rtl/>
          <w:lang w:bidi="fa-IR"/>
        </w:rPr>
        <w:t xml:space="preserve"> </w:t>
      </w:r>
      <w:r w:rsidR="00705772" w:rsidRPr="00705772">
        <w:rPr>
          <w:lang w:bidi="fa-IR"/>
        </w:rPr>
        <w:t>Pascal</w:t>
      </w:r>
      <w:r w:rsidR="00705772">
        <w:rPr>
          <w:rFonts w:hint="cs"/>
          <w:rtl/>
          <w:lang w:bidi="fa-IR"/>
        </w:rPr>
        <w:t xml:space="preserve"> ،</w:t>
      </w:r>
      <w:r>
        <w:rPr>
          <w:rFonts w:hint="cs"/>
          <w:rtl/>
          <w:lang w:bidi="fa-IR"/>
        </w:rPr>
        <w:t xml:space="preserve"> </w:t>
      </w:r>
      <w:r w:rsidR="00705772" w:rsidRPr="00705772">
        <w:rPr>
          <w:lang w:bidi="fa-IR"/>
        </w:rPr>
        <w:t>Java</w:t>
      </w:r>
      <w:r w:rsidR="00705772">
        <w:rPr>
          <w:rFonts w:hint="cs"/>
          <w:rtl/>
          <w:lang w:bidi="fa-IR"/>
        </w:rPr>
        <w:t>،</w:t>
      </w:r>
      <w:r>
        <w:rPr>
          <w:rFonts w:hint="cs"/>
          <w:rtl/>
          <w:lang w:bidi="fa-IR"/>
        </w:rPr>
        <w:t xml:space="preserve"> </w:t>
      </w:r>
      <w:r w:rsidR="00705772" w:rsidRPr="00705772">
        <w:rPr>
          <w:lang w:bidi="fa-IR"/>
        </w:rPr>
        <w:t>C#</w:t>
      </w:r>
      <w:r w:rsidR="00705772">
        <w:rPr>
          <w:rFonts w:hint="cs"/>
          <w:rtl/>
          <w:lang w:bidi="fa-IR"/>
        </w:rPr>
        <w:t>،</w:t>
      </w:r>
      <w:r w:rsidR="00705772" w:rsidRPr="00705772">
        <w:rPr>
          <w:lang w:bidi="fa-IR"/>
        </w:rPr>
        <w:t>Mono</w:t>
      </w:r>
      <w:r>
        <w:rPr>
          <w:lang w:bidi="fa-IR"/>
        </w:rPr>
        <w:t xml:space="preserve"> </w:t>
      </w:r>
      <w:r w:rsidR="00705772">
        <w:rPr>
          <w:rFonts w:hint="cs"/>
          <w:rtl/>
          <w:lang w:bidi="fa-IR"/>
        </w:rPr>
        <w:t>،</w:t>
      </w:r>
      <w:r w:rsidR="00705772" w:rsidRPr="00705772">
        <w:rPr>
          <w:lang w:bidi="fa-IR"/>
        </w:rPr>
        <w:t>PERL</w:t>
      </w:r>
      <w:r>
        <w:rPr>
          <w:lang w:bidi="fa-IR"/>
        </w:rPr>
        <w:t xml:space="preserve"> </w:t>
      </w:r>
      <w:r w:rsidR="00705772">
        <w:rPr>
          <w:rFonts w:hint="cs"/>
          <w:rtl/>
          <w:lang w:bidi="fa-IR"/>
        </w:rPr>
        <w:t>،</w:t>
      </w:r>
      <w:r w:rsidR="00705772" w:rsidRPr="00705772">
        <w:rPr>
          <w:lang w:bidi="fa-IR"/>
        </w:rPr>
        <w:t xml:space="preserve"> PHP Python</w:t>
      </w:r>
      <w:r w:rsidR="00705772">
        <w:rPr>
          <w:rFonts w:hint="cs"/>
          <w:rtl/>
          <w:lang w:bidi="fa-IR"/>
        </w:rPr>
        <w:t>،</w:t>
      </w:r>
      <w:r>
        <w:rPr>
          <w:rFonts w:hint="cs"/>
          <w:rtl/>
          <w:lang w:bidi="fa-IR"/>
        </w:rPr>
        <w:t xml:space="preserve"> </w:t>
      </w:r>
      <w:r w:rsidR="00705772" w:rsidRPr="00705772">
        <w:rPr>
          <w:lang w:bidi="fa-IR"/>
        </w:rPr>
        <w:t xml:space="preserve"> Ruby</w:t>
      </w:r>
      <w:r w:rsidR="00705772">
        <w:rPr>
          <w:rFonts w:hint="cs"/>
          <w:rtl/>
          <w:lang w:bidi="fa-IR"/>
        </w:rPr>
        <w:t xml:space="preserve">و </w:t>
      </w:r>
      <w:r w:rsidR="00705772" w:rsidRPr="00705772">
        <w:rPr>
          <w:lang w:bidi="fa-IR"/>
        </w:rPr>
        <w:t>Node.js</w:t>
      </w:r>
      <w:r w:rsidR="00705772">
        <w:rPr>
          <w:rFonts w:hint="cs"/>
          <w:rtl/>
          <w:lang w:bidi="fa-IR"/>
        </w:rPr>
        <w:t>.</w:t>
      </w:r>
    </w:p>
    <w:p w:rsidR="00705772" w:rsidRDefault="002E7963" w:rsidP="00705772">
      <w:pPr>
        <w:spacing w:line="16" w:lineRule="atLeast"/>
        <w:rPr>
          <w:rtl/>
          <w:lang w:bidi="fa-IR"/>
        </w:rPr>
      </w:pPr>
      <w:r>
        <w:rPr>
          <w:rtl/>
          <w:lang w:bidi="fa-IR"/>
        </w:rPr>
        <w:t>کتابخانه‌ا</w:t>
      </w:r>
      <w:r>
        <w:rPr>
          <w:rFonts w:hint="cs"/>
          <w:rtl/>
          <w:lang w:bidi="fa-IR"/>
        </w:rPr>
        <w:t>ی</w:t>
      </w:r>
      <w:r w:rsidR="00705772">
        <w:rPr>
          <w:rFonts w:hint="cs"/>
          <w:rtl/>
          <w:lang w:bidi="fa-IR"/>
        </w:rPr>
        <w:t xml:space="preserve"> که برای کنترل تماس برای </w:t>
      </w:r>
      <w:r w:rsidR="00705772" w:rsidRPr="00705772">
        <w:rPr>
          <w:lang w:bidi="fa-IR"/>
        </w:rPr>
        <w:t>Node.js</w:t>
      </w:r>
      <w:r w:rsidR="00705772">
        <w:rPr>
          <w:rFonts w:hint="cs"/>
          <w:rtl/>
          <w:lang w:bidi="fa-IR"/>
        </w:rPr>
        <w:t xml:space="preserve"> </w:t>
      </w:r>
      <w:del w:id="180" w:author="mohammad minoei" w:date="2015-09-06T23:29:00Z">
        <w:r w:rsidDel="007D45EB">
          <w:rPr>
            <w:rtl/>
            <w:lang w:bidi="fa-IR"/>
          </w:rPr>
          <w:delText>فراهم‌شده</w:delText>
        </w:r>
      </w:del>
      <w:ins w:id="181" w:author="mohammad minoei" w:date="2015-09-06T23:29:00Z">
        <w:r w:rsidR="007D45EB">
          <w:rPr>
            <w:rFonts w:hint="cs"/>
            <w:rtl/>
            <w:lang w:bidi="fa-IR"/>
          </w:rPr>
          <w:t>فراهم شده</w:t>
        </w:r>
      </w:ins>
      <w:r w:rsidR="00705772">
        <w:rPr>
          <w:rFonts w:hint="cs"/>
          <w:rtl/>
          <w:lang w:bidi="fa-IR"/>
        </w:rPr>
        <w:t xml:space="preserve"> از </w:t>
      </w:r>
      <w:r>
        <w:rPr>
          <w:rtl/>
          <w:lang w:bidi="fa-IR"/>
        </w:rPr>
        <w:t>به‌روزتر</w:t>
      </w:r>
      <w:r>
        <w:rPr>
          <w:rFonts w:hint="cs"/>
          <w:rtl/>
          <w:lang w:bidi="fa-IR"/>
        </w:rPr>
        <w:t>ی</w:t>
      </w:r>
      <w:r>
        <w:rPr>
          <w:rFonts w:hint="eastAsia"/>
          <w:rtl/>
          <w:lang w:bidi="fa-IR"/>
        </w:rPr>
        <w:t>ن</w:t>
      </w:r>
      <w:r w:rsidR="00705772">
        <w:rPr>
          <w:rFonts w:hint="cs"/>
          <w:rtl/>
          <w:lang w:bidi="fa-IR"/>
        </w:rPr>
        <w:t xml:space="preserve"> و </w:t>
      </w:r>
      <w:r>
        <w:rPr>
          <w:rtl/>
          <w:lang w:bidi="fa-IR"/>
        </w:rPr>
        <w:t>به</w:t>
      </w:r>
      <w:r>
        <w:rPr>
          <w:rFonts w:hint="cs"/>
          <w:rtl/>
          <w:lang w:bidi="fa-IR"/>
        </w:rPr>
        <w:t>ی</w:t>
      </w:r>
      <w:r>
        <w:rPr>
          <w:rFonts w:hint="eastAsia"/>
          <w:rtl/>
          <w:lang w:bidi="fa-IR"/>
        </w:rPr>
        <w:t>نه‌تر</w:t>
      </w:r>
      <w:r>
        <w:rPr>
          <w:rFonts w:hint="cs"/>
          <w:rtl/>
          <w:lang w:bidi="fa-IR"/>
        </w:rPr>
        <w:t>ی</w:t>
      </w:r>
      <w:r>
        <w:rPr>
          <w:rFonts w:hint="eastAsia"/>
          <w:rtl/>
          <w:lang w:bidi="fa-IR"/>
        </w:rPr>
        <w:t>ن</w:t>
      </w:r>
      <w:r w:rsidR="00705772">
        <w:rPr>
          <w:rFonts w:hint="cs"/>
          <w:rtl/>
          <w:lang w:bidi="fa-IR"/>
        </w:rPr>
        <w:t xml:space="preserve"> </w:t>
      </w:r>
      <w:r>
        <w:rPr>
          <w:rtl/>
          <w:lang w:bidi="fa-IR"/>
        </w:rPr>
        <w:t>کتابخانه‌ها</w:t>
      </w:r>
      <w:r>
        <w:rPr>
          <w:rFonts w:hint="cs"/>
          <w:rtl/>
          <w:lang w:bidi="fa-IR"/>
        </w:rPr>
        <w:t>ی</w:t>
      </w:r>
      <w:r w:rsidR="00705772">
        <w:rPr>
          <w:rFonts w:hint="cs"/>
          <w:rtl/>
          <w:lang w:bidi="fa-IR"/>
        </w:rPr>
        <w:t xml:space="preserve"> ارتباط با استریسک است که توسط یکی از اعضای </w:t>
      </w:r>
      <w:r>
        <w:rPr>
          <w:rtl/>
          <w:lang w:bidi="fa-IR"/>
        </w:rPr>
        <w:t>گروه</w:t>
      </w:r>
      <w:r w:rsidR="00705772">
        <w:rPr>
          <w:rFonts w:hint="cs"/>
          <w:rtl/>
          <w:lang w:bidi="fa-IR"/>
        </w:rPr>
        <w:t xml:space="preserve"> </w:t>
      </w:r>
      <w:r>
        <w:rPr>
          <w:rtl/>
          <w:lang w:bidi="fa-IR"/>
        </w:rPr>
        <w:t>برنامه‌نو</w:t>
      </w:r>
      <w:r>
        <w:rPr>
          <w:rFonts w:hint="cs"/>
          <w:rtl/>
          <w:lang w:bidi="fa-IR"/>
        </w:rPr>
        <w:t>ی</w:t>
      </w:r>
      <w:r>
        <w:rPr>
          <w:rFonts w:hint="eastAsia"/>
          <w:rtl/>
          <w:lang w:bidi="fa-IR"/>
        </w:rPr>
        <w:t>س</w:t>
      </w:r>
      <w:r>
        <w:rPr>
          <w:rFonts w:hint="cs"/>
          <w:rtl/>
          <w:lang w:bidi="fa-IR"/>
        </w:rPr>
        <w:t>ی</w:t>
      </w:r>
      <w:r w:rsidR="00705772">
        <w:rPr>
          <w:rFonts w:hint="cs"/>
          <w:rtl/>
          <w:lang w:bidi="fa-IR"/>
        </w:rPr>
        <w:t xml:space="preserve"> استریسک توسعه </w:t>
      </w:r>
      <w:r>
        <w:rPr>
          <w:rtl/>
          <w:lang w:bidi="fa-IR"/>
        </w:rPr>
        <w:t>داده‌شده</w:t>
      </w:r>
      <w:r w:rsidR="00705772">
        <w:rPr>
          <w:rFonts w:hint="cs"/>
          <w:rtl/>
          <w:lang w:bidi="fa-IR"/>
        </w:rPr>
        <w:t xml:space="preserve"> و یکی از </w:t>
      </w:r>
      <w:r>
        <w:rPr>
          <w:rtl/>
          <w:lang w:bidi="fa-IR"/>
        </w:rPr>
        <w:t>پ</w:t>
      </w:r>
      <w:r>
        <w:rPr>
          <w:rFonts w:hint="cs"/>
          <w:rtl/>
          <w:lang w:bidi="fa-IR"/>
        </w:rPr>
        <w:t>ی</w:t>
      </w:r>
      <w:r>
        <w:rPr>
          <w:rFonts w:hint="eastAsia"/>
          <w:rtl/>
          <w:lang w:bidi="fa-IR"/>
        </w:rPr>
        <w:t>شنهادها</w:t>
      </w:r>
      <w:r>
        <w:rPr>
          <w:rFonts w:hint="cs"/>
          <w:rtl/>
          <w:lang w:bidi="fa-IR"/>
        </w:rPr>
        <w:t>ی</w:t>
      </w:r>
      <w:r w:rsidR="00705772">
        <w:rPr>
          <w:rFonts w:hint="cs"/>
          <w:rtl/>
          <w:lang w:bidi="fa-IR"/>
        </w:rPr>
        <w:t xml:space="preserve"> اصلی </w:t>
      </w:r>
      <w:r>
        <w:rPr>
          <w:rtl/>
          <w:lang w:bidi="fa-IR"/>
        </w:rPr>
        <w:t>گروه</w:t>
      </w:r>
      <w:r w:rsidR="00705772">
        <w:rPr>
          <w:rFonts w:hint="cs"/>
          <w:rtl/>
          <w:lang w:bidi="fa-IR"/>
        </w:rPr>
        <w:t xml:space="preserve"> استریسک برای کنترل تماس است.</w:t>
      </w:r>
    </w:p>
    <w:p w:rsidR="00EE1F71" w:rsidRDefault="00EE1F71" w:rsidP="00705772">
      <w:pPr>
        <w:spacing w:line="16" w:lineRule="atLeast"/>
        <w:rPr>
          <w:rtl/>
          <w:lang w:bidi="fa-IR"/>
        </w:rPr>
      </w:pPr>
    </w:p>
    <w:p w:rsidR="0017070B" w:rsidRPr="00330962" w:rsidRDefault="0017070B" w:rsidP="00EE1F71">
      <w:pPr>
        <w:pStyle w:val="Heading3"/>
        <w:spacing w:line="16" w:lineRule="atLeast"/>
        <w:rPr>
          <w:rtl/>
        </w:rPr>
      </w:pPr>
      <w:r>
        <w:rPr>
          <w:rFonts w:hint="cs"/>
          <w:rtl/>
        </w:rPr>
        <w:t>2-2-</w:t>
      </w:r>
      <w:r w:rsidR="00EE1F71">
        <w:rPr>
          <w:rFonts w:hint="cs"/>
          <w:rtl/>
        </w:rPr>
        <w:t>2</w:t>
      </w:r>
      <w:r>
        <w:rPr>
          <w:rFonts w:hint="cs"/>
          <w:rtl/>
        </w:rPr>
        <w:t>- نود جی اس</w:t>
      </w:r>
    </w:p>
    <w:p w:rsidR="00705772" w:rsidRDefault="0017070B" w:rsidP="0017070B">
      <w:pPr>
        <w:spacing w:line="16" w:lineRule="atLeast"/>
        <w:rPr>
          <w:rtl/>
          <w:lang w:bidi="fa-IR"/>
        </w:rPr>
      </w:pPr>
      <w:r>
        <w:rPr>
          <w:rFonts w:hint="cs"/>
          <w:rtl/>
          <w:lang w:bidi="fa-IR"/>
        </w:rPr>
        <w:t xml:space="preserve">نود جی اس </w:t>
      </w:r>
      <w:r w:rsidR="00705772" w:rsidRPr="00705772">
        <w:rPr>
          <w:rtl/>
          <w:lang w:bidi="fa-IR"/>
        </w:rPr>
        <w:t>پلتفرم</w:t>
      </w:r>
      <w:r w:rsidR="00705772" w:rsidRPr="00705772">
        <w:rPr>
          <w:rFonts w:hint="cs"/>
          <w:rtl/>
          <w:lang w:bidi="fa-IR"/>
        </w:rPr>
        <w:t>ی</w:t>
      </w:r>
      <w:r w:rsidR="00705772" w:rsidRPr="00705772">
        <w:rPr>
          <w:rtl/>
          <w:lang w:bidi="fa-IR"/>
        </w:rPr>
        <w:t xml:space="preserve"> است بر مبنا</w:t>
      </w:r>
      <w:r w:rsidR="00705772" w:rsidRPr="00705772">
        <w:rPr>
          <w:rFonts w:hint="cs"/>
          <w:rtl/>
          <w:lang w:bidi="fa-IR"/>
        </w:rPr>
        <w:t>ی</w:t>
      </w:r>
      <w:r w:rsidR="00705772" w:rsidRPr="00705772">
        <w:rPr>
          <w:rtl/>
          <w:lang w:bidi="fa-IR"/>
        </w:rPr>
        <w:t xml:space="preserve"> موتور جاوا اسکر</w:t>
      </w:r>
      <w:r w:rsidR="00705772" w:rsidRPr="00705772">
        <w:rPr>
          <w:rFonts w:hint="cs"/>
          <w:rtl/>
          <w:lang w:bidi="fa-IR"/>
        </w:rPr>
        <w:t>ی</w:t>
      </w:r>
      <w:r w:rsidR="00705772" w:rsidRPr="00705772">
        <w:rPr>
          <w:rFonts w:hint="eastAsia"/>
          <w:rtl/>
          <w:lang w:bidi="fa-IR"/>
        </w:rPr>
        <w:t>پت</w:t>
      </w:r>
      <w:r w:rsidR="00705772" w:rsidRPr="00705772">
        <w:rPr>
          <w:rtl/>
          <w:lang w:bidi="fa-IR"/>
        </w:rPr>
        <w:t xml:space="preserve"> کروم که </w:t>
      </w:r>
      <w:r w:rsidR="002E7963">
        <w:rPr>
          <w:rtl/>
          <w:lang w:bidi="fa-IR"/>
        </w:rPr>
        <w:t>به‌منظور</w:t>
      </w:r>
      <w:r w:rsidR="00705772" w:rsidRPr="00705772">
        <w:rPr>
          <w:rtl/>
          <w:lang w:bidi="fa-IR"/>
        </w:rPr>
        <w:t xml:space="preserve"> ا</w:t>
      </w:r>
      <w:r w:rsidR="00705772" w:rsidRPr="00705772">
        <w:rPr>
          <w:rFonts w:hint="cs"/>
          <w:rtl/>
          <w:lang w:bidi="fa-IR"/>
        </w:rPr>
        <w:t>ی</w:t>
      </w:r>
      <w:r w:rsidR="00705772" w:rsidRPr="00705772">
        <w:rPr>
          <w:rFonts w:hint="eastAsia"/>
          <w:rtl/>
          <w:lang w:bidi="fa-IR"/>
        </w:rPr>
        <w:t>جاد</w:t>
      </w:r>
      <w:r w:rsidR="00705772" w:rsidRPr="00705772">
        <w:rPr>
          <w:rtl/>
          <w:lang w:bidi="fa-IR"/>
        </w:rPr>
        <w:t xml:space="preserve"> </w:t>
      </w:r>
      <w:r w:rsidR="002E7963">
        <w:rPr>
          <w:rtl/>
          <w:lang w:bidi="fa-IR"/>
        </w:rPr>
        <w:t>برنامه‌ها</w:t>
      </w:r>
      <w:r w:rsidR="002E7963">
        <w:rPr>
          <w:rFonts w:hint="cs"/>
          <w:rtl/>
          <w:lang w:bidi="fa-IR"/>
        </w:rPr>
        <w:t>ی</w:t>
      </w:r>
      <w:r w:rsidR="00705772" w:rsidRPr="00705772">
        <w:rPr>
          <w:rtl/>
          <w:lang w:bidi="fa-IR"/>
        </w:rPr>
        <w:t xml:space="preserve"> سر</w:t>
      </w:r>
      <w:r w:rsidR="00705772" w:rsidRPr="00705772">
        <w:rPr>
          <w:rFonts w:hint="cs"/>
          <w:rtl/>
          <w:lang w:bidi="fa-IR"/>
        </w:rPr>
        <w:t>ی</w:t>
      </w:r>
      <w:r w:rsidR="00705772" w:rsidRPr="00705772">
        <w:rPr>
          <w:rFonts w:hint="eastAsia"/>
          <w:rtl/>
          <w:lang w:bidi="fa-IR"/>
        </w:rPr>
        <w:t>ع</w:t>
      </w:r>
      <w:r w:rsidR="00705772" w:rsidRPr="00705772">
        <w:rPr>
          <w:rtl/>
          <w:lang w:bidi="fa-IR"/>
        </w:rPr>
        <w:t xml:space="preserve"> و </w:t>
      </w:r>
      <w:r w:rsidR="002E7963">
        <w:rPr>
          <w:rtl/>
          <w:lang w:bidi="fa-IR"/>
        </w:rPr>
        <w:t>گسترش‌پذ</w:t>
      </w:r>
      <w:r w:rsidR="002E7963">
        <w:rPr>
          <w:rFonts w:hint="cs"/>
          <w:rtl/>
          <w:lang w:bidi="fa-IR"/>
        </w:rPr>
        <w:t>ی</w:t>
      </w:r>
      <w:r w:rsidR="002E7963">
        <w:rPr>
          <w:rFonts w:hint="eastAsia"/>
          <w:rtl/>
          <w:lang w:bidi="fa-IR"/>
        </w:rPr>
        <w:t>ر</w:t>
      </w:r>
      <w:r w:rsidR="00705772" w:rsidRPr="00705772">
        <w:rPr>
          <w:rtl/>
          <w:lang w:bidi="fa-IR"/>
        </w:rPr>
        <w:t xml:space="preserve"> به وجود آمده است. </w:t>
      </w:r>
      <w:r>
        <w:rPr>
          <w:rFonts w:hint="cs"/>
          <w:rtl/>
          <w:lang w:bidi="fa-IR"/>
        </w:rPr>
        <w:t>نود جی اس</w:t>
      </w:r>
      <w:r w:rsidR="00705772" w:rsidRPr="00705772">
        <w:rPr>
          <w:rtl/>
          <w:lang w:bidi="fa-IR"/>
        </w:rPr>
        <w:t xml:space="preserve"> از مدل </w:t>
      </w:r>
      <w:r w:rsidR="002E7963">
        <w:rPr>
          <w:rtl/>
          <w:lang w:bidi="fa-IR"/>
        </w:rPr>
        <w:t>رو</w:t>
      </w:r>
      <w:r w:rsidR="002E7963">
        <w:rPr>
          <w:rFonts w:hint="cs"/>
          <w:rtl/>
          <w:lang w:bidi="fa-IR"/>
        </w:rPr>
        <w:t>ی</w:t>
      </w:r>
      <w:r w:rsidR="002E7963">
        <w:rPr>
          <w:rFonts w:hint="eastAsia"/>
          <w:rtl/>
          <w:lang w:bidi="fa-IR"/>
        </w:rPr>
        <w:t>داد</w:t>
      </w:r>
      <w:r w:rsidR="002E7963">
        <w:rPr>
          <w:rtl/>
          <w:lang w:bidi="fa-IR"/>
        </w:rPr>
        <w:t xml:space="preserve"> گرا</w:t>
      </w:r>
      <w:r w:rsidR="00705772" w:rsidRPr="00705772">
        <w:rPr>
          <w:rtl/>
          <w:lang w:bidi="fa-IR"/>
        </w:rPr>
        <w:t xml:space="preserve"> و </w:t>
      </w:r>
      <w:r w:rsidR="00705772" w:rsidRPr="00705772">
        <w:rPr>
          <w:lang w:bidi="fa-IR"/>
        </w:rPr>
        <w:t>non-blocking</w:t>
      </w:r>
      <w:r w:rsidR="00705772" w:rsidRPr="00705772">
        <w:rPr>
          <w:rtl/>
          <w:lang w:bidi="fa-IR"/>
        </w:rPr>
        <w:t xml:space="preserve"> برا</w:t>
      </w:r>
      <w:r w:rsidR="00705772" w:rsidRPr="00705772">
        <w:rPr>
          <w:rFonts w:hint="cs"/>
          <w:rtl/>
          <w:lang w:bidi="fa-IR"/>
        </w:rPr>
        <w:t>ی</w:t>
      </w:r>
      <w:r w:rsidR="00705772" w:rsidRPr="00705772">
        <w:rPr>
          <w:rtl/>
          <w:lang w:bidi="fa-IR"/>
        </w:rPr>
        <w:t xml:space="preserve"> انجام عمل</w:t>
      </w:r>
      <w:r w:rsidR="00705772" w:rsidRPr="00705772">
        <w:rPr>
          <w:rFonts w:hint="cs"/>
          <w:rtl/>
          <w:lang w:bidi="fa-IR"/>
        </w:rPr>
        <w:t>ی</w:t>
      </w:r>
      <w:r w:rsidR="00705772" w:rsidRPr="00705772">
        <w:rPr>
          <w:rFonts w:hint="eastAsia"/>
          <w:rtl/>
          <w:lang w:bidi="fa-IR"/>
        </w:rPr>
        <w:t>ات</w:t>
      </w:r>
      <w:r w:rsidR="00705772" w:rsidRPr="00705772">
        <w:rPr>
          <w:rtl/>
          <w:lang w:bidi="fa-IR"/>
        </w:rPr>
        <w:t xml:space="preserve"> </w:t>
      </w:r>
      <w:r>
        <w:rPr>
          <w:rFonts w:hint="cs"/>
          <w:rtl/>
          <w:lang w:bidi="fa-IR"/>
        </w:rPr>
        <w:t>ورودی/خروجی</w:t>
      </w:r>
      <w:r w:rsidR="00705772" w:rsidRPr="00705772">
        <w:rPr>
          <w:rtl/>
          <w:lang w:bidi="fa-IR"/>
        </w:rPr>
        <w:t xml:space="preserve"> بهره </w:t>
      </w:r>
      <w:r w:rsidR="002E7963">
        <w:rPr>
          <w:rtl/>
          <w:lang w:bidi="fa-IR"/>
        </w:rPr>
        <w:t>م</w:t>
      </w:r>
      <w:r w:rsidR="002E7963">
        <w:rPr>
          <w:rFonts w:hint="cs"/>
          <w:rtl/>
          <w:lang w:bidi="fa-IR"/>
        </w:rPr>
        <w:t>ی‌</w:t>
      </w:r>
      <w:r w:rsidR="002E7963">
        <w:rPr>
          <w:rFonts w:hint="eastAsia"/>
          <w:rtl/>
          <w:lang w:bidi="fa-IR"/>
        </w:rPr>
        <w:t>برد</w:t>
      </w:r>
      <w:r w:rsidR="00705772" w:rsidRPr="00705772">
        <w:rPr>
          <w:rtl/>
          <w:lang w:bidi="fa-IR"/>
        </w:rPr>
        <w:t xml:space="preserve">. </w:t>
      </w:r>
      <w:r w:rsidR="002E7963">
        <w:rPr>
          <w:rtl/>
          <w:lang w:bidi="fa-IR"/>
        </w:rPr>
        <w:t>ازا</w:t>
      </w:r>
      <w:r w:rsidR="002E7963">
        <w:rPr>
          <w:rFonts w:hint="cs"/>
          <w:rtl/>
          <w:lang w:bidi="fa-IR"/>
        </w:rPr>
        <w:t>ی</w:t>
      </w:r>
      <w:r w:rsidR="002E7963">
        <w:rPr>
          <w:rFonts w:hint="eastAsia"/>
          <w:rtl/>
          <w:lang w:bidi="fa-IR"/>
        </w:rPr>
        <w:t>ن‌رو</w:t>
      </w:r>
      <w:r w:rsidR="00705772" w:rsidRPr="00705772">
        <w:rPr>
          <w:rtl/>
          <w:lang w:bidi="fa-IR"/>
        </w:rPr>
        <w:t xml:space="preserve"> </w:t>
      </w:r>
      <w:r>
        <w:rPr>
          <w:rFonts w:hint="cs"/>
          <w:rtl/>
          <w:lang w:bidi="fa-IR"/>
        </w:rPr>
        <w:t xml:space="preserve">نود جی اس </w:t>
      </w:r>
      <w:r w:rsidR="00705772" w:rsidRPr="00705772">
        <w:rPr>
          <w:rFonts w:hint="cs"/>
          <w:rtl/>
          <w:lang w:bidi="fa-IR"/>
        </w:rPr>
        <w:t>ی</w:t>
      </w:r>
      <w:r w:rsidR="00705772" w:rsidRPr="00705772">
        <w:rPr>
          <w:rFonts w:hint="eastAsia"/>
          <w:rtl/>
          <w:lang w:bidi="fa-IR"/>
        </w:rPr>
        <w:t>ک</w:t>
      </w:r>
      <w:r w:rsidR="00705772" w:rsidRPr="00705772">
        <w:rPr>
          <w:rtl/>
          <w:lang w:bidi="fa-IR"/>
        </w:rPr>
        <w:t xml:space="preserve"> پلتفرم سبک و کارا برا</w:t>
      </w:r>
      <w:r w:rsidR="00705772" w:rsidRPr="00705772">
        <w:rPr>
          <w:rFonts w:hint="cs"/>
          <w:rtl/>
          <w:lang w:bidi="fa-IR"/>
        </w:rPr>
        <w:t>ی</w:t>
      </w:r>
      <w:r w:rsidR="00705772" w:rsidRPr="00705772">
        <w:rPr>
          <w:rtl/>
          <w:lang w:bidi="fa-IR"/>
        </w:rPr>
        <w:t xml:space="preserve"> </w:t>
      </w:r>
      <w:r w:rsidR="002E7963">
        <w:rPr>
          <w:rtl/>
          <w:lang w:bidi="fa-IR"/>
        </w:rPr>
        <w:t>پ</w:t>
      </w:r>
      <w:r w:rsidR="002E7963">
        <w:rPr>
          <w:rFonts w:hint="cs"/>
          <w:rtl/>
          <w:lang w:bidi="fa-IR"/>
        </w:rPr>
        <w:t>ی</w:t>
      </w:r>
      <w:r w:rsidR="002E7963">
        <w:rPr>
          <w:rFonts w:hint="eastAsia"/>
          <w:rtl/>
          <w:lang w:bidi="fa-IR"/>
        </w:rPr>
        <w:t>اده‌ساز</w:t>
      </w:r>
      <w:r w:rsidR="002E7963">
        <w:rPr>
          <w:rFonts w:hint="cs"/>
          <w:rtl/>
          <w:lang w:bidi="fa-IR"/>
        </w:rPr>
        <w:t>ی</w:t>
      </w:r>
      <w:r w:rsidR="00705772">
        <w:rPr>
          <w:rFonts w:hint="cs"/>
          <w:rtl/>
          <w:lang w:bidi="fa-IR"/>
        </w:rPr>
        <w:t xml:space="preserve"> </w:t>
      </w:r>
      <w:r w:rsidR="002E7963">
        <w:rPr>
          <w:rtl/>
          <w:lang w:bidi="fa-IR"/>
        </w:rPr>
        <w:t>برنامه‌ها</w:t>
      </w:r>
      <w:r w:rsidR="002E7963">
        <w:rPr>
          <w:rFonts w:hint="cs"/>
          <w:rtl/>
          <w:lang w:bidi="fa-IR"/>
        </w:rPr>
        <w:t>ی</w:t>
      </w:r>
      <w:r w:rsidR="00705772">
        <w:rPr>
          <w:rFonts w:hint="cs"/>
          <w:rtl/>
          <w:lang w:bidi="fa-IR"/>
        </w:rPr>
        <w:t xml:space="preserve"> شبکه،</w:t>
      </w:r>
      <w:r w:rsidR="00705772" w:rsidRPr="00705772">
        <w:rPr>
          <w:rtl/>
          <w:lang w:bidi="fa-IR"/>
        </w:rPr>
        <w:t xml:space="preserve"> </w:t>
      </w:r>
      <w:r w:rsidR="002E7963">
        <w:rPr>
          <w:rtl/>
          <w:lang w:bidi="fa-IR"/>
        </w:rPr>
        <w:t>برنامه‌ها</w:t>
      </w:r>
      <w:r w:rsidR="002E7963">
        <w:rPr>
          <w:rFonts w:hint="cs"/>
          <w:rtl/>
          <w:lang w:bidi="fa-IR"/>
        </w:rPr>
        <w:t>ی</w:t>
      </w:r>
      <w:r w:rsidR="00705772" w:rsidRPr="00705772">
        <w:rPr>
          <w:rtl/>
          <w:lang w:bidi="fa-IR"/>
        </w:rPr>
        <w:t xml:space="preserve"> </w:t>
      </w:r>
      <w:r>
        <w:rPr>
          <w:rFonts w:hint="cs"/>
          <w:rtl/>
          <w:lang w:bidi="fa-IR"/>
        </w:rPr>
        <w:t>بلادرنگ</w:t>
      </w:r>
      <w:r w:rsidR="00705772" w:rsidRPr="00705772">
        <w:rPr>
          <w:rtl/>
          <w:lang w:bidi="fa-IR"/>
        </w:rPr>
        <w:t xml:space="preserve"> و مبتن</w:t>
      </w:r>
      <w:r w:rsidR="00705772" w:rsidRPr="00705772">
        <w:rPr>
          <w:rFonts w:hint="cs"/>
          <w:rtl/>
          <w:lang w:bidi="fa-IR"/>
        </w:rPr>
        <w:t>ی</w:t>
      </w:r>
      <w:r w:rsidR="00705772" w:rsidRPr="00705772">
        <w:rPr>
          <w:rtl/>
          <w:lang w:bidi="fa-IR"/>
        </w:rPr>
        <w:t xml:space="preserve"> </w:t>
      </w:r>
      <w:r w:rsidR="002E7963">
        <w:rPr>
          <w:rtl/>
          <w:lang w:bidi="fa-IR"/>
        </w:rPr>
        <w:t>برداده</w:t>
      </w:r>
      <w:r w:rsidR="002E7963">
        <w:rPr>
          <w:rFonts w:hint="cs"/>
          <w:rtl/>
          <w:lang w:bidi="fa-IR"/>
        </w:rPr>
        <w:t xml:space="preserve"> </w:t>
      </w:r>
      <w:r w:rsidR="002E7963">
        <w:rPr>
          <w:rtl/>
          <w:lang w:bidi="fa-IR"/>
        </w:rPr>
        <w:t>است</w:t>
      </w:r>
      <w:r w:rsidR="00705772" w:rsidRPr="00705772">
        <w:rPr>
          <w:rtl/>
          <w:lang w:bidi="fa-IR"/>
        </w:rPr>
        <w:t xml:space="preserve"> که </w:t>
      </w:r>
      <w:r w:rsidR="002E7963">
        <w:rPr>
          <w:rtl/>
          <w:lang w:bidi="fa-IR"/>
        </w:rPr>
        <w:t>م</w:t>
      </w:r>
      <w:r w:rsidR="002E7963">
        <w:rPr>
          <w:rFonts w:hint="cs"/>
          <w:rtl/>
          <w:lang w:bidi="fa-IR"/>
        </w:rPr>
        <w:t>ی‌</w:t>
      </w:r>
      <w:r w:rsidR="002E7963">
        <w:rPr>
          <w:rFonts w:hint="eastAsia"/>
          <w:rtl/>
          <w:lang w:bidi="fa-IR"/>
        </w:rPr>
        <w:t>توانند</w:t>
      </w:r>
      <w:r w:rsidR="00705772" w:rsidRPr="00705772">
        <w:rPr>
          <w:rtl/>
          <w:lang w:bidi="fa-IR"/>
        </w:rPr>
        <w:t xml:space="preserve"> </w:t>
      </w:r>
      <w:r w:rsidR="002E7963">
        <w:rPr>
          <w:rtl/>
          <w:lang w:bidi="fa-IR"/>
        </w:rPr>
        <w:t>به‌راحت</w:t>
      </w:r>
      <w:r w:rsidR="002E7963">
        <w:rPr>
          <w:rFonts w:hint="cs"/>
          <w:rtl/>
          <w:lang w:bidi="fa-IR"/>
        </w:rPr>
        <w:t>ی</w:t>
      </w:r>
      <w:r w:rsidR="00705772" w:rsidRPr="00705772">
        <w:rPr>
          <w:rtl/>
          <w:lang w:bidi="fa-IR"/>
        </w:rPr>
        <w:t xml:space="preserve"> در سرورها</w:t>
      </w:r>
      <w:r w:rsidR="00705772" w:rsidRPr="00705772">
        <w:rPr>
          <w:rFonts w:hint="cs"/>
          <w:rtl/>
          <w:lang w:bidi="fa-IR"/>
        </w:rPr>
        <w:t>ی</w:t>
      </w:r>
      <w:r w:rsidR="00705772" w:rsidRPr="00705772">
        <w:rPr>
          <w:rtl/>
          <w:lang w:bidi="fa-IR"/>
        </w:rPr>
        <w:t xml:space="preserve"> نامتمرکز اجرا شوند.</w:t>
      </w:r>
    </w:p>
    <w:p w:rsidR="00883541" w:rsidRDefault="002E7963" w:rsidP="00013169">
      <w:pPr>
        <w:spacing w:line="16" w:lineRule="atLeast"/>
        <w:rPr>
          <w:rtl/>
          <w:lang w:bidi="fa-IR"/>
        </w:rPr>
      </w:pPr>
      <w:r>
        <w:rPr>
          <w:rtl/>
          <w:lang w:bidi="fa-IR"/>
        </w:rPr>
        <w:t>برنامه‌نو</w:t>
      </w:r>
      <w:r>
        <w:rPr>
          <w:rFonts w:hint="cs"/>
          <w:rtl/>
          <w:lang w:bidi="fa-IR"/>
        </w:rPr>
        <w:t>ی</w:t>
      </w:r>
      <w:r>
        <w:rPr>
          <w:rFonts w:hint="eastAsia"/>
          <w:rtl/>
          <w:lang w:bidi="fa-IR"/>
        </w:rPr>
        <w:t>س</w:t>
      </w:r>
      <w:r>
        <w:rPr>
          <w:rFonts w:hint="cs"/>
          <w:rtl/>
          <w:lang w:bidi="fa-IR"/>
        </w:rPr>
        <w:t>ی</w:t>
      </w:r>
      <w:r w:rsidR="00013169" w:rsidRPr="00013169">
        <w:rPr>
          <w:rtl/>
          <w:lang w:bidi="fa-IR"/>
        </w:rPr>
        <w:t xml:space="preserve"> </w:t>
      </w:r>
      <w:r>
        <w:rPr>
          <w:rtl/>
          <w:lang w:bidi="fa-IR"/>
        </w:rPr>
        <w:t>رو</w:t>
      </w:r>
      <w:r>
        <w:rPr>
          <w:rFonts w:hint="cs"/>
          <w:rtl/>
          <w:lang w:bidi="fa-IR"/>
        </w:rPr>
        <w:t>ی</w:t>
      </w:r>
      <w:r>
        <w:rPr>
          <w:rFonts w:hint="eastAsia"/>
          <w:rtl/>
          <w:lang w:bidi="fa-IR"/>
        </w:rPr>
        <w:t>داد</w:t>
      </w:r>
      <w:r>
        <w:rPr>
          <w:rtl/>
          <w:lang w:bidi="fa-IR"/>
        </w:rPr>
        <w:t xml:space="preserve"> گرا</w:t>
      </w:r>
      <w:r w:rsidR="00013169" w:rsidRPr="00705772">
        <w:rPr>
          <w:rtl/>
          <w:lang w:bidi="fa-IR"/>
        </w:rPr>
        <w:t xml:space="preserve"> </w:t>
      </w:r>
      <w:r w:rsidR="00013169" w:rsidRPr="00013169">
        <w:rPr>
          <w:rtl/>
          <w:lang w:bidi="fa-IR"/>
        </w:rPr>
        <w:t>به سبک خاص</w:t>
      </w:r>
      <w:r w:rsidR="00013169" w:rsidRPr="00013169">
        <w:rPr>
          <w:rFonts w:hint="cs"/>
          <w:rtl/>
          <w:lang w:bidi="fa-IR"/>
        </w:rPr>
        <w:t>ی</w:t>
      </w:r>
      <w:r w:rsidR="00013169" w:rsidRPr="00013169">
        <w:rPr>
          <w:rtl/>
          <w:lang w:bidi="fa-IR"/>
        </w:rPr>
        <w:t xml:space="preserve"> از </w:t>
      </w:r>
      <w:r>
        <w:rPr>
          <w:rtl/>
          <w:lang w:bidi="fa-IR"/>
        </w:rPr>
        <w:t>برنامه‌نو</w:t>
      </w:r>
      <w:r>
        <w:rPr>
          <w:rFonts w:hint="cs"/>
          <w:rtl/>
          <w:lang w:bidi="fa-IR"/>
        </w:rPr>
        <w:t>ی</w:t>
      </w:r>
      <w:r>
        <w:rPr>
          <w:rFonts w:hint="eastAsia"/>
          <w:rtl/>
          <w:lang w:bidi="fa-IR"/>
        </w:rPr>
        <w:t>س</w:t>
      </w:r>
      <w:r>
        <w:rPr>
          <w:rFonts w:hint="cs"/>
          <w:rtl/>
          <w:lang w:bidi="fa-IR"/>
        </w:rPr>
        <w:t>ی</w:t>
      </w:r>
      <w:r w:rsidR="00013169" w:rsidRPr="00013169">
        <w:rPr>
          <w:rtl/>
          <w:lang w:bidi="fa-IR"/>
        </w:rPr>
        <w:t xml:space="preserve"> م</w:t>
      </w:r>
      <w:r w:rsidR="00013169" w:rsidRPr="00013169">
        <w:rPr>
          <w:rFonts w:hint="cs"/>
          <w:rtl/>
          <w:lang w:bidi="fa-IR"/>
        </w:rPr>
        <w:t>ی‌</w:t>
      </w:r>
      <w:r w:rsidR="00013169" w:rsidRPr="00013169">
        <w:rPr>
          <w:rFonts w:hint="eastAsia"/>
          <w:rtl/>
          <w:lang w:bidi="fa-IR"/>
        </w:rPr>
        <w:t>گو</w:t>
      </w:r>
      <w:r w:rsidR="00013169" w:rsidRPr="00013169">
        <w:rPr>
          <w:rFonts w:hint="cs"/>
          <w:rtl/>
          <w:lang w:bidi="fa-IR"/>
        </w:rPr>
        <w:t>ی</w:t>
      </w:r>
      <w:r w:rsidR="00013169" w:rsidRPr="00013169">
        <w:rPr>
          <w:rFonts w:hint="eastAsia"/>
          <w:rtl/>
          <w:lang w:bidi="fa-IR"/>
        </w:rPr>
        <w:t>ند</w:t>
      </w:r>
      <w:r w:rsidR="00013169" w:rsidRPr="00013169">
        <w:rPr>
          <w:rtl/>
          <w:lang w:bidi="fa-IR"/>
        </w:rPr>
        <w:t xml:space="preserve"> که در آن جر</w:t>
      </w:r>
      <w:r w:rsidR="00013169" w:rsidRPr="00013169">
        <w:rPr>
          <w:rFonts w:hint="cs"/>
          <w:rtl/>
          <w:lang w:bidi="fa-IR"/>
        </w:rPr>
        <w:t>ی</w:t>
      </w:r>
      <w:r w:rsidR="00013169" w:rsidRPr="00013169">
        <w:rPr>
          <w:rFonts w:hint="eastAsia"/>
          <w:rtl/>
          <w:lang w:bidi="fa-IR"/>
        </w:rPr>
        <w:t>ان</w:t>
      </w:r>
      <w:r w:rsidR="00013169" w:rsidRPr="00013169">
        <w:rPr>
          <w:rtl/>
          <w:lang w:bidi="fa-IR"/>
        </w:rPr>
        <w:t xml:space="preserve"> اجرا</w:t>
      </w:r>
      <w:r w:rsidR="00013169" w:rsidRPr="00013169">
        <w:rPr>
          <w:rFonts w:hint="cs"/>
          <w:rtl/>
          <w:lang w:bidi="fa-IR"/>
        </w:rPr>
        <w:t>ی</w:t>
      </w:r>
      <w:r w:rsidR="00013169" w:rsidRPr="00013169">
        <w:rPr>
          <w:rtl/>
          <w:lang w:bidi="fa-IR"/>
        </w:rPr>
        <w:t xml:space="preserve"> برنامه توسط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sidRPr="00013169">
        <w:rPr>
          <w:rtl/>
          <w:lang w:bidi="fa-IR"/>
        </w:rPr>
        <w:t>ها تع</w:t>
      </w:r>
      <w:r w:rsidR="00013169" w:rsidRPr="00013169">
        <w:rPr>
          <w:rFonts w:hint="cs"/>
          <w:rtl/>
          <w:lang w:bidi="fa-IR"/>
        </w:rPr>
        <w:t>یی</w:t>
      </w:r>
      <w:r w:rsidR="00013169" w:rsidRPr="00013169">
        <w:rPr>
          <w:rFonts w:hint="eastAsia"/>
          <w:rtl/>
          <w:lang w:bidi="fa-IR"/>
        </w:rPr>
        <w:t>ن</w:t>
      </w:r>
      <w:r w:rsidR="00013169" w:rsidRPr="00013169">
        <w:rPr>
          <w:rtl/>
          <w:lang w:bidi="fa-IR"/>
        </w:rPr>
        <w:t xml:space="preserve"> م</w:t>
      </w:r>
      <w:r w:rsidR="00013169" w:rsidRPr="00013169">
        <w:rPr>
          <w:rFonts w:hint="cs"/>
          <w:rtl/>
          <w:lang w:bidi="fa-IR"/>
        </w:rPr>
        <w:t>ی‌</w:t>
      </w:r>
      <w:r w:rsidR="00013169" w:rsidRPr="00013169">
        <w:rPr>
          <w:rFonts w:hint="eastAsia"/>
          <w:rtl/>
          <w:lang w:bidi="fa-IR"/>
        </w:rPr>
        <w:t>شود</w:t>
      </w:r>
      <w:r w:rsidR="00013169" w:rsidRPr="00013169">
        <w:rPr>
          <w:rtl/>
          <w:lang w:bidi="fa-IR"/>
        </w:rPr>
        <w:t>. در هنگام تعر</w:t>
      </w:r>
      <w:r w:rsidR="00013169" w:rsidRPr="00013169">
        <w:rPr>
          <w:rFonts w:hint="cs"/>
          <w:rtl/>
          <w:lang w:bidi="fa-IR"/>
        </w:rPr>
        <w:t>ی</w:t>
      </w:r>
      <w:r w:rsidR="00013169" w:rsidRPr="00013169">
        <w:rPr>
          <w:rFonts w:hint="eastAsia"/>
          <w:rtl/>
          <w:lang w:bidi="fa-IR"/>
        </w:rPr>
        <w:t>ف</w:t>
      </w:r>
      <w:r w:rsidR="00013169" w:rsidRPr="00013169">
        <w:rPr>
          <w:rtl/>
          <w:lang w:bidi="fa-IR"/>
        </w:rPr>
        <w:t xml:space="preserve"> هر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lang w:bidi="fa-IR"/>
        </w:rPr>
        <w:t xml:space="preserve"> </w:t>
      </w:r>
      <w:r>
        <w:rPr>
          <w:rtl/>
          <w:lang w:bidi="fa-IR"/>
        </w:rPr>
        <w:t>برنامه‌نو</w:t>
      </w:r>
      <w:r>
        <w:rPr>
          <w:rFonts w:hint="cs"/>
          <w:rtl/>
          <w:lang w:bidi="fa-IR"/>
        </w:rPr>
        <w:t>ی</w:t>
      </w:r>
      <w:r>
        <w:rPr>
          <w:rFonts w:hint="eastAsia"/>
          <w:rtl/>
          <w:lang w:bidi="fa-IR"/>
        </w:rPr>
        <w:t>س</w:t>
      </w:r>
      <w:r w:rsidR="00013169" w:rsidRPr="00013169">
        <w:rPr>
          <w:rtl/>
          <w:lang w:bidi="fa-IR"/>
        </w:rPr>
        <w:t xml:space="preserve"> موظف است برا</w:t>
      </w:r>
      <w:r w:rsidR="00013169" w:rsidRPr="00013169">
        <w:rPr>
          <w:rFonts w:hint="cs"/>
          <w:rtl/>
          <w:lang w:bidi="fa-IR"/>
        </w:rPr>
        <w:t>ی</w:t>
      </w:r>
      <w:r w:rsidR="00013169" w:rsidRPr="00013169">
        <w:rPr>
          <w:rtl/>
          <w:lang w:bidi="fa-IR"/>
        </w:rPr>
        <w:t xml:space="preserve"> آن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lang w:bidi="fa-IR"/>
        </w:rPr>
        <w:t xml:space="preserve"> </w:t>
      </w:r>
      <w:r w:rsidR="00013169" w:rsidRPr="00013169">
        <w:rPr>
          <w:rFonts w:hint="cs"/>
          <w:rtl/>
          <w:lang w:bidi="fa-IR"/>
        </w:rPr>
        <w:t>ی</w:t>
      </w:r>
      <w:r w:rsidR="00013169" w:rsidRPr="00013169">
        <w:rPr>
          <w:rFonts w:hint="eastAsia"/>
          <w:rtl/>
          <w:lang w:bidi="fa-IR"/>
        </w:rPr>
        <w:t>ک</w:t>
      </w:r>
      <w:r w:rsidR="00013169" w:rsidRPr="00013169">
        <w:rPr>
          <w:rtl/>
          <w:lang w:bidi="fa-IR"/>
        </w:rPr>
        <w:t xml:space="preserve"> </w:t>
      </w:r>
      <w:r w:rsidR="00013169" w:rsidRPr="00013169">
        <w:rPr>
          <w:lang w:bidi="fa-IR"/>
        </w:rPr>
        <w:t>Event-Handler</w:t>
      </w:r>
      <w:r w:rsidR="00013169" w:rsidRPr="00013169">
        <w:rPr>
          <w:rtl/>
          <w:lang w:bidi="fa-IR"/>
        </w:rPr>
        <w:t xml:space="preserve"> </w:t>
      </w:r>
      <w:r w:rsidR="00013169" w:rsidRPr="00013169">
        <w:rPr>
          <w:rFonts w:hint="cs"/>
          <w:rtl/>
          <w:lang w:bidi="fa-IR"/>
        </w:rPr>
        <w:t>ی</w:t>
      </w:r>
      <w:r w:rsidR="00013169" w:rsidRPr="00013169">
        <w:rPr>
          <w:rFonts w:hint="eastAsia"/>
          <w:rtl/>
          <w:lang w:bidi="fa-IR"/>
        </w:rPr>
        <w:t>ا</w:t>
      </w:r>
      <w:r w:rsidR="00013169" w:rsidRPr="00013169">
        <w:rPr>
          <w:rtl/>
          <w:lang w:bidi="fa-IR"/>
        </w:rPr>
        <w:t xml:space="preserve"> </w:t>
      </w:r>
      <w:r w:rsidR="00013169" w:rsidRPr="00013169">
        <w:rPr>
          <w:lang w:bidi="fa-IR"/>
        </w:rPr>
        <w:t>Event-Callback</w:t>
      </w:r>
      <w:r w:rsidR="00013169" w:rsidRPr="00013169">
        <w:rPr>
          <w:rtl/>
          <w:lang w:bidi="fa-IR"/>
        </w:rPr>
        <w:t xml:space="preserve"> ن</w:t>
      </w:r>
      <w:r w:rsidR="00013169" w:rsidRPr="00013169">
        <w:rPr>
          <w:rFonts w:hint="cs"/>
          <w:rtl/>
          <w:lang w:bidi="fa-IR"/>
        </w:rPr>
        <w:t>ی</w:t>
      </w:r>
      <w:r w:rsidR="00013169" w:rsidRPr="00013169">
        <w:rPr>
          <w:rFonts w:hint="eastAsia"/>
          <w:rtl/>
          <w:lang w:bidi="fa-IR"/>
        </w:rPr>
        <w:t>ز</w:t>
      </w:r>
      <w:r w:rsidR="00013169" w:rsidRPr="00013169">
        <w:rPr>
          <w:rtl/>
          <w:lang w:bidi="fa-IR"/>
        </w:rPr>
        <w:t xml:space="preserve"> تعر</w:t>
      </w:r>
      <w:r w:rsidR="00013169" w:rsidRPr="00013169">
        <w:rPr>
          <w:rFonts w:hint="cs"/>
          <w:rtl/>
          <w:lang w:bidi="fa-IR"/>
        </w:rPr>
        <w:t>ی</w:t>
      </w:r>
      <w:r w:rsidR="00013169" w:rsidRPr="00013169">
        <w:rPr>
          <w:rFonts w:hint="eastAsia"/>
          <w:rtl/>
          <w:lang w:bidi="fa-IR"/>
        </w:rPr>
        <w:t>ف</w:t>
      </w:r>
      <w:r w:rsidR="00013169" w:rsidRPr="00013169">
        <w:rPr>
          <w:rtl/>
          <w:lang w:bidi="fa-IR"/>
        </w:rPr>
        <w:t xml:space="preserve"> کند تا در هنگام اتفاق افتادن آن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rFonts w:hint="cs"/>
          <w:rtl/>
          <w:lang w:bidi="fa-IR"/>
        </w:rPr>
        <w:t xml:space="preserve"> </w:t>
      </w:r>
      <w:r w:rsidR="00013169" w:rsidRPr="00013169">
        <w:rPr>
          <w:rtl/>
          <w:lang w:bidi="fa-IR"/>
        </w:rPr>
        <w:t>صدا زده شوند و وظ</w:t>
      </w:r>
      <w:r w:rsidR="00013169" w:rsidRPr="00013169">
        <w:rPr>
          <w:rFonts w:hint="cs"/>
          <w:rtl/>
          <w:lang w:bidi="fa-IR"/>
        </w:rPr>
        <w:t>ی</w:t>
      </w:r>
      <w:r w:rsidR="00013169" w:rsidRPr="00013169">
        <w:rPr>
          <w:rFonts w:hint="eastAsia"/>
          <w:rtl/>
          <w:lang w:bidi="fa-IR"/>
        </w:rPr>
        <w:t>فه</w:t>
      </w:r>
      <w:r w:rsidR="00013169" w:rsidRPr="00013169">
        <w:rPr>
          <w:rtl/>
          <w:lang w:bidi="fa-IR"/>
        </w:rPr>
        <w:t xml:space="preserve"> خود را انجام دهد.</w:t>
      </w:r>
    </w:p>
    <w:p w:rsidR="00705772" w:rsidRDefault="0012143F" w:rsidP="00705772">
      <w:pPr>
        <w:spacing w:line="16" w:lineRule="atLeast"/>
        <w:rPr>
          <w:rtl/>
          <w:lang w:bidi="fa-IR"/>
        </w:rPr>
      </w:pPr>
      <w:r>
        <w:rPr>
          <w:rFonts w:hint="cs"/>
          <w:rtl/>
          <w:lang w:bidi="fa-IR"/>
        </w:rPr>
        <w:t xml:space="preserve">معماری </w:t>
      </w:r>
      <w:r w:rsidR="002E7963">
        <w:rPr>
          <w:rtl/>
          <w:lang w:bidi="fa-IR"/>
        </w:rPr>
        <w:t>مورداستفاده</w:t>
      </w:r>
      <w:r>
        <w:rPr>
          <w:rFonts w:hint="cs"/>
          <w:rtl/>
          <w:lang w:bidi="fa-IR"/>
        </w:rPr>
        <w:t xml:space="preserve"> ما نیز در این پروژه، معماری </w:t>
      </w:r>
      <w:r w:rsidR="002E7963">
        <w:rPr>
          <w:rtl/>
          <w:lang w:bidi="fa-IR"/>
        </w:rPr>
        <w:t>رو</w:t>
      </w:r>
      <w:r w:rsidR="002E7963">
        <w:rPr>
          <w:rFonts w:hint="cs"/>
          <w:rtl/>
          <w:lang w:bidi="fa-IR"/>
        </w:rPr>
        <w:t>ی</w:t>
      </w:r>
      <w:r w:rsidR="002E7963">
        <w:rPr>
          <w:rFonts w:hint="eastAsia"/>
          <w:rtl/>
          <w:lang w:bidi="fa-IR"/>
        </w:rPr>
        <w:t>داد</w:t>
      </w:r>
      <w:r w:rsidR="002E7963">
        <w:rPr>
          <w:rtl/>
          <w:lang w:bidi="fa-IR"/>
        </w:rPr>
        <w:t xml:space="preserve"> گرا</w:t>
      </w:r>
      <w:r>
        <w:rPr>
          <w:rFonts w:hint="cs"/>
          <w:rtl/>
          <w:lang w:bidi="fa-IR"/>
        </w:rPr>
        <w:t xml:space="preserve"> است.</w:t>
      </w:r>
    </w:p>
    <w:p w:rsidR="00EE1F71" w:rsidRDefault="00EE1F71" w:rsidP="00705772">
      <w:pPr>
        <w:spacing w:line="16" w:lineRule="atLeast"/>
        <w:rPr>
          <w:rtl/>
          <w:lang w:bidi="fa-IR"/>
        </w:rPr>
      </w:pPr>
    </w:p>
    <w:p w:rsidR="0017070B" w:rsidRPr="00330962" w:rsidRDefault="0017070B" w:rsidP="00EE1F71">
      <w:pPr>
        <w:pStyle w:val="Heading3"/>
        <w:spacing w:line="16" w:lineRule="atLeast"/>
        <w:rPr>
          <w:rtl/>
        </w:rPr>
      </w:pPr>
      <w:r>
        <w:rPr>
          <w:rFonts w:hint="cs"/>
          <w:rtl/>
        </w:rPr>
        <w:t>2-2-</w:t>
      </w:r>
      <w:r w:rsidR="00EE1F71">
        <w:rPr>
          <w:rFonts w:hint="cs"/>
          <w:rtl/>
        </w:rPr>
        <w:t>3</w:t>
      </w:r>
      <w:r>
        <w:rPr>
          <w:rFonts w:hint="cs"/>
          <w:rtl/>
        </w:rPr>
        <w:t>- مونگو دی بی</w:t>
      </w:r>
    </w:p>
    <w:p w:rsidR="0017070B" w:rsidRDefault="0017070B" w:rsidP="00705772">
      <w:pPr>
        <w:spacing w:line="16" w:lineRule="atLeast"/>
        <w:rPr>
          <w:rtl/>
          <w:lang w:bidi="fa-IR"/>
        </w:rPr>
      </w:pPr>
      <w:proofErr w:type="gramStart"/>
      <w:r w:rsidRPr="0017070B">
        <w:rPr>
          <w:lang w:bidi="fa-IR"/>
        </w:rPr>
        <w:t>MongoDB</w:t>
      </w:r>
      <w:r>
        <w:rPr>
          <w:rFonts w:hint="cs"/>
          <w:rtl/>
          <w:lang w:bidi="fa-IR"/>
        </w:rPr>
        <w:t xml:space="preserve"> </w:t>
      </w:r>
      <w:r w:rsidRPr="0017070B">
        <w:rPr>
          <w:rtl/>
          <w:lang w:bidi="fa-IR"/>
        </w:rPr>
        <w:t xml:space="preserve"> </w:t>
      </w:r>
      <w:r w:rsidRPr="0017070B">
        <w:rPr>
          <w:rFonts w:hint="cs"/>
          <w:rtl/>
          <w:lang w:bidi="fa-IR"/>
        </w:rPr>
        <w:t>ی</w:t>
      </w:r>
      <w:r w:rsidRPr="0017070B">
        <w:rPr>
          <w:rFonts w:hint="eastAsia"/>
          <w:rtl/>
          <w:lang w:bidi="fa-IR"/>
        </w:rPr>
        <w:t>ک</w:t>
      </w:r>
      <w:proofErr w:type="gramEnd"/>
      <w:r w:rsidRPr="0017070B">
        <w:rPr>
          <w:rtl/>
          <w:lang w:bidi="fa-IR"/>
        </w:rPr>
        <w:t xml:space="preserve"> پا</w:t>
      </w:r>
      <w:r w:rsidRPr="0017070B">
        <w:rPr>
          <w:rFonts w:hint="cs"/>
          <w:rtl/>
          <w:lang w:bidi="fa-IR"/>
        </w:rPr>
        <w:t>ی</w:t>
      </w:r>
      <w:r w:rsidRPr="0017070B">
        <w:rPr>
          <w:rFonts w:hint="eastAsia"/>
          <w:rtl/>
          <w:lang w:bidi="fa-IR"/>
        </w:rPr>
        <w:t>گاه</w:t>
      </w:r>
      <w:r>
        <w:rPr>
          <w:rtl/>
          <w:lang w:bidi="fa-IR"/>
        </w:rPr>
        <w:t xml:space="preserve"> </w:t>
      </w:r>
      <w:r w:rsidR="002E7963">
        <w:rPr>
          <w:rtl/>
          <w:lang w:bidi="fa-IR"/>
        </w:rPr>
        <w:t>داده‌</w:t>
      </w:r>
      <w:r w:rsidR="002E7963">
        <w:rPr>
          <w:rFonts w:hint="cs"/>
          <w:rtl/>
          <w:lang w:bidi="fa-IR"/>
        </w:rPr>
        <w:t>ی</w:t>
      </w:r>
      <w:r>
        <w:rPr>
          <w:rFonts w:hint="cs"/>
          <w:rtl/>
          <w:lang w:bidi="fa-IR"/>
        </w:rPr>
        <w:t xml:space="preserve"> </w:t>
      </w:r>
      <w:r w:rsidRPr="0017070B">
        <w:rPr>
          <w:lang w:bidi="fa-IR"/>
        </w:rPr>
        <w:t>NoSQL</w:t>
      </w:r>
      <w:r w:rsidRPr="0017070B">
        <w:rPr>
          <w:rtl/>
          <w:lang w:bidi="fa-IR"/>
        </w:rPr>
        <w:t xml:space="preserve"> سند-گرا</w:t>
      </w:r>
      <w:r w:rsidRPr="0017070B">
        <w:rPr>
          <w:rFonts w:hint="cs"/>
          <w:rtl/>
          <w:lang w:bidi="fa-IR"/>
        </w:rPr>
        <w:t>ی</w:t>
      </w:r>
      <w:r w:rsidRPr="0017070B">
        <w:rPr>
          <w:rtl/>
          <w:lang w:bidi="fa-IR"/>
        </w:rPr>
        <w:t xml:space="preserve"> متن‌باز، کارا، مق</w:t>
      </w:r>
      <w:r w:rsidRPr="0017070B">
        <w:rPr>
          <w:rFonts w:hint="cs"/>
          <w:rtl/>
          <w:lang w:bidi="fa-IR"/>
        </w:rPr>
        <w:t>ی</w:t>
      </w:r>
      <w:r w:rsidRPr="0017070B">
        <w:rPr>
          <w:rFonts w:hint="eastAsia"/>
          <w:rtl/>
          <w:lang w:bidi="fa-IR"/>
        </w:rPr>
        <w:t>اس‌پذ</w:t>
      </w:r>
      <w:r w:rsidRPr="0017070B">
        <w:rPr>
          <w:rFonts w:hint="cs"/>
          <w:rtl/>
          <w:lang w:bidi="fa-IR"/>
        </w:rPr>
        <w:t>ی</w:t>
      </w:r>
      <w:r w:rsidRPr="0017070B">
        <w:rPr>
          <w:rFonts w:hint="eastAsia"/>
          <w:rtl/>
          <w:lang w:bidi="fa-IR"/>
        </w:rPr>
        <w:t>ر،</w:t>
      </w:r>
      <w:r w:rsidRPr="0017070B">
        <w:rPr>
          <w:rtl/>
          <w:lang w:bidi="fa-IR"/>
        </w:rPr>
        <w:t xml:space="preserve"> بدون ن</w:t>
      </w:r>
      <w:r w:rsidRPr="0017070B">
        <w:rPr>
          <w:rFonts w:hint="cs"/>
          <w:rtl/>
          <w:lang w:bidi="fa-IR"/>
        </w:rPr>
        <w:t>ی</w:t>
      </w:r>
      <w:r w:rsidRPr="0017070B">
        <w:rPr>
          <w:rFonts w:hint="eastAsia"/>
          <w:rtl/>
          <w:lang w:bidi="fa-IR"/>
        </w:rPr>
        <w:t>از</w:t>
      </w:r>
      <w:r w:rsidRPr="0017070B">
        <w:rPr>
          <w:rtl/>
          <w:lang w:bidi="fa-IR"/>
        </w:rPr>
        <w:t xml:space="preserve"> به طرح‌بند</w:t>
      </w:r>
      <w:r w:rsidRPr="0017070B">
        <w:rPr>
          <w:rFonts w:hint="cs"/>
          <w:rtl/>
          <w:lang w:bidi="fa-IR"/>
        </w:rPr>
        <w:t>ی</w:t>
      </w:r>
      <w:r w:rsidRPr="0017070B">
        <w:rPr>
          <w:rtl/>
          <w:lang w:bidi="fa-IR"/>
        </w:rPr>
        <w:t xml:space="preserve"> اول</w:t>
      </w:r>
      <w:r w:rsidRPr="0017070B">
        <w:rPr>
          <w:rFonts w:hint="cs"/>
          <w:rtl/>
          <w:lang w:bidi="fa-IR"/>
        </w:rPr>
        <w:t>ی</w:t>
      </w:r>
      <w:r w:rsidRPr="0017070B">
        <w:rPr>
          <w:rFonts w:hint="eastAsia"/>
          <w:rtl/>
          <w:lang w:bidi="fa-IR"/>
        </w:rPr>
        <w:t>ه</w:t>
      </w:r>
      <w:r w:rsidRPr="0017070B">
        <w:rPr>
          <w:rtl/>
          <w:lang w:bidi="fa-IR"/>
        </w:rPr>
        <w:t xml:space="preserve"> </w:t>
      </w:r>
      <w:r w:rsidR="002E7963">
        <w:rPr>
          <w:rtl/>
          <w:lang w:bidi="fa-IR"/>
        </w:rPr>
        <w:t>نوشته‌شده</w:t>
      </w:r>
      <w:r w:rsidRPr="0017070B">
        <w:rPr>
          <w:rtl/>
          <w:lang w:bidi="fa-IR"/>
        </w:rPr>
        <w:t xml:space="preserve"> در زبان برنامه‌نو</w:t>
      </w:r>
      <w:r w:rsidRPr="0017070B">
        <w:rPr>
          <w:rFonts w:hint="cs"/>
          <w:rtl/>
          <w:lang w:bidi="fa-IR"/>
        </w:rPr>
        <w:t>ی</w:t>
      </w:r>
      <w:r w:rsidRPr="0017070B">
        <w:rPr>
          <w:rFonts w:hint="eastAsia"/>
          <w:rtl/>
          <w:lang w:bidi="fa-IR"/>
        </w:rPr>
        <w:t>س</w:t>
      </w:r>
      <w:r w:rsidRPr="0017070B">
        <w:rPr>
          <w:rFonts w:hint="cs"/>
          <w:rtl/>
          <w:lang w:bidi="fa-IR"/>
        </w:rPr>
        <w:t>ی</w:t>
      </w:r>
      <w:r w:rsidRPr="0017070B">
        <w:rPr>
          <w:rtl/>
          <w:lang w:bidi="fa-IR"/>
        </w:rPr>
        <w:t xml:space="preserve"> س</w:t>
      </w:r>
      <w:r w:rsidRPr="0017070B">
        <w:rPr>
          <w:rFonts w:hint="cs"/>
          <w:rtl/>
          <w:lang w:bidi="fa-IR"/>
        </w:rPr>
        <w:t>ی</w:t>
      </w:r>
      <w:r w:rsidRPr="0017070B">
        <w:rPr>
          <w:rtl/>
          <w:lang w:bidi="fa-IR"/>
        </w:rPr>
        <w:t xml:space="preserve">++ </w:t>
      </w:r>
      <w:r>
        <w:rPr>
          <w:rFonts w:hint="cs"/>
          <w:rtl/>
          <w:lang w:bidi="fa-IR"/>
        </w:rPr>
        <w:t xml:space="preserve">و </w:t>
      </w:r>
      <w:r w:rsidR="002E7963">
        <w:rPr>
          <w:rtl/>
          <w:lang w:bidi="fa-IR"/>
        </w:rPr>
        <w:t>جاوا اسکر</w:t>
      </w:r>
      <w:r w:rsidR="002E7963">
        <w:rPr>
          <w:rFonts w:hint="cs"/>
          <w:rtl/>
          <w:lang w:bidi="fa-IR"/>
        </w:rPr>
        <w:t>ی</w:t>
      </w:r>
      <w:r w:rsidR="002E7963">
        <w:rPr>
          <w:rFonts w:hint="eastAsia"/>
          <w:rtl/>
          <w:lang w:bidi="fa-IR"/>
        </w:rPr>
        <w:t>پت</w:t>
      </w:r>
      <w:r>
        <w:rPr>
          <w:rFonts w:hint="cs"/>
          <w:rtl/>
          <w:lang w:bidi="fa-IR"/>
        </w:rPr>
        <w:t xml:space="preserve"> </w:t>
      </w:r>
      <w:r w:rsidRPr="0017070B">
        <w:rPr>
          <w:rtl/>
          <w:lang w:bidi="fa-IR"/>
        </w:rPr>
        <w:t>است.</w:t>
      </w:r>
    </w:p>
    <w:p w:rsidR="0012143F" w:rsidRDefault="00481E49" w:rsidP="00705772">
      <w:pPr>
        <w:spacing w:line="16" w:lineRule="atLeast"/>
        <w:rPr>
          <w:rtl/>
          <w:lang w:bidi="fa-IR"/>
        </w:rPr>
      </w:pPr>
      <w:r>
        <w:rPr>
          <w:rFonts w:hint="cs"/>
          <w:rtl/>
          <w:lang w:bidi="fa-IR"/>
        </w:rPr>
        <w:t>از مزایای این پایگاه داده که ما را ترغیب به استفاده از آن کرد عبارت انداز:</w:t>
      </w:r>
    </w:p>
    <w:p w:rsidR="00481E49" w:rsidRDefault="003B050C" w:rsidP="00481E49">
      <w:pPr>
        <w:pStyle w:val="ListParagraph"/>
        <w:numPr>
          <w:ilvl w:val="0"/>
          <w:numId w:val="50"/>
        </w:numPr>
        <w:spacing w:line="16" w:lineRule="atLeast"/>
        <w:rPr>
          <w:lang w:bidi="fa-IR"/>
        </w:rPr>
      </w:pPr>
      <w:r>
        <w:rPr>
          <w:rFonts w:hint="cs"/>
          <w:rtl/>
          <w:lang w:bidi="fa-IR"/>
        </w:rPr>
        <w:t>محدود نبودن به ساختار جدولی</w:t>
      </w:r>
    </w:p>
    <w:p w:rsidR="003B050C" w:rsidRDefault="003B050C" w:rsidP="00481E49">
      <w:pPr>
        <w:pStyle w:val="ListParagraph"/>
        <w:numPr>
          <w:ilvl w:val="0"/>
          <w:numId w:val="50"/>
        </w:numPr>
        <w:spacing w:line="16" w:lineRule="atLeast"/>
        <w:rPr>
          <w:lang w:bidi="fa-IR"/>
        </w:rPr>
      </w:pPr>
      <w:r>
        <w:rPr>
          <w:rFonts w:hint="cs"/>
          <w:rtl/>
          <w:lang w:bidi="fa-IR"/>
        </w:rPr>
        <w:t xml:space="preserve">امکان طراحی ساختار برای بهینه کردن بر اساس کوئری های </w:t>
      </w:r>
      <w:r w:rsidR="002E7963">
        <w:rPr>
          <w:rtl/>
          <w:lang w:bidi="fa-IR"/>
        </w:rPr>
        <w:t>موردن</w:t>
      </w:r>
      <w:r w:rsidR="002E7963">
        <w:rPr>
          <w:rFonts w:hint="cs"/>
          <w:rtl/>
          <w:lang w:bidi="fa-IR"/>
        </w:rPr>
        <w:t>ی</w:t>
      </w:r>
      <w:r w:rsidR="002E7963">
        <w:rPr>
          <w:rFonts w:hint="eastAsia"/>
          <w:rtl/>
          <w:lang w:bidi="fa-IR"/>
        </w:rPr>
        <w:t>از</w:t>
      </w:r>
    </w:p>
    <w:p w:rsidR="003B050C" w:rsidRDefault="003B050C" w:rsidP="00481E49">
      <w:pPr>
        <w:pStyle w:val="ListParagraph"/>
        <w:numPr>
          <w:ilvl w:val="0"/>
          <w:numId w:val="50"/>
        </w:numPr>
        <w:spacing w:line="16" w:lineRule="atLeast"/>
        <w:rPr>
          <w:lang w:bidi="fa-IR"/>
        </w:rPr>
      </w:pPr>
      <w:r>
        <w:rPr>
          <w:rFonts w:hint="cs"/>
          <w:rtl/>
          <w:lang w:bidi="fa-IR"/>
        </w:rPr>
        <w:t xml:space="preserve">انعطاف بسیار بالا در اعمال تغییرات </w:t>
      </w:r>
    </w:p>
    <w:p w:rsidR="003B050C" w:rsidRDefault="002E7963" w:rsidP="00481E49">
      <w:pPr>
        <w:pStyle w:val="ListParagraph"/>
        <w:numPr>
          <w:ilvl w:val="0"/>
          <w:numId w:val="50"/>
        </w:numPr>
        <w:spacing w:line="16" w:lineRule="atLeast"/>
        <w:rPr>
          <w:lang w:bidi="fa-IR"/>
        </w:rPr>
      </w:pPr>
      <w:r>
        <w:rPr>
          <w:rtl/>
          <w:lang w:bidi="fa-IR"/>
        </w:rPr>
        <w:t>ذخ</w:t>
      </w:r>
      <w:r>
        <w:rPr>
          <w:rFonts w:hint="cs"/>
          <w:rtl/>
          <w:lang w:bidi="fa-IR"/>
        </w:rPr>
        <w:t>ی</w:t>
      </w:r>
      <w:r>
        <w:rPr>
          <w:rFonts w:hint="eastAsia"/>
          <w:rtl/>
          <w:lang w:bidi="fa-IR"/>
        </w:rPr>
        <w:t>ره‌ساز</w:t>
      </w:r>
      <w:r>
        <w:rPr>
          <w:rFonts w:hint="cs"/>
          <w:rtl/>
          <w:lang w:bidi="fa-IR"/>
        </w:rPr>
        <w:t>ی</w:t>
      </w:r>
      <w:r w:rsidR="003B050C">
        <w:rPr>
          <w:rFonts w:hint="cs"/>
          <w:rtl/>
          <w:lang w:bidi="fa-IR"/>
        </w:rPr>
        <w:t xml:space="preserve"> اطلاعات با فرمتی معادل </w:t>
      </w:r>
      <w:r w:rsidR="003B050C">
        <w:rPr>
          <w:lang w:bidi="fa-IR"/>
        </w:rPr>
        <w:t>json</w:t>
      </w:r>
    </w:p>
    <w:p w:rsidR="003B050C" w:rsidRDefault="00EE1F71" w:rsidP="00481E49">
      <w:pPr>
        <w:pStyle w:val="ListParagraph"/>
        <w:numPr>
          <w:ilvl w:val="0"/>
          <w:numId w:val="50"/>
        </w:numPr>
        <w:spacing w:line="16" w:lineRule="atLeast"/>
        <w:rPr>
          <w:lang w:bidi="fa-IR"/>
        </w:rPr>
      </w:pPr>
      <w:r>
        <w:rPr>
          <w:rFonts w:hint="cs"/>
          <w:rtl/>
          <w:lang w:bidi="fa-IR"/>
        </w:rPr>
        <w:lastRenderedPageBreak/>
        <w:t>سرعت توسعه بالا</w:t>
      </w:r>
    </w:p>
    <w:p w:rsidR="00EE1F71" w:rsidRDefault="00EE1F71" w:rsidP="00481E49">
      <w:pPr>
        <w:pStyle w:val="ListParagraph"/>
        <w:numPr>
          <w:ilvl w:val="0"/>
          <w:numId w:val="50"/>
        </w:numPr>
        <w:spacing w:line="16" w:lineRule="atLeast"/>
        <w:rPr>
          <w:rtl/>
          <w:lang w:bidi="fa-IR"/>
        </w:rPr>
      </w:pPr>
      <w:r>
        <w:rPr>
          <w:rFonts w:hint="cs"/>
          <w:rtl/>
          <w:lang w:bidi="fa-IR"/>
        </w:rPr>
        <w:t xml:space="preserve">امکان </w:t>
      </w:r>
      <w:r w:rsidR="002E7963">
        <w:rPr>
          <w:rtl/>
          <w:lang w:bidi="fa-IR"/>
        </w:rPr>
        <w:t>ذخ</w:t>
      </w:r>
      <w:r w:rsidR="002E7963">
        <w:rPr>
          <w:rFonts w:hint="cs"/>
          <w:rtl/>
          <w:lang w:bidi="fa-IR"/>
        </w:rPr>
        <w:t>ی</w:t>
      </w:r>
      <w:r w:rsidR="002E7963">
        <w:rPr>
          <w:rFonts w:hint="eastAsia"/>
          <w:rtl/>
          <w:lang w:bidi="fa-IR"/>
        </w:rPr>
        <w:t>ره‌ساز</w:t>
      </w:r>
      <w:r w:rsidR="002E7963">
        <w:rPr>
          <w:rFonts w:hint="cs"/>
          <w:rtl/>
          <w:lang w:bidi="fa-IR"/>
        </w:rPr>
        <w:t>ی</w:t>
      </w:r>
      <w:r>
        <w:rPr>
          <w:rFonts w:hint="cs"/>
          <w:rtl/>
          <w:lang w:bidi="fa-IR"/>
        </w:rPr>
        <w:t xml:space="preserve"> فایل </w:t>
      </w:r>
      <w:r w:rsidR="002E7963">
        <w:rPr>
          <w:rFonts w:hint="cs"/>
          <w:rtl/>
          <w:lang w:bidi="fa-IR"/>
        </w:rPr>
        <w:t>با حجم بالا (</w:t>
      </w:r>
      <w:r w:rsidR="002E7963">
        <w:rPr>
          <w:rtl/>
          <w:lang w:bidi="fa-IR"/>
        </w:rPr>
        <w:t>ازجمله</w:t>
      </w:r>
      <w:r w:rsidR="002E7963">
        <w:rPr>
          <w:rFonts w:hint="cs"/>
          <w:rtl/>
          <w:lang w:bidi="fa-IR"/>
        </w:rPr>
        <w:t xml:space="preserve"> فایل های صوتی و تصویری)</w:t>
      </w:r>
    </w:p>
    <w:p w:rsidR="0017070B" w:rsidRDefault="00481E49" w:rsidP="00481E49">
      <w:pPr>
        <w:spacing w:line="16" w:lineRule="atLeast"/>
        <w:rPr>
          <w:rtl/>
          <w:lang w:bidi="fa-IR"/>
        </w:rPr>
      </w:pPr>
      <w:r>
        <w:rPr>
          <w:rFonts w:hint="cs"/>
          <w:rtl/>
          <w:lang w:bidi="fa-IR"/>
        </w:rPr>
        <w:t xml:space="preserve">به علت مزایای استفاده از این </w:t>
      </w:r>
      <w:r w:rsidR="0017070B">
        <w:rPr>
          <w:rFonts w:hint="cs"/>
          <w:rtl/>
          <w:lang w:bidi="fa-IR"/>
        </w:rPr>
        <w:t>پایگاه داده</w:t>
      </w:r>
      <w:r>
        <w:rPr>
          <w:rFonts w:hint="cs"/>
          <w:rtl/>
          <w:lang w:bidi="fa-IR"/>
        </w:rPr>
        <w:t xml:space="preserve">، پایگاه داده </w:t>
      </w:r>
      <w:r w:rsidR="002E7963">
        <w:rPr>
          <w:rtl/>
          <w:lang w:bidi="fa-IR"/>
        </w:rPr>
        <w:t>مورداستفاده</w:t>
      </w:r>
      <w:r>
        <w:rPr>
          <w:rFonts w:hint="cs"/>
          <w:rtl/>
          <w:lang w:bidi="fa-IR"/>
        </w:rPr>
        <w:t xml:space="preserve"> ما نیز</w:t>
      </w:r>
      <w:r w:rsidR="0017070B">
        <w:rPr>
          <w:rFonts w:hint="cs"/>
          <w:rtl/>
          <w:lang w:bidi="fa-IR"/>
        </w:rPr>
        <w:t xml:space="preserve"> در این پروژه </w:t>
      </w:r>
      <w:r w:rsidR="0017070B" w:rsidRPr="0017070B">
        <w:rPr>
          <w:lang w:bidi="fa-IR"/>
        </w:rPr>
        <w:t>MongoDB</w:t>
      </w:r>
      <w:r w:rsidR="0017070B">
        <w:rPr>
          <w:rFonts w:hint="cs"/>
          <w:rtl/>
          <w:lang w:bidi="fa-IR"/>
        </w:rPr>
        <w:t xml:space="preserve"> است.</w:t>
      </w:r>
    </w:p>
    <w:p w:rsidR="0012143F" w:rsidRDefault="0012143F" w:rsidP="00705772">
      <w:pPr>
        <w:spacing w:line="16" w:lineRule="atLeast"/>
        <w:rPr>
          <w:lang w:bidi="fa-IR"/>
        </w:rPr>
      </w:pPr>
    </w:p>
    <w:p w:rsidR="00AB2645" w:rsidRDefault="00AB2645" w:rsidP="005B3B97">
      <w:pPr>
        <w:spacing w:line="16" w:lineRule="atLeast"/>
        <w:rPr>
          <w:rFonts w:hint="cs"/>
          <w:rtl/>
          <w:lang w:bidi="fa-IR"/>
        </w:rPr>
      </w:pPr>
    </w:p>
    <w:p w:rsidR="00290EFE" w:rsidRPr="00330962" w:rsidRDefault="00290EFE" w:rsidP="00290EFE">
      <w:pPr>
        <w:pStyle w:val="Heading3"/>
        <w:spacing w:line="16" w:lineRule="atLeast"/>
        <w:rPr>
          <w:ins w:id="182" w:author="mohammad minoei" w:date="2015-09-07T19:06:00Z"/>
        </w:rPr>
        <w:pPrChange w:id="183" w:author="mohammad minoei" w:date="2015-09-07T19:06:00Z">
          <w:pPr>
            <w:pStyle w:val="Heading3"/>
            <w:spacing w:line="16" w:lineRule="atLeast"/>
          </w:pPr>
        </w:pPrChange>
      </w:pPr>
      <w:ins w:id="184" w:author="mohammad minoei" w:date="2015-09-07T19:06:00Z">
        <w:r>
          <w:rPr>
            <w:rFonts w:hint="cs"/>
            <w:rtl/>
          </w:rPr>
          <w:t>2-3</w:t>
        </w:r>
        <w:r>
          <w:rPr>
            <w:rFonts w:hint="cs"/>
            <w:rtl/>
          </w:rPr>
          <w:t>-1- مورد کاربرد ها</w:t>
        </w:r>
      </w:ins>
    </w:p>
    <w:p w:rsidR="00290EFE" w:rsidRDefault="00290EFE" w:rsidP="005B3B97">
      <w:pPr>
        <w:spacing w:line="16" w:lineRule="atLeast"/>
        <w:rPr>
          <w:ins w:id="185" w:author="mohammad minoei" w:date="2015-09-07T19:06:00Z"/>
          <w:lang w:bidi="fa-IR"/>
        </w:rPr>
      </w:pPr>
    </w:p>
    <w:p w:rsidR="00290EFE" w:rsidRDefault="00290EFE" w:rsidP="005B3B97">
      <w:pPr>
        <w:spacing w:line="16" w:lineRule="atLeast"/>
        <w:rPr>
          <w:ins w:id="186" w:author="mohammad minoei" w:date="2015-09-07T19:06:00Z"/>
          <w:lang w:bidi="fa-IR"/>
        </w:rPr>
      </w:pPr>
    </w:p>
    <w:p w:rsidR="00290EFE" w:rsidRDefault="00290EFE" w:rsidP="005B3B97">
      <w:pPr>
        <w:spacing w:line="16" w:lineRule="atLeast"/>
        <w:rPr>
          <w:ins w:id="187" w:author="mohammad minoei" w:date="2015-09-07T19:06:00Z"/>
          <w:lang w:bidi="fa-IR"/>
        </w:rPr>
      </w:pPr>
    </w:p>
    <w:p w:rsidR="00290EFE" w:rsidRDefault="00290EFE" w:rsidP="005B3B97">
      <w:pPr>
        <w:spacing w:line="16" w:lineRule="atLeast"/>
        <w:rPr>
          <w:ins w:id="188" w:author="mohammad minoei" w:date="2015-09-07T19:06:00Z"/>
          <w:lang w:bidi="fa-IR"/>
        </w:rPr>
      </w:pPr>
    </w:p>
    <w:p w:rsidR="00290EFE" w:rsidRDefault="00290EFE" w:rsidP="005B3B97">
      <w:pPr>
        <w:spacing w:line="16" w:lineRule="atLeast"/>
        <w:rPr>
          <w:ins w:id="189" w:author="mohammad minoei" w:date="2015-09-07T19:06:00Z"/>
          <w:lang w:bidi="fa-IR"/>
        </w:rPr>
      </w:pPr>
    </w:p>
    <w:p w:rsidR="008C3C3A" w:rsidDel="00220E06" w:rsidRDefault="00290EFE" w:rsidP="00290EFE">
      <w:pPr>
        <w:pStyle w:val="Heading3"/>
        <w:spacing w:line="16" w:lineRule="atLeast"/>
        <w:jc w:val="center"/>
        <w:rPr>
          <w:del w:id="190" w:author="mohammad minoei" w:date="2015-09-06T22:15:00Z"/>
          <w:rtl/>
          <w:lang w:bidi="fa-IR"/>
        </w:rPr>
        <w:pPrChange w:id="191" w:author="mohammad minoei" w:date="2015-09-07T19:06:00Z">
          <w:pPr>
            <w:pStyle w:val="Heading3"/>
            <w:spacing w:line="16" w:lineRule="atLeast"/>
          </w:pPr>
        </w:pPrChange>
      </w:pPr>
      <w:ins w:id="192" w:author="mohammad minoei" w:date="2015-09-07T19:11:00Z">
        <w:r w:rsidRPr="00290EFE">
          <w:rPr>
            <w:rtl/>
            <w:lang w:bidi="fa-IR"/>
          </w:rPr>
          <w:drawing>
            <wp:inline distT="0" distB="0" distL="0" distR="0" wp14:anchorId="799E94C5" wp14:editId="19A06A12">
              <wp:extent cx="3095625" cy="2524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5625" cy="2524125"/>
                      </a:xfrm>
                      <a:prstGeom prst="rect">
                        <a:avLst/>
                      </a:prstGeom>
                    </pic:spPr>
                  </pic:pic>
                </a:graphicData>
              </a:graphic>
            </wp:inline>
          </w:drawing>
        </w:r>
      </w:ins>
      <w:del w:id="193" w:author="mohammad minoei" w:date="2015-09-06T22:15:00Z">
        <w:r w:rsidR="008C3C3A" w:rsidDel="00220E06">
          <w:rPr>
            <w:rFonts w:hint="cs"/>
            <w:rtl/>
            <w:lang w:bidi="fa-IR"/>
          </w:rPr>
          <w:delText>چند تذکر مهم:</w:delText>
        </w:r>
      </w:del>
    </w:p>
    <w:p w:rsidR="008C3C3A" w:rsidDel="00220E06" w:rsidRDefault="008C3C3A" w:rsidP="00290EFE">
      <w:pPr>
        <w:numPr>
          <w:ilvl w:val="0"/>
          <w:numId w:val="14"/>
        </w:numPr>
        <w:spacing w:line="16" w:lineRule="atLeast"/>
        <w:jc w:val="center"/>
        <w:rPr>
          <w:del w:id="194" w:author="mohammad minoei" w:date="2015-09-06T22:15:00Z"/>
          <w:lang w:bidi="fa-IR"/>
        </w:rPr>
        <w:pPrChange w:id="195" w:author="mohammad minoei" w:date="2015-09-07T19:06:00Z">
          <w:pPr>
            <w:numPr>
              <w:numId w:val="14"/>
            </w:numPr>
            <w:tabs>
              <w:tab w:val="num" w:pos="700"/>
            </w:tabs>
            <w:spacing w:line="16" w:lineRule="atLeast"/>
            <w:ind w:left="700" w:hanging="360"/>
          </w:pPr>
        </w:pPrChange>
      </w:pPr>
      <w:del w:id="196" w:author="mohammad minoei" w:date="2015-09-06T22:15:00Z">
        <w:r w:rsidDel="00220E06">
          <w:rPr>
            <w:rFonts w:hint="cs"/>
            <w:rtl/>
            <w:lang w:bidi="fa-IR"/>
          </w:rPr>
          <w:delText xml:space="preserve">دانشجويان مقطع کارداني ملزم به برگزاري جلسه دفاع (انجام گامهاي 6 و 7) </w:delText>
        </w:r>
        <w:r w:rsidRPr="00E86FD0" w:rsidDel="00220E06">
          <w:rPr>
            <w:rFonts w:hint="cs"/>
            <w:b/>
            <w:bCs/>
            <w:u w:val="single"/>
            <w:rtl/>
            <w:lang w:bidi="fa-IR"/>
          </w:rPr>
          <w:delText>نيستند</w:delText>
        </w:r>
        <w:r w:rsidDel="00220E06">
          <w:rPr>
            <w:rFonts w:hint="cs"/>
            <w:rtl/>
            <w:lang w:bidi="fa-IR"/>
          </w:rPr>
          <w:delText>، اما در صورت تمايل، مي</w:delText>
        </w:r>
        <w:r w:rsidDel="00220E06">
          <w:rPr>
            <w:rFonts w:hint="eastAsia"/>
            <w:rtl/>
            <w:lang w:bidi="fa-IR"/>
          </w:rPr>
          <w:delText>‌</w:delText>
        </w:r>
        <w:r w:rsidDel="00220E06">
          <w:rPr>
            <w:rFonts w:hint="cs"/>
            <w:rtl/>
            <w:lang w:bidi="fa-IR"/>
          </w:rPr>
          <w:delText>توانند اين مراحل را نيز انجام دهند.</w:delText>
        </w:r>
      </w:del>
    </w:p>
    <w:p w:rsidR="008C3C3A" w:rsidDel="00220E06" w:rsidRDefault="00AB2645" w:rsidP="00290EFE">
      <w:pPr>
        <w:numPr>
          <w:ilvl w:val="0"/>
          <w:numId w:val="14"/>
        </w:numPr>
        <w:spacing w:line="16" w:lineRule="atLeast"/>
        <w:jc w:val="center"/>
        <w:rPr>
          <w:del w:id="197" w:author="mohammad minoei" w:date="2015-09-06T22:15:00Z"/>
          <w:lang w:bidi="fa-IR"/>
        </w:rPr>
        <w:pPrChange w:id="198" w:author="mohammad minoei" w:date="2015-09-07T19:06:00Z">
          <w:pPr>
            <w:numPr>
              <w:numId w:val="14"/>
            </w:numPr>
            <w:tabs>
              <w:tab w:val="num" w:pos="700"/>
            </w:tabs>
            <w:spacing w:line="16" w:lineRule="atLeast"/>
            <w:ind w:left="700" w:hanging="360"/>
          </w:pPr>
        </w:pPrChange>
      </w:pPr>
      <w:del w:id="199" w:author="mohammad minoei" w:date="2015-09-06T22:15:00Z">
        <w:r w:rsidDel="00220E06">
          <w:rPr>
            <w:rFonts w:hint="cs"/>
            <w:rtl/>
            <w:lang w:bidi="fa-IR"/>
          </w:rPr>
          <w:delText>پس از آنکه دانشجو مراحل بالا را انجام داد، نمره وي پس از محاسبه توسط کميته پروژه، براي آموزش ارسال خواهد شد.</w:delText>
        </w:r>
      </w:del>
    </w:p>
    <w:p w:rsidR="008C3C3A" w:rsidDel="00220E06" w:rsidRDefault="006A69A6" w:rsidP="00290EFE">
      <w:pPr>
        <w:numPr>
          <w:ilvl w:val="0"/>
          <w:numId w:val="14"/>
        </w:numPr>
        <w:spacing w:line="16" w:lineRule="atLeast"/>
        <w:jc w:val="center"/>
        <w:rPr>
          <w:del w:id="200" w:author="mohammad minoei" w:date="2015-09-06T22:15:00Z"/>
        </w:rPr>
        <w:pPrChange w:id="201" w:author="mohammad minoei" w:date="2015-09-07T19:06:00Z">
          <w:pPr>
            <w:numPr>
              <w:numId w:val="14"/>
            </w:numPr>
            <w:tabs>
              <w:tab w:val="num" w:pos="700"/>
            </w:tabs>
            <w:spacing w:line="16" w:lineRule="atLeast"/>
            <w:ind w:left="700" w:hanging="360"/>
          </w:pPr>
        </w:pPrChange>
      </w:pPr>
      <w:del w:id="202" w:author="mohammad minoei" w:date="2015-09-06T22:15:00Z">
        <w:r w:rsidDel="00220E06">
          <w:rPr>
            <w:rtl/>
            <w:lang w:bidi="fa-IR"/>
          </w:rPr>
          <w:delText>ضرور</w:delText>
        </w:r>
        <w:r w:rsidDel="00220E06">
          <w:rPr>
            <w:rFonts w:hint="cs"/>
            <w:rtl/>
            <w:lang w:bidi="fa-IR"/>
          </w:rPr>
          <w:delText>ی</w:delText>
        </w:r>
        <w:r w:rsidDel="00220E06">
          <w:rPr>
            <w:rtl/>
            <w:lang w:bidi="fa-IR"/>
          </w:rPr>
          <w:delText xml:space="preserve"> است دانشجويان محترم پيش</w:delText>
        </w:r>
        <w:r w:rsidR="008C3C3A" w:rsidDel="00220E06">
          <w:rPr>
            <w:rFonts w:hint="cs"/>
            <w:rtl/>
            <w:lang w:bidi="fa-IR"/>
          </w:rPr>
          <w:delText>‌</w:delText>
        </w:r>
        <w:r w:rsidDel="00220E06">
          <w:rPr>
            <w:rtl/>
            <w:lang w:bidi="fa-IR"/>
          </w:rPr>
          <w:delText>بين</w:delText>
        </w:r>
        <w:r w:rsidDel="00220E06">
          <w:rPr>
            <w:rFonts w:hint="cs"/>
            <w:rtl/>
            <w:lang w:bidi="fa-IR"/>
          </w:rPr>
          <w:delText>ی</w:delText>
        </w:r>
        <w:r w:rsidDel="00220E06">
          <w:rPr>
            <w:rtl/>
            <w:lang w:bidi="fa-IR"/>
          </w:rPr>
          <w:delText xml:space="preserve"> لازم برا</w:delText>
        </w:r>
        <w:r w:rsidDel="00220E06">
          <w:rPr>
            <w:rFonts w:hint="cs"/>
            <w:rtl/>
            <w:lang w:bidi="fa-IR"/>
          </w:rPr>
          <w:delText>ی</w:delText>
        </w:r>
        <w:r w:rsidDel="00220E06">
          <w:rPr>
            <w:rtl/>
            <w:lang w:bidi="fa-IR"/>
          </w:rPr>
          <w:delText xml:space="preserve"> ط</w:delText>
        </w:r>
        <w:r w:rsidDel="00220E06">
          <w:rPr>
            <w:rFonts w:hint="cs"/>
            <w:rtl/>
            <w:lang w:bidi="fa-IR"/>
          </w:rPr>
          <w:delText>ی</w:delText>
        </w:r>
        <w:r w:rsidDel="00220E06">
          <w:rPr>
            <w:rtl/>
            <w:lang w:bidi="fa-IR"/>
          </w:rPr>
          <w:delText xml:space="preserve"> مراحل فوق را قبل از اتمام مهلت ارسال نمره به آموزش انجام دهند. در نظر گرفتن </w:delText>
        </w:r>
        <w:r w:rsidRPr="00E86FD0" w:rsidDel="00220E06">
          <w:rPr>
            <w:u w:val="single"/>
            <w:rtl/>
            <w:lang w:bidi="fa-IR"/>
          </w:rPr>
          <w:delText>حداقل يک ماه</w:delText>
        </w:r>
        <w:r w:rsidDel="00220E06">
          <w:rPr>
            <w:rtl/>
            <w:lang w:bidi="fa-IR"/>
          </w:rPr>
          <w:delText xml:space="preserve"> برا</w:delText>
        </w:r>
        <w:r w:rsidDel="00220E06">
          <w:rPr>
            <w:rFonts w:hint="cs"/>
            <w:rtl/>
            <w:lang w:bidi="fa-IR"/>
          </w:rPr>
          <w:delText>ی</w:delText>
        </w:r>
        <w:r w:rsidDel="00220E06">
          <w:rPr>
            <w:rtl/>
            <w:lang w:bidi="fa-IR"/>
          </w:rPr>
          <w:delText xml:space="preserve"> ط</w:delText>
        </w:r>
        <w:r w:rsidDel="00220E06">
          <w:rPr>
            <w:rFonts w:hint="cs"/>
            <w:rtl/>
            <w:lang w:bidi="fa-IR"/>
          </w:rPr>
          <w:delText>ی</w:delText>
        </w:r>
        <w:r w:rsidDel="00220E06">
          <w:rPr>
            <w:rtl/>
            <w:lang w:bidi="fa-IR"/>
          </w:rPr>
          <w:delText xml:space="preserve"> مراحل بالا الزام</w:delText>
        </w:r>
        <w:r w:rsidDel="00220E06">
          <w:rPr>
            <w:rFonts w:hint="cs"/>
            <w:rtl/>
            <w:lang w:bidi="fa-IR"/>
          </w:rPr>
          <w:delText>ی</w:delText>
        </w:r>
        <w:r w:rsidDel="00220E06">
          <w:rPr>
            <w:rtl/>
            <w:lang w:bidi="fa-IR"/>
          </w:rPr>
          <w:delText xml:space="preserve"> است. در غير اينصورت مسئوليت عدم ارسال نمره </w:delText>
        </w:r>
        <w:r w:rsidR="00E86FD0" w:rsidDel="00220E06">
          <w:rPr>
            <w:rFonts w:hint="cs"/>
            <w:rtl/>
            <w:lang w:bidi="fa-IR"/>
          </w:rPr>
          <w:delText xml:space="preserve">در موعد مقرر </w:delText>
        </w:r>
        <w:r w:rsidDel="00220E06">
          <w:rPr>
            <w:rtl/>
            <w:lang w:bidi="fa-IR"/>
          </w:rPr>
          <w:delText>به آموزش</w:delText>
        </w:r>
        <w:r w:rsidR="00FC115D" w:rsidDel="00220E06">
          <w:rPr>
            <w:rFonts w:hint="cs"/>
            <w:rtl/>
            <w:lang w:bidi="fa-IR"/>
          </w:rPr>
          <w:delText>،</w:delText>
        </w:r>
        <w:r w:rsidDel="00220E06">
          <w:rPr>
            <w:rtl/>
            <w:lang w:bidi="fa-IR"/>
          </w:rPr>
          <w:delText xml:space="preserve"> به عهده دان</w:delText>
        </w:r>
        <w:r w:rsidDel="00220E06">
          <w:rPr>
            <w:rFonts w:hint="eastAsia"/>
            <w:rtl/>
            <w:lang w:bidi="fa-IR"/>
          </w:rPr>
          <w:delText>شجو</w:delText>
        </w:r>
        <w:r w:rsidDel="00220E06">
          <w:rPr>
            <w:rtl/>
            <w:lang w:bidi="fa-IR"/>
          </w:rPr>
          <w:delText xml:space="preserve"> م</w:delText>
        </w:r>
        <w:r w:rsidDel="00220E06">
          <w:rPr>
            <w:rFonts w:hint="cs"/>
            <w:rtl/>
            <w:lang w:bidi="fa-IR"/>
          </w:rPr>
          <w:delText>ی</w:delText>
        </w:r>
        <w:r w:rsidDel="00220E06">
          <w:rPr>
            <w:rtl/>
            <w:lang w:bidi="fa-IR"/>
          </w:rPr>
          <w:delText xml:space="preserve"> باشد.                                                                               </w:delText>
        </w:r>
      </w:del>
    </w:p>
    <w:p w:rsidR="00C52CD4" w:rsidDel="00220E06" w:rsidRDefault="00C52CD4" w:rsidP="00290EFE">
      <w:pPr>
        <w:pStyle w:val="Heading2"/>
        <w:spacing w:line="16" w:lineRule="atLeast"/>
        <w:jc w:val="center"/>
        <w:rPr>
          <w:del w:id="203" w:author="mohammad minoei" w:date="2015-09-06T22:15:00Z"/>
          <w:rtl/>
        </w:rPr>
        <w:pPrChange w:id="204" w:author="mohammad minoei" w:date="2015-09-07T19:06:00Z">
          <w:pPr>
            <w:pStyle w:val="Heading2"/>
            <w:spacing w:line="16" w:lineRule="atLeast"/>
          </w:pPr>
        </w:pPrChange>
      </w:pPr>
      <w:del w:id="205" w:author="mohammad minoei" w:date="2015-09-06T22:15:00Z">
        <w:r w:rsidDel="00220E06">
          <w:rPr>
            <w:rFonts w:hint="cs"/>
            <w:rtl/>
          </w:rPr>
          <w:delText xml:space="preserve">2-3- چند توصيه کاربردي </w:delText>
        </w:r>
        <w:r w:rsidR="0019252C" w:rsidDel="00220E06">
          <w:rPr>
            <w:rFonts w:hint="cs"/>
            <w:rtl/>
          </w:rPr>
          <w:delText xml:space="preserve">براي </w:delText>
        </w:r>
        <w:r w:rsidDel="00220E06">
          <w:rPr>
            <w:rFonts w:hint="cs"/>
            <w:rtl/>
          </w:rPr>
          <w:delText xml:space="preserve">انجام </w:delText>
        </w:r>
        <w:r w:rsidR="0019252C" w:rsidDel="00220E06">
          <w:rPr>
            <w:rFonts w:hint="cs"/>
            <w:rtl/>
          </w:rPr>
          <w:delText xml:space="preserve">صحيح </w:delText>
        </w:r>
        <w:r w:rsidDel="00220E06">
          <w:rPr>
            <w:rFonts w:hint="cs"/>
            <w:rtl/>
          </w:rPr>
          <w:delText>پروژه</w:delText>
        </w:r>
      </w:del>
    </w:p>
    <w:p w:rsidR="00C52CD4" w:rsidDel="00220E06" w:rsidRDefault="00C52CD4" w:rsidP="00290EFE">
      <w:pPr>
        <w:spacing w:line="16" w:lineRule="atLeast"/>
        <w:jc w:val="center"/>
        <w:rPr>
          <w:del w:id="206" w:author="mohammad minoei" w:date="2015-09-06T22:15:00Z"/>
          <w:rtl/>
        </w:rPr>
        <w:pPrChange w:id="207" w:author="mohammad minoei" w:date="2015-09-07T19:06:00Z">
          <w:pPr>
            <w:spacing w:line="16" w:lineRule="atLeast"/>
          </w:pPr>
        </w:pPrChange>
      </w:pPr>
      <w:del w:id="208" w:author="mohammad minoei" w:date="2015-09-06T22:15:00Z">
        <w:r w:rsidDel="00220E06">
          <w:rPr>
            <w:rFonts w:hint="cs"/>
            <w:rtl/>
          </w:rPr>
          <w:delText>به دانشجويان عزير توصيه مي‌شود به نک</w:delText>
        </w:r>
        <w:r w:rsidR="00A34579" w:rsidDel="00220E06">
          <w:rPr>
            <w:rFonts w:hint="cs"/>
            <w:rtl/>
          </w:rPr>
          <w:delText>ته‌هاي</w:delText>
        </w:r>
        <w:r w:rsidDel="00220E06">
          <w:rPr>
            <w:rFonts w:hint="cs"/>
            <w:rtl/>
          </w:rPr>
          <w:delText xml:space="preserve"> زير توجه کنند. عمل به اين نک</w:delText>
        </w:r>
        <w:r w:rsidR="00A34579" w:rsidDel="00220E06">
          <w:rPr>
            <w:rFonts w:hint="cs"/>
            <w:rtl/>
          </w:rPr>
          <w:delText>ته‌ها</w:delText>
        </w:r>
        <w:r w:rsidDel="00220E06">
          <w:rPr>
            <w:rFonts w:hint="cs"/>
            <w:rtl/>
          </w:rPr>
          <w:delText xml:space="preserve">، مي‌تواند در جهت انجام موفقيت آميز و آسان پروژه </w:delText>
        </w:r>
        <w:r w:rsidR="00A34579" w:rsidDel="00220E06">
          <w:rPr>
            <w:rFonts w:hint="cs"/>
            <w:rtl/>
          </w:rPr>
          <w:delText>مفيد باشد</w:delText>
        </w:r>
        <w:r w:rsidDel="00220E06">
          <w:rPr>
            <w:rFonts w:hint="cs"/>
            <w:rtl/>
          </w:rPr>
          <w:delText>. درس پروژه، کاربردي</w:delText>
        </w:r>
        <w:r w:rsidR="00370B30" w:rsidDel="00220E06">
          <w:rPr>
            <w:rFonts w:hint="eastAsia"/>
            <w:rtl/>
          </w:rPr>
          <w:delText>‌</w:delText>
        </w:r>
        <w:r w:rsidDel="00220E06">
          <w:rPr>
            <w:rFonts w:hint="cs"/>
            <w:rtl/>
          </w:rPr>
          <w:delText>ترين درس در دوران تحصيل شماست، اگر</w:delText>
        </w:r>
        <w:r w:rsidR="00370B30" w:rsidDel="00220E06">
          <w:rPr>
            <w:rFonts w:hint="cs"/>
            <w:rtl/>
          </w:rPr>
          <w:delText xml:space="preserve"> از ابتداي انتخاب تا تکميل و ارايه آن با نظم و برنامه ريزي دقيق عمل کنيد.</w:delText>
        </w:r>
        <w:r w:rsidDel="00220E06">
          <w:rPr>
            <w:rFonts w:hint="cs"/>
            <w:rtl/>
          </w:rPr>
          <w:delText xml:space="preserve"> پروژه‌اي که از سر بي‌حوص</w:delText>
        </w:r>
        <w:r w:rsidR="00370B30" w:rsidDel="00220E06">
          <w:rPr>
            <w:rFonts w:hint="cs"/>
            <w:rtl/>
          </w:rPr>
          <w:delText>ــ</w:delText>
        </w:r>
        <w:r w:rsidDel="00220E06">
          <w:rPr>
            <w:rFonts w:hint="cs"/>
            <w:rtl/>
          </w:rPr>
          <w:delText xml:space="preserve">لگي و رفع تکليف </w:delText>
        </w:r>
        <w:r w:rsidR="00370B30" w:rsidDel="00220E06">
          <w:rPr>
            <w:rFonts w:hint="cs"/>
            <w:rtl/>
          </w:rPr>
          <w:delText xml:space="preserve">و يا بدون نظم و ترتيب </w:delText>
        </w:r>
        <w:r w:rsidDel="00220E06">
          <w:rPr>
            <w:rFonts w:hint="cs"/>
            <w:rtl/>
          </w:rPr>
          <w:delText>انجام شود، نه‌تنها ارزش علمي ندارد، بلکه ممکن است</w:delText>
        </w:r>
        <w:r w:rsidR="00370B30" w:rsidDel="00220E06">
          <w:rPr>
            <w:rFonts w:hint="cs"/>
            <w:rtl/>
          </w:rPr>
          <w:delText xml:space="preserve"> باعث سرخوردگي شما در مقاطع بعدي تحصيلي شود</w:delText>
        </w:r>
        <w:r w:rsidDel="00220E06">
          <w:rPr>
            <w:rFonts w:hint="cs"/>
            <w:rtl/>
          </w:rPr>
          <w:delText>.</w:delText>
        </w:r>
      </w:del>
    </w:p>
    <w:p w:rsidR="00A57DC8" w:rsidDel="00220E06" w:rsidRDefault="00036CBB" w:rsidP="00290EFE">
      <w:pPr>
        <w:numPr>
          <w:ilvl w:val="0"/>
          <w:numId w:val="47"/>
        </w:numPr>
        <w:spacing w:line="16" w:lineRule="atLeast"/>
        <w:jc w:val="center"/>
        <w:rPr>
          <w:del w:id="209" w:author="mohammad minoei" w:date="2015-09-06T22:15:00Z"/>
        </w:rPr>
        <w:pPrChange w:id="210" w:author="mohammad minoei" w:date="2015-09-07T19:06:00Z">
          <w:pPr>
            <w:numPr>
              <w:numId w:val="47"/>
            </w:numPr>
            <w:tabs>
              <w:tab w:val="num" w:pos="624"/>
            </w:tabs>
            <w:spacing w:line="16" w:lineRule="atLeast"/>
            <w:ind w:left="624" w:hanging="397"/>
          </w:pPr>
        </w:pPrChange>
      </w:pPr>
      <w:del w:id="211" w:author="mohammad minoei" w:date="2015-09-06T22:15:00Z">
        <w:r w:rsidDel="00220E06">
          <w:rPr>
            <w:rFonts w:hint="cs"/>
            <w:rtl/>
          </w:rPr>
          <w:delText>قبل از انتخاب پروژه، تحقيقات کاملي راجع به سوابق، منابع، قابليتها، محدوديتها، اهداف و ديگر خصوصيات پروژه بکنيد.</w:delText>
        </w:r>
      </w:del>
    </w:p>
    <w:p w:rsidR="00036CBB" w:rsidDel="00220E06" w:rsidRDefault="00A57DC8" w:rsidP="00290EFE">
      <w:pPr>
        <w:numPr>
          <w:ilvl w:val="0"/>
          <w:numId w:val="47"/>
        </w:numPr>
        <w:spacing w:line="16" w:lineRule="atLeast"/>
        <w:jc w:val="center"/>
        <w:rPr>
          <w:del w:id="212" w:author="mohammad minoei" w:date="2015-09-06T22:15:00Z"/>
        </w:rPr>
        <w:pPrChange w:id="213" w:author="mohammad minoei" w:date="2015-09-07T19:06:00Z">
          <w:pPr>
            <w:numPr>
              <w:numId w:val="47"/>
            </w:numPr>
            <w:tabs>
              <w:tab w:val="num" w:pos="624"/>
            </w:tabs>
            <w:spacing w:line="16" w:lineRule="atLeast"/>
            <w:ind w:left="624" w:hanging="397"/>
          </w:pPr>
        </w:pPrChange>
      </w:pPr>
      <w:del w:id="214" w:author="mohammad minoei" w:date="2015-09-06T22:15:00Z">
        <w:r w:rsidDel="00220E06">
          <w:rPr>
            <w:rFonts w:hint="cs"/>
            <w:rtl/>
          </w:rPr>
          <w:delText>براي شروع،</w:delText>
        </w:r>
        <w:r w:rsidR="00036CBB" w:rsidDel="00220E06">
          <w:rPr>
            <w:rFonts w:hint="cs"/>
            <w:rtl/>
          </w:rPr>
          <w:delText xml:space="preserve"> قبل از هر کاري يک برنامه زمان‌بندي دقيق با واقع بيني براي انجام پروژه تدوين کنيد و تا حد امکان خود را ملزم به </w:delText>
        </w:r>
        <w:r w:rsidDel="00220E06">
          <w:rPr>
            <w:rFonts w:hint="cs"/>
            <w:rtl/>
          </w:rPr>
          <w:delText>رعايت آن کنيد.</w:delText>
        </w:r>
      </w:del>
    </w:p>
    <w:p w:rsidR="00A57DC8" w:rsidDel="00220E06" w:rsidRDefault="00A57DC8" w:rsidP="00290EFE">
      <w:pPr>
        <w:numPr>
          <w:ilvl w:val="0"/>
          <w:numId w:val="47"/>
        </w:numPr>
        <w:spacing w:line="16" w:lineRule="atLeast"/>
        <w:jc w:val="center"/>
        <w:rPr>
          <w:del w:id="215" w:author="mohammad minoei" w:date="2015-09-06T22:15:00Z"/>
        </w:rPr>
        <w:pPrChange w:id="216" w:author="mohammad minoei" w:date="2015-09-07T19:06:00Z">
          <w:pPr>
            <w:numPr>
              <w:numId w:val="47"/>
            </w:numPr>
            <w:tabs>
              <w:tab w:val="num" w:pos="624"/>
            </w:tabs>
            <w:spacing w:line="16" w:lineRule="atLeast"/>
            <w:ind w:left="624" w:hanging="397"/>
          </w:pPr>
        </w:pPrChange>
      </w:pPr>
      <w:del w:id="217" w:author="mohammad minoei" w:date="2015-09-06T22:15:00Z">
        <w:r w:rsidDel="00220E06">
          <w:rPr>
            <w:rFonts w:hint="cs"/>
            <w:rtl/>
          </w:rPr>
          <w:delText>در طول انجام پروژه، هيچگاه مطالعه و تحقيق در منابع مختلف و ياد</w:delText>
        </w:r>
        <w:r w:rsidDel="00220E06">
          <w:rPr>
            <w:rFonts w:hint="cs"/>
            <w:rtl/>
            <w:lang w:bidi="fa-IR"/>
          </w:rPr>
          <w:delText>گيري را فراموش نکنيد.</w:delText>
        </w:r>
      </w:del>
    </w:p>
    <w:p w:rsidR="00D83EA5" w:rsidDel="00220E06" w:rsidRDefault="00D83EA5" w:rsidP="00290EFE">
      <w:pPr>
        <w:numPr>
          <w:ilvl w:val="0"/>
          <w:numId w:val="47"/>
        </w:numPr>
        <w:spacing w:line="16" w:lineRule="atLeast"/>
        <w:jc w:val="center"/>
        <w:rPr>
          <w:del w:id="218" w:author="mohammad minoei" w:date="2015-09-06T22:15:00Z"/>
          <w:rtl/>
        </w:rPr>
        <w:pPrChange w:id="219" w:author="mohammad minoei" w:date="2015-09-07T19:06:00Z">
          <w:pPr>
            <w:numPr>
              <w:numId w:val="47"/>
            </w:numPr>
            <w:tabs>
              <w:tab w:val="num" w:pos="624"/>
            </w:tabs>
            <w:spacing w:line="16" w:lineRule="atLeast"/>
            <w:ind w:left="624" w:hanging="397"/>
          </w:pPr>
        </w:pPrChange>
      </w:pPr>
      <w:del w:id="220" w:author="mohammad minoei" w:date="2015-09-06T22:15:00Z">
        <w:r w:rsidDel="00220E06">
          <w:rPr>
            <w:rFonts w:hint="cs"/>
            <w:rtl/>
          </w:rPr>
          <w:delText>هميشه و در همه حال با استاد راهنماي خود در ارتباط باشيد؛ چه در حاليکه پروژه شما با موفقيت به پيش مي‌رود، چه هنگاميکه با شکست مقطعي روبرو شده است. سعي کنيد جلسات هفتگي را با استاد راهنماي خود تنظيم کنيد و خود را ملزم به ارايه گزارش</w:delText>
        </w:r>
        <w:r w:rsidR="00195159" w:rsidDel="00220E06">
          <w:rPr>
            <w:rFonts w:hint="cs"/>
            <w:rtl/>
          </w:rPr>
          <w:delText xml:space="preserve"> هفتگي</w:delText>
        </w:r>
        <w:r w:rsidDel="00220E06">
          <w:rPr>
            <w:rFonts w:hint="cs"/>
            <w:rtl/>
          </w:rPr>
          <w:delText xml:space="preserve"> به ايشان نماييد.</w:delText>
        </w:r>
      </w:del>
    </w:p>
    <w:p w:rsidR="00D83EA5" w:rsidDel="00220E06" w:rsidRDefault="00D83EA5" w:rsidP="00290EFE">
      <w:pPr>
        <w:numPr>
          <w:ilvl w:val="0"/>
          <w:numId w:val="47"/>
        </w:numPr>
        <w:spacing w:line="16" w:lineRule="atLeast"/>
        <w:jc w:val="center"/>
        <w:rPr>
          <w:del w:id="221" w:author="mohammad minoei" w:date="2015-09-06T22:15:00Z"/>
        </w:rPr>
        <w:pPrChange w:id="222" w:author="mohammad minoei" w:date="2015-09-07T19:06:00Z">
          <w:pPr>
            <w:numPr>
              <w:numId w:val="47"/>
            </w:numPr>
            <w:tabs>
              <w:tab w:val="num" w:pos="624"/>
            </w:tabs>
            <w:spacing w:line="16" w:lineRule="atLeast"/>
            <w:ind w:left="624" w:hanging="397"/>
          </w:pPr>
        </w:pPrChange>
      </w:pPr>
      <w:del w:id="223" w:author="mohammad minoei" w:date="2015-09-06T22:15:00Z">
        <w:r w:rsidDel="00220E06">
          <w:rPr>
            <w:rFonts w:hint="cs"/>
            <w:rtl/>
          </w:rPr>
          <w:delText>در طول انجام پروژه، تمامي نتايج خوب يا بد مقطعي را به صورت مکتوب نگهداري کنيد. اين کار باعث مي‌شود در هنگام نگارش پايان نامه، بهتر بتوانيد کار خود را شرح دهيد.</w:delText>
        </w:r>
      </w:del>
    </w:p>
    <w:p w:rsidR="00D83EA5" w:rsidDel="00220E06" w:rsidRDefault="00D83EA5" w:rsidP="00290EFE">
      <w:pPr>
        <w:numPr>
          <w:ilvl w:val="0"/>
          <w:numId w:val="47"/>
        </w:numPr>
        <w:spacing w:line="16" w:lineRule="atLeast"/>
        <w:jc w:val="center"/>
        <w:rPr>
          <w:del w:id="224" w:author="mohammad minoei" w:date="2015-09-06T22:15:00Z"/>
        </w:rPr>
        <w:pPrChange w:id="225" w:author="mohammad minoei" w:date="2015-09-07T19:06:00Z">
          <w:pPr>
            <w:numPr>
              <w:numId w:val="47"/>
            </w:numPr>
            <w:tabs>
              <w:tab w:val="num" w:pos="624"/>
            </w:tabs>
            <w:spacing w:line="16" w:lineRule="atLeast"/>
            <w:ind w:left="624" w:hanging="397"/>
          </w:pPr>
        </w:pPrChange>
      </w:pPr>
      <w:del w:id="226" w:author="mohammad minoei" w:date="2015-09-06T22:15:00Z">
        <w:r w:rsidDel="00220E06">
          <w:rPr>
            <w:rFonts w:hint="cs"/>
            <w:rtl/>
          </w:rPr>
          <w:delText>پروژه خود را به چند مرحله کوچکتر، البته با نظر استاد راهنما، تقسيم کنيد و سعي کنيد به صورت جزيي، از هر قسمت نتيجه بگيريد و در انتها نتايج را ترکيب کنيد.</w:delText>
        </w:r>
      </w:del>
    </w:p>
    <w:p w:rsidR="00D83EA5" w:rsidDel="00220E06" w:rsidRDefault="00D83EA5" w:rsidP="00290EFE">
      <w:pPr>
        <w:numPr>
          <w:ilvl w:val="0"/>
          <w:numId w:val="47"/>
        </w:numPr>
        <w:spacing w:line="16" w:lineRule="atLeast"/>
        <w:jc w:val="center"/>
        <w:rPr>
          <w:del w:id="227" w:author="mohammad minoei" w:date="2015-09-06T22:15:00Z"/>
        </w:rPr>
        <w:pPrChange w:id="228" w:author="mohammad minoei" w:date="2015-09-07T19:06:00Z">
          <w:pPr>
            <w:numPr>
              <w:numId w:val="47"/>
            </w:numPr>
            <w:tabs>
              <w:tab w:val="num" w:pos="624"/>
            </w:tabs>
            <w:spacing w:line="16" w:lineRule="atLeast"/>
            <w:ind w:left="624" w:hanging="397"/>
          </w:pPr>
        </w:pPrChange>
      </w:pPr>
      <w:del w:id="229" w:author="mohammad minoei" w:date="2015-09-06T22:15:00Z">
        <w:r w:rsidDel="00220E06">
          <w:rPr>
            <w:rFonts w:hint="cs"/>
            <w:rtl/>
          </w:rPr>
          <w:delText>هيچگاه سعي نکنيد يک کار بزرگ را به صورت ضربتي انجام دهيد. سعي کنيد پله پله به سمت موفقيت حرکت کنيد.</w:delText>
        </w:r>
      </w:del>
    </w:p>
    <w:p w:rsidR="00A57DC8" w:rsidDel="00220E06" w:rsidRDefault="00A57DC8" w:rsidP="00290EFE">
      <w:pPr>
        <w:numPr>
          <w:ilvl w:val="0"/>
          <w:numId w:val="47"/>
        </w:numPr>
        <w:spacing w:line="16" w:lineRule="atLeast"/>
        <w:jc w:val="center"/>
        <w:rPr>
          <w:del w:id="230" w:author="mohammad minoei" w:date="2015-09-06T22:15:00Z"/>
        </w:rPr>
        <w:pPrChange w:id="231" w:author="mohammad minoei" w:date="2015-09-07T19:06:00Z">
          <w:pPr>
            <w:numPr>
              <w:numId w:val="47"/>
            </w:numPr>
            <w:tabs>
              <w:tab w:val="num" w:pos="624"/>
            </w:tabs>
            <w:spacing w:line="16" w:lineRule="atLeast"/>
            <w:ind w:left="624" w:hanging="397"/>
          </w:pPr>
        </w:pPrChange>
      </w:pPr>
      <w:del w:id="232" w:author="mohammad minoei" w:date="2015-09-06T22:15:00Z">
        <w:r w:rsidDel="00220E06">
          <w:rPr>
            <w:rFonts w:hint="cs"/>
            <w:rtl/>
          </w:rPr>
          <w:delText>اگر پروژه شما به دستاوردها يا نتايج جديد و خوبي رسيده است، سعي کنيد با نظر استاد راهنما و تاييد او، مقاله يا مقالاتي را از آن استخراج کنيد و به کنفرانسهاي مربوط ارسال کنيد. با اين کار، شما براي خود يک شخصيت علمي مستقل خواهيد ساخت.</w:delText>
        </w:r>
      </w:del>
    </w:p>
    <w:p w:rsidR="00A57DC8" w:rsidDel="00220E06" w:rsidRDefault="00A57DC8" w:rsidP="00290EFE">
      <w:pPr>
        <w:numPr>
          <w:ilvl w:val="0"/>
          <w:numId w:val="47"/>
        </w:numPr>
        <w:spacing w:line="16" w:lineRule="atLeast"/>
        <w:jc w:val="center"/>
        <w:rPr>
          <w:del w:id="233" w:author="mohammad minoei" w:date="2015-09-06T22:15:00Z"/>
        </w:rPr>
        <w:pPrChange w:id="234" w:author="mohammad minoei" w:date="2015-09-07T19:06:00Z">
          <w:pPr>
            <w:numPr>
              <w:numId w:val="47"/>
            </w:numPr>
            <w:tabs>
              <w:tab w:val="num" w:pos="624"/>
            </w:tabs>
            <w:spacing w:line="16" w:lineRule="atLeast"/>
            <w:ind w:left="624" w:hanging="397"/>
          </w:pPr>
        </w:pPrChange>
      </w:pPr>
      <w:del w:id="235" w:author="mohammad minoei" w:date="2015-09-06T22:15:00Z">
        <w:r w:rsidDel="00220E06">
          <w:rPr>
            <w:rFonts w:hint="cs"/>
            <w:rtl/>
          </w:rPr>
          <w:delText>يک پايان نامه خوب، پايان نامه اي است که تقريباً 70 درصد آن به شرح کارهاي شما در طول انجام پروژه پرداخته باشد و حداکثر شامل 30 درصد مطالب مقدماتي يا ورود به بحث باشد. در عين حال، يک پايان نامه مناسب در مقطع کارداني يا کارشناسي، بايد بين 70 تا 100 صفحه داشته باشد.</w:delText>
        </w:r>
      </w:del>
    </w:p>
    <w:p w:rsidR="00D83EA5" w:rsidRDefault="00D83EA5" w:rsidP="00290EFE">
      <w:pPr>
        <w:spacing w:line="16" w:lineRule="atLeast"/>
        <w:jc w:val="center"/>
        <w:rPr>
          <w:rtl/>
        </w:rPr>
        <w:pPrChange w:id="236" w:author="mohammad minoei" w:date="2015-09-07T19:06:00Z">
          <w:pPr>
            <w:spacing w:line="16" w:lineRule="atLeast"/>
          </w:pPr>
        </w:pPrChange>
      </w:pPr>
    </w:p>
    <w:p w:rsidR="00AD0A4C" w:rsidRPr="00F16C78" w:rsidRDefault="00AD0A4C" w:rsidP="005C35B2">
      <w:pPr>
        <w:spacing w:line="16" w:lineRule="atLeast"/>
        <w:jc w:val="center"/>
        <w:rPr>
          <w:ins w:id="237" w:author="mohammad minoei" w:date="2015-09-07T20:27:00Z"/>
          <w:rFonts w:hint="cs"/>
        </w:rPr>
        <w:pPrChange w:id="238" w:author="mohammad minoei" w:date="2015-09-07T20:37:00Z">
          <w:pPr>
            <w:spacing w:line="16" w:lineRule="atLeast"/>
            <w:jc w:val="center"/>
          </w:pPr>
        </w:pPrChange>
      </w:pPr>
      <w:ins w:id="239" w:author="mohammad minoei" w:date="2015-09-07T20:27:00Z">
        <w:r>
          <w:rPr>
            <w:rFonts w:cs="B Nazanin" w:hint="cs"/>
            <w:b/>
            <w:bCs/>
            <w:sz w:val="20"/>
            <w:szCs w:val="20"/>
            <w:rtl/>
            <w:lang w:bidi="fa-IR"/>
          </w:rPr>
          <w:t xml:space="preserve">شکل </w:t>
        </w:r>
      </w:ins>
      <w:ins w:id="240" w:author="mohammad minoei" w:date="2015-09-07T20:37:00Z">
        <w:r w:rsidR="005C35B2">
          <w:rPr>
            <w:rFonts w:cs="B Nazanin" w:hint="cs"/>
            <w:b/>
            <w:bCs/>
            <w:sz w:val="20"/>
            <w:szCs w:val="20"/>
            <w:rtl/>
            <w:lang w:bidi="fa-IR"/>
          </w:rPr>
          <w:t>2</w:t>
        </w:r>
      </w:ins>
      <w:ins w:id="241" w:author="mohammad minoei" w:date="2015-09-07T20:27:00Z">
        <w:r>
          <w:rPr>
            <w:rFonts w:cs="B Nazanin" w:hint="cs"/>
            <w:b/>
            <w:bCs/>
            <w:sz w:val="20"/>
            <w:szCs w:val="20"/>
            <w:rtl/>
            <w:lang w:bidi="fa-IR"/>
          </w:rPr>
          <w:t>-</w:t>
        </w:r>
      </w:ins>
      <w:ins w:id="242" w:author="mohammad minoei" w:date="2015-09-07T20:37:00Z">
        <w:r w:rsidR="005C35B2">
          <w:rPr>
            <w:rFonts w:cs="B Nazanin" w:hint="cs"/>
            <w:b/>
            <w:bCs/>
            <w:sz w:val="20"/>
            <w:szCs w:val="20"/>
            <w:rtl/>
            <w:lang w:bidi="fa-IR"/>
          </w:rPr>
          <w:t>1</w:t>
        </w:r>
      </w:ins>
      <w:ins w:id="243" w:author="mohammad minoei" w:date="2015-09-07T20:27:00Z">
        <w:r>
          <w:rPr>
            <w:rFonts w:cs="B Nazanin" w:hint="cs"/>
            <w:b/>
            <w:bCs/>
            <w:sz w:val="20"/>
            <w:szCs w:val="20"/>
            <w:rtl/>
            <w:lang w:bidi="fa-IR"/>
          </w:rPr>
          <w:t xml:space="preserve">- </w:t>
        </w:r>
      </w:ins>
      <w:ins w:id="244" w:author="mohammad minoei" w:date="2015-09-07T20:31:00Z">
        <w:r>
          <w:rPr>
            <w:rFonts w:cs="B Nazanin" w:hint="cs"/>
            <w:b/>
            <w:bCs/>
            <w:sz w:val="20"/>
            <w:szCs w:val="20"/>
            <w:rtl/>
            <w:lang w:bidi="fa-IR"/>
          </w:rPr>
          <w:t>مورد کاربرد تماس گیرنده</w:t>
        </w:r>
      </w:ins>
    </w:p>
    <w:p w:rsidR="009015DA" w:rsidRDefault="009015DA" w:rsidP="00AD0A4C">
      <w:pPr>
        <w:pStyle w:val="Heading3"/>
        <w:spacing w:line="16" w:lineRule="atLeast"/>
        <w:jc w:val="center"/>
        <w:rPr>
          <w:ins w:id="245" w:author="mohammad minoei" w:date="2015-09-07T20:03:00Z"/>
          <w:rtl/>
        </w:rPr>
        <w:pPrChange w:id="246" w:author="mohammad minoei" w:date="2015-09-07T20:27:00Z">
          <w:pPr>
            <w:pStyle w:val="Heading3"/>
            <w:spacing w:line="16" w:lineRule="atLeast"/>
          </w:pPr>
        </w:pPrChange>
      </w:pPr>
    </w:p>
    <w:p w:rsidR="009015DA" w:rsidRDefault="00C52CD4" w:rsidP="009015DA">
      <w:pPr>
        <w:pStyle w:val="Heading3"/>
        <w:spacing w:line="16" w:lineRule="atLeast"/>
        <w:rPr>
          <w:ins w:id="247" w:author="mohammad minoei" w:date="2015-09-07T20:03:00Z"/>
          <w:rFonts w:hint="cs"/>
          <w:rtl/>
        </w:rPr>
        <w:pPrChange w:id="248" w:author="mohammad minoei" w:date="2015-09-07T20:03:00Z">
          <w:pPr>
            <w:pStyle w:val="Heading3"/>
            <w:spacing w:line="16" w:lineRule="atLeast"/>
          </w:pPr>
        </w:pPrChange>
      </w:pPr>
      <w:r>
        <w:rPr>
          <w:rFonts w:hint="cs"/>
          <w:rtl/>
        </w:rPr>
        <w:t xml:space="preserve"> </w:t>
      </w:r>
      <w:ins w:id="249" w:author="mohammad minoei" w:date="2015-09-07T20:03:00Z">
        <w:r w:rsidR="009015DA">
          <w:rPr>
            <w:rFonts w:hint="cs"/>
            <w:rtl/>
          </w:rPr>
          <w:t xml:space="preserve">2-3-1- </w:t>
        </w:r>
        <w:r w:rsidR="009015DA">
          <w:rPr>
            <w:rFonts w:hint="cs"/>
            <w:rtl/>
          </w:rPr>
          <w:t>نمودار حالت</w:t>
        </w:r>
      </w:ins>
    </w:p>
    <w:p w:rsidR="009015DA" w:rsidRDefault="009015DA" w:rsidP="009015DA">
      <w:pPr>
        <w:rPr>
          <w:ins w:id="250" w:author="mohammad minoei" w:date="2015-09-07T20:03:00Z"/>
          <w:rtl/>
        </w:rPr>
        <w:pPrChange w:id="251" w:author="mohammad minoei" w:date="2015-09-07T20:03:00Z">
          <w:pPr>
            <w:pStyle w:val="Heading3"/>
            <w:spacing w:line="16" w:lineRule="atLeast"/>
          </w:pPr>
        </w:pPrChange>
      </w:pPr>
    </w:p>
    <w:p w:rsidR="009015DA" w:rsidRPr="009015DA" w:rsidRDefault="009015DA" w:rsidP="009015DA">
      <w:pPr>
        <w:jc w:val="center"/>
        <w:rPr>
          <w:ins w:id="252" w:author="mohammad minoei" w:date="2015-09-07T20:03:00Z"/>
          <w:rPrChange w:id="253" w:author="mohammad minoei" w:date="2015-09-07T20:03:00Z">
            <w:rPr>
              <w:ins w:id="254" w:author="mohammad minoei" w:date="2015-09-07T20:03:00Z"/>
            </w:rPr>
          </w:rPrChange>
        </w:rPr>
        <w:pPrChange w:id="255" w:author="mohammad minoei" w:date="2015-09-07T20:03:00Z">
          <w:pPr>
            <w:pStyle w:val="Heading3"/>
            <w:spacing w:line="16" w:lineRule="atLeast"/>
          </w:pPr>
        </w:pPrChange>
      </w:pPr>
      <w:ins w:id="256" w:author="mohammad minoei" w:date="2015-09-07T20:03:00Z">
        <w:r w:rsidRPr="009015DA">
          <w:rPr>
            <w:rtl/>
          </w:rPr>
          <w:lastRenderedPageBreak/>
          <w:drawing>
            <wp:inline distT="0" distB="0" distL="0" distR="0" wp14:anchorId="5D96C518" wp14:editId="5F43898D">
              <wp:extent cx="4238625" cy="4429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625" cy="4429125"/>
                      </a:xfrm>
                      <a:prstGeom prst="rect">
                        <a:avLst/>
                      </a:prstGeom>
                    </pic:spPr>
                  </pic:pic>
                </a:graphicData>
              </a:graphic>
            </wp:inline>
          </w:drawing>
        </w:r>
      </w:ins>
    </w:p>
    <w:p w:rsidR="00AD0A4C" w:rsidRPr="00F16C78" w:rsidRDefault="00AD0A4C" w:rsidP="005C35B2">
      <w:pPr>
        <w:spacing w:line="16" w:lineRule="atLeast"/>
        <w:jc w:val="center"/>
        <w:rPr>
          <w:ins w:id="257" w:author="mohammad minoei" w:date="2015-09-07T20:28:00Z"/>
          <w:rFonts w:hint="cs"/>
        </w:rPr>
        <w:pPrChange w:id="258" w:author="mohammad minoei" w:date="2015-09-07T20:37:00Z">
          <w:pPr>
            <w:spacing w:line="16" w:lineRule="atLeast"/>
            <w:jc w:val="center"/>
          </w:pPr>
        </w:pPrChange>
      </w:pPr>
      <w:ins w:id="259" w:author="mohammad minoei" w:date="2015-09-07T20:28:00Z">
        <w:r>
          <w:rPr>
            <w:rtl/>
          </w:rPr>
          <w:tab/>
        </w:r>
        <w:r>
          <w:rPr>
            <w:rFonts w:cs="B Nazanin" w:hint="cs"/>
            <w:b/>
            <w:bCs/>
            <w:sz w:val="20"/>
            <w:szCs w:val="20"/>
            <w:rtl/>
            <w:lang w:bidi="fa-IR"/>
          </w:rPr>
          <w:t xml:space="preserve">شکل </w:t>
        </w:r>
      </w:ins>
      <w:ins w:id="260" w:author="mohammad minoei" w:date="2015-09-07T20:37:00Z">
        <w:r w:rsidR="005C35B2">
          <w:rPr>
            <w:rFonts w:cs="B Nazanin" w:hint="cs"/>
            <w:b/>
            <w:bCs/>
            <w:sz w:val="20"/>
            <w:szCs w:val="20"/>
            <w:rtl/>
            <w:lang w:bidi="fa-IR"/>
          </w:rPr>
          <w:t>2</w:t>
        </w:r>
      </w:ins>
      <w:ins w:id="261" w:author="mohammad minoei" w:date="2015-09-07T20:28:00Z">
        <w:r>
          <w:rPr>
            <w:rFonts w:cs="B Nazanin" w:hint="cs"/>
            <w:b/>
            <w:bCs/>
            <w:sz w:val="20"/>
            <w:szCs w:val="20"/>
            <w:rtl/>
            <w:lang w:bidi="fa-IR"/>
          </w:rPr>
          <w:t xml:space="preserve">-2- </w:t>
        </w:r>
      </w:ins>
      <w:ins w:id="262" w:author="mohammad minoei" w:date="2015-09-07T20:32:00Z">
        <w:r>
          <w:rPr>
            <w:rFonts w:cs="B Nazanin" w:hint="cs"/>
            <w:b/>
            <w:bCs/>
            <w:sz w:val="20"/>
            <w:szCs w:val="20"/>
            <w:rtl/>
            <w:lang w:bidi="fa-IR"/>
          </w:rPr>
          <w:t>نمودار حالت تماس</w:t>
        </w:r>
      </w:ins>
    </w:p>
    <w:p w:rsidR="00AD0A4C" w:rsidRDefault="00AD0A4C" w:rsidP="00AD0A4C">
      <w:pPr>
        <w:tabs>
          <w:tab w:val="center" w:pos="4705"/>
          <w:tab w:val="right" w:pos="9071"/>
        </w:tabs>
        <w:spacing w:line="16" w:lineRule="atLeast"/>
        <w:jc w:val="left"/>
        <w:rPr>
          <w:ins w:id="263" w:author="mohammad minoei" w:date="2015-09-07T20:28:00Z"/>
          <w:rtl/>
        </w:rPr>
        <w:pPrChange w:id="264" w:author="mohammad minoei" w:date="2015-09-07T20:28:00Z">
          <w:pPr>
            <w:spacing w:line="16" w:lineRule="atLeast"/>
          </w:pPr>
        </w:pPrChange>
      </w:pPr>
      <w:ins w:id="265" w:author="mohammad minoei" w:date="2015-09-07T20:28:00Z">
        <w:r>
          <w:rPr>
            <w:rtl/>
          </w:rPr>
          <w:tab/>
        </w:r>
      </w:ins>
    </w:p>
    <w:p w:rsidR="00C52CD4" w:rsidRPr="00AD0A4C" w:rsidRDefault="00C52CD4" w:rsidP="00AD0A4C">
      <w:pPr>
        <w:rPr>
          <w:rtl/>
          <w:rPrChange w:id="266" w:author="mohammad minoei" w:date="2015-09-07T20:28:00Z">
            <w:rPr>
              <w:rtl/>
            </w:rPr>
          </w:rPrChange>
        </w:rPr>
        <w:sectPr w:rsidR="00C52CD4" w:rsidRPr="00AD0A4C" w:rsidSect="00D102A0">
          <w:type w:val="continuous"/>
          <w:pgSz w:w="11906" w:h="16838" w:code="9"/>
          <w:pgMar w:top="1701" w:right="1701" w:bottom="1418" w:left="1134" w:header="720" w:footer="851" w:gutter="0"/>
          <w:cols w:space="720"/>
          <w:bidi/>
          <w:rtlGutter/>
        </w:sectPr>
        <w:pPrChange w:id="267" w:author="mohammad minoei" w:date="2015-09-07T20:28:00Z">
          <w:pPr>
            <w:spacing w:line="16" w:lineRule="atLeast"/>
          </w:pPr>
        </w:pPrChange>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lang w:bidi="fa-IR"/>
        </w:rPr>
      </w:pPr>
    </w:p>
    <w:p w:rsidR="00F96B4D" w:rsidRDefault="00F96B4D" w:rsidP="005B3B97">
      <w:pPr>
        <w:spacing w:line="16" w:lineRule="atLeast"/>
        <w:rPr>
          <w:rtl/>
        </w:rPr>
      </w:pPr>
    </w:p>
    <w:p w:rsidR="00F96B4D" w:rsidRDefault="00F96B4D" w:rsidP="005B3B97">
      <w:pPr>
        <w:spacing w:line="16" w:lineRule="atLeast"/>
        <w:rPr>
          <w:rtl/>
          <w:lang w:bidi="fa-IR"/>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ins w:id="268" w:author="mohammad minoei" w:date="2015-09-07T13:32:00Z"/>
          <w:rtl/>
        </w:rPr>
      </w:pPr>
    </w:p>
    <w:p w:rsidR="00B509EF" w:rsidRDefault="00B509EF" w:rsidP="005B3B97">
      <w:pPr>
        <w:spacing w:line="16" w:lineRule="atLeast"/>
        <w:rPr>
          <w:rtl/>
        </w:rPr>
      </w:pPr>
    </w:p>
    <w:p w:rsidR="00F96B4D" w:rsidRDefault="00F96B4D" w:rsidP="005B3B97">
      <w:pPr>
        <w:spacing w:line="16" w:lineRule="atLeast"/>
        <w:rPr>
          <w:rtl/>
        </w:rPr>
      </w:pPr>
    </w:p>
    <w:p w:rsidR="00F96B4D" w:rsidRDefault="00F96B4D" w:rsidP="00C5282D">
      <w:pPr>
        <w:pStyle w:val="Heading1"/>
        <w:spacing w:line="16" w:lineRule="atLeast"/>
        <w:rPr>
          <w:rtl/>
        </w:rPr>
      </w:pPr>
      <w:r>
        <w:rPr>
          <w:rFonts w:hint="cs"/>
          <w:rtl/>
        </w:rPr>
        <w:t xml:space="preserve">فصل سوم- </w:t>
      </w:r>
      <w:del w:id="269" w:author="mohammad minoei" w:date="2015-09-06T23:26:00Z">
        <w:r w:rsidDel="00C5282D">
          <w:rPr>
            <w:rFonts w:hint="cs"/>
            <w:rtl/>
          </w:rPr>
          <w:delText>شيوه ارزشيابي و مصوبات کميته</w:delText>
        </w:r>
      </w:del>
      <w:ins w:id="270" w:author="mohammad minoei" w:date="2015-09-06T23:26:00Z">
        <w:r w:rsidR="00C5282D">
          <w:rPr>
            <w:rFonts w:hint="cs"/>
            <w:rtl/>
          </w:rPr>
          <w:t>پیاده سازی</w:t>
        </w:r>
      </w:ins>
      <w:r>
        <w:rPr>
          <w:rFonts w:hint="cs"/>
          <w:rtl/>
        </w:rPr>
        <w:t xml:space="preserve"> پروژه</w:t>
      </w:r>
    </w:p>
    <w:p w:rsidR="00F96B4D" w:rsidRPr="00F96B4D" w:rsidRDefault="00F96B4D" w:rsidP="005B3B97">
      <w:pPr>
        <w:spacing w:line="16" w:lineRule="atLeast"/>
        <w:rPr>
          <w:rtl/>
        </w:rPr>
      </w:pPr>
    </w:p>
    <w:p w:rsidR="007D45EB" w:rsidRPr="007D45EB" w:rsidRDefault="00F96B4D">
      <w:pPr>
        <w:pStyle w:val="Heading2"/>
        <w:spacing w:line="16" w:lineRule="atLeast"/>
        <w:rPr>
          <w:rtl/>
        </w:rPr>
        <w:pPrChange w:id="271" w:author="mohammad minoei" w:date="2015-09-06T23:31:00Z">
          <w:pPr>
            <w:pStyle w:val="Heading2"/>
            <w:spacing w:line="16" w:lineRule="atLeast"/>
          </w:pPr>
        </w:pPrChange>
      </w:pPr>
      <w:r>
        <w:rPr>
          <w:rFonts w:hint="cs"/>
          <w:rtl/>
        </w:rPr>
        <w:t xml:space="preserve">3-1- </w:t>
      </w:r>
      <w:del w:id="272" w:author="mohammad minoei" w:date="2015-09-06T23:31:00Z">
        <w:r w:rsidDel="007D45EB">
          <w:rPr>
            <w:rFonts w:hint="cs"/>
            <w:rtl/>
          </w:rPr>
          <w:delText>ارزشيابي پايان نامه</w:delText>
        </w:r>
      </w:del>
      <w:ins w:id="273" w:author="mohammad minoei" w:date="2015-09-06T23:31:00Z">
        <w:r w:rsidR="007D45EB">
          <w:rPr>
            <w:rFonts w:hint="cs"/>
            <w:rtl/>
          </w:rPr>
          <w:t>پیاده سازی پاسخگوی تعاملی</w:t>
        </w:r>
      </w:ins>
    </w:p>
    <w:p w:rsidR="006A69A6" w:rsidRDefault="006A69A6" w:rsidP="005B3B97">
      <w:pPr>
        <w:spacing w:line="16" w:lineRule="atLeast"/>
        <w:rPr>
          <w:rFonts w:hint="cs"/>
          <w:rtl/>
          <w:lang w:bidi="fa-IR"/>
        </w:rPr>
      </w:pPr>
      <w:del w:id="274" w:author="mohammad minoei" w:date="2015-09-06T23:50:00Z">
        <w:r w:rsidDel="00EE713B">
          <w:rPr>
            <w:rtl/>
          </w:rPr>
          <w:delText>مع</w:delText>
        </w:r>
        <w:r w:rsidDel="00EE713B">
          <w:rPr>
            <w:rFonts w:hint="cs"/>
            <w:rtl/>
          </w:rPr>
          <w:delText>ی</w:delText>
        </w:r>
        <w:r w:rsidDel="00EE713B">
          <w:rPr>
            <w:rFonts w:hint="eastAsia"/>
            <w:rtl/>
          </w:rPr>
          <w:delText>ارها</w:delText>
        </w:r>
        <w:r w:rsidDel="00EE713B">
          <w:rPr>
            <w:rFonts w:hint="cs"/>
            <w:rtl/>
          </w:rPr>
          <w:delText>ی</w:delText>
        </w:r>
        <w:r w:rsidDel="00EE713B">
          <w:rPr>
            <w:rtl/>
          </w:rPr>
          <w:delText xml:space="preserve"> ارزش</w:delText>
        </w:r>
        <w:r w:rsidDel="00EE713B">
          <w:rPr>
            <w:rFonts w:hint="cs"/>
            <w:rtl/>
          </w:rPr>
          <w:delText>ی</w:delText>
        </w:r>
        <w:r w:rsidDel="00EE713B">
          <w:rPr>
            <w:rFonts w:hint="eastAsia"/>
            <w:rtl/>
          </w:rPr>
          <w:delText>اب</w:delText>
        </w:r>
        <w:r w:rsidDel="00EE713B">
          <w:rPr>
            <w:rFonts w:hint="cs"/>
            <w:rtl/>
          </w:rPr>
          <w:delText>ی</w:delText>
        </w:r>
        <w:r w:rsidDel="00EE713B">
          <w:rPr>
            <w:rtl/>
          </w:rPr>
          <w:delText xml:space="preserve"> پروژه</w:delText>
        </w:r>
        <w:r w:rsidR="00F96B4D" w:rsidDel="00EE713B">
          <w:rPr>
            <w:rFonts w:hint="cs"/>
            <w:rtl/>
          </w:rPr>
          <w:delText>‌</w:delText>
        </w:r>
        <w:r w:rsidDel="00EE713B">
          <w:rPr>
            <w:rtl/>
          </w:rPr>
          <w:delText>ها</w:delText>
        </w:r>
        <w:r w:rsidDel="00EE713B">
          <w:rPr>
            <w:rFonts w:hint="cs"/>
            <w:rtl/>
          </w:rPr>
          <w:delText>ی</w:delText>
        </w:r>
        <w:r w:rsidDel="00EE713B">
          <w:rPr>
            <w:rtl/>
          </w:rPr>
          <w:delText xml:space="preserve"> فارغ التحص</w:delText>
        </w:r>
        <w:r w:rsidDel="00EE713B">
          <w:rPr>
            <w:rFonts w:hint="cs"/>
            <w:rtl/>
          </w:rPr>
          <w:delText>ی</w:delText>
        </w:r>
        <w:r w:rsidDel="00EE713B">
          <w:rPr>
            <w:rFonts w:hint="eastAsia"/>
            <w:rtl/>
          </w:rPr>
          <w:delText>ل</w:delText>
        </w:r>
        <w:r w:rsidDel="00EE713B">
          <w:rPr>
            <w:rFonts w:hint="cs"/>
            <w:rtl/>
          </w:rPr>
          <w:delText>ی</w:delText>
        </w:r>
        <w:r w:rsidDel="00EE713B">
          <w:rPr>
            <w:rtl/>
          </w:rPr>
          <w:delText xml:space="preserve"> منطبق بر صورت</w:delText>
        </w:r>
        <w:r w:rsidR="00E841FA" w:rsidDel="00EE713B">
          <w:rPr>
            <w:rFonts w:hint="cs"/>
            <w:rtl/>
          </w:rPr>
          <w:delText>‌</w:delText>
        </w:r>
        <w:r w:rsidDel="00EE713B">
          <w:rPr>
            <w:rtl/>
          </w:rPr>
          <w:delText>جلسه مورخ 28/7/1383 بد</w:delText>
        </w:r>
        <w:r w:rsidDel="00EE713B">
          <w:rPr>
            <w:rFonts w:hint="cs"/>
            <w:rtl/>
          </w:rPr>
          <w:delText>ی</w:delText>
        </w:r>
        <w:r w:rsidDel="00EE713B">
          <w:rPr>
            <w:rFonts w:hint="eastAsia"/>
            <w:rtl/>
          </w:rPr>
          <w:delText>ن</w:delText>
        </w:r>
        <w:r w:rsidDel="00EE713B">
          <w:rPr>
            <w:rtl/>
          </w:rPr>
          <w:delText xml:space="preserve"> صورت اعلام م</w:delText>
        </w:r>
        <w:r w:rsidDel="00EE713B">
          <w:rPr>
            <w:rFonts w:hint="cs"/>
            <w:rtl/>
          </w:rPr>
          <w:delText>ی</w:delText>
        </w:r>
        <w:r w:rsidR="00192D0B" w:rsidDel="00EE713B">
          <w:rPr>
            <w:rFonts w:hint="cs"/>
            <w:rtl/>
          </w:rPr>
          <w:delText>‌</w:delText>
        </w:r>
        <w:r w:rsidDel="00EE713B">
          <w:rPr>
            <w:rtl/>
          </w:rPr>
          <w:delText>گردد:</w:delText>
        </w:r>
      </w:del>
      <w:ins w:id="275" w:author="mohammad minoei" w:date="2015-09-06T23:50:00Z">
        <w:r w:rsidR="00EE713B">
          <w:rPr>
            <w:rFonts w:hint="cs"/>
            <w:rtl/>
          </w:rPr>
          <w:t>پیاده سازی از چند قسمت تشکیل شده است</w:t>
        </w:r>
      </w:ins>
      <w:ins w:id="276" w:author="mohammad minoei" w:date="2015-09-07T18:58:00Z">
        <w:r w:rsidR="00504537">
          <w:rPr>
            <w:rFonts w:hint="cs"/>
            <w:rtl/>
          </w:rPr>
          <w:t>. ازجمله نصب و استقرار برنامه های مورد نیاز و ساخت برنامه کنترل تماس با استفاده از نود جی اس.</w:t>
        </w:r>
      </w:ins>
    </w:p>
    <w:p w:rsidR="00F96B4D" w:rsidDel="007D45EB" w:rsidRDefault="006A69A6" w:rsidP="005B3B97">
      <w:pPr>
        <w:numPr>
          <w:ilvl w:val="0"/>
          <w:numId w:val="7"/>
        </w:numPr>
        <w:spacing w:line="16" w:lineRule="atLeast"/>
        <w:rPr>
          <w:del w:id="277" w:author="mohammad minoei" w:date="2015-09-06T23:32:00Z"/>
        </w:rPr>
      </w:pPr>
      <w:del w:id="278"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علم</w:delText>
        </w:r>
        <w:r w:rsidRPr="00F96B4D" w:rsidDel="007D45EB">
          <w:rPr>
            <w:rFonts w:hint="cs"/>
            <w:u w:val="single"/>
            <w:rtl/>
          </w:rPr>
          <w:delText>ی</w:delText>
        </w:r>
        <w:r w:rsidRPr="00F96B4D" w:rsidDel="007D45EB">
          <w:rPr>
            <w:u w:val="single"/>
            <w:rtl/>
          </w:rPr>
          <w:delText>:</w:delText>
        </w:r>
        <w:r w:rsidDel="007D45EB">
          <w:rPr>
            <w:rtl/>
          </w:rPr>
          <w:delText xml:space="preserve"> بررس</w:delText>
        </w:r>
        <w:r w:rsidDel="007D45EB">
          <w:rPr>
            <w:rFonts w:hint="cs"/>
            <w:rtl/>
          </w:rPr>
          <w:delText>ی</w:delText>
        </w:r>
        <w:r w:rsidDel="007D45EB">
          <w:rPr>
            <w:rtl/>
          </w:rPr>
          <w:delText xml:space="preserve"> تار</w:delText>
        </w:r>
        <w:r w:rsidDel="007D45EB">
          <w:rPr>
            <w:rFonts w:hint="cs"/>
            <w:rtl/>
          </w:rPr>
          <w:delText>ی</w:delText>
        </w:r>
        <w:r w:rsidDel="007D45EB">
          <w:rPr>
            <w:rFonts w:hint="eastAsia"/>
            <w:rtl/>
          </w:rPr>
          <w:delText>خچه</w:delText>
        </w:r>
        <w:r w:rsidDel="007D45EB">
          <w:rPr>
            <w:rtl/>
          </w:rPr>
          <w:delText xml:space="preserve"> موضوع و ب</w:delText>
        </w:r>
        <w:r w:rsidDel="007D45EB">
          <w:rPr>
            <w:rFonts w:hint="cs"/>
            <w:rtl/>
          </w:rPr>
          <w:delText>ی</w:delText>
        </w:r>
        <w:r w:rsidDel="007D45EB">
          <w:rPr>
            <w:rFonts w:hint="eastAsia"/>
            <w:rtl/>
          </w:rPr>
          <w:delText>ان</w:delText>
        </w:r>
        <w:r w:rsidDel="007D45EB">
          <w:rPr>
            <w:rtl/>
          </w:rPr>
          <w:delText xml:space="preserve"> سابقه، ابتکار و نوآور</w:delText>
        </w:r>
        <w:r w:rsidDel="007D45EB">
          <w:rPr>
            <w:rFonts w:hint="cs"/>
            <w:rtl/>
          </w:rPr>
          <w:delText>ی</w:delText>
        </w:r>
        <w:r w:rsidDel="007D45EB">
          <w:rPr>
            <w:rFonts w:hint="eastAsia"/>
            <w:rtl/>
          </w:rPr>
          <w:delText>،</w:delText>
        </w:r>
        <w:r w:rsidDel="007D45EB">
          <w:rPr>
            <w:rtl/>
          </w:rPr>
          <w:delText xml:space="preserve"> ارزش علم</w:delText>
        </w:r>
        <w:r w:rsidDel="007D45EB">
          <w:rPr>
            <w:rFonts w:hint="cs"/>
            <w:rtl/>
          </w:rPr>
          <w:delText>ی</w:delText>
        </w:r>
        <w:r w:rsidDel="007D45EB">
          <w:rPr>
            <w:rtl/>
          </w:rPr>
          <w:delText xml:space="preserve"> و</w:delText>
        </w:r>
        <w:r w:rsidR="00192D0B" w:rsidDel="007D45EB">
          <w:rPr>
            <w:rFonts w:hint="cs"/>
            <w:rtl/>
          </w:rPr>
          <w:delText xml:space="preserve"> </w:delText>
        </w:r>
        <w:r w:rsidDel="007D45EB">
          <w:rPr>
            <w:rFonts w:hint="cs"/>
            <w:rtl/>
          </w:rPr>
          <w:delText>ی</w:delText>
        </w:r>
        <w:r w:rsidDel="007D45EB">
          <w:rPr>
            <w:rFonts w:hint="eastAsia"/>
            <w:rtl/>
          </w:rPr>
          <w:delText>ا</w:delText>
        </w:r>
        <w:r w:rsidR="00192D0B" w:rsidDel="007D45EB">
          <w:rPr>
            <w:rFonts w:hint="cs"/>
            <w:rtl/>
          </w:rPr>
          <w:delText xml:space="preserve"> </w:delText>
        </w:r>
        <w:r w:rsidDel="007D45EB">
          <w:rPr>
            <w:rFonts w:hint="eastAsia"/>
            <w:rtl/>
          </w:rPr>
          <w:delText>کاربرد</w:delText>
        </w:r>
        <w:r w:rsidDel="007D45EB">
          <w:rPr>
            <w:rFonts w:hint="cs"/>
            <w:rtl/>
          </w:rPr>
          <w:delText>ی</w:delText>
        </w:r>
        <w:r w:rsidDel="007D45EB">
          <w:rPr>
            <w:rFonts w:hint="eastAsia"/>
            <w:rtl/>
          </w:rPr>
          <w:delText>،</w:delText>
        </w:r>
        <w:r w:rsidDel="007D45EB">
          <w:rPr>
            <w:rtl/>
          </w:rPr>
          <w:delText xml:space="preserve"> استفاده از منابع و م</w:delText>
        </w:r>
        <w:r w:rsidR="00A41F07" w:rsidDel="007D45EB">
          <w:rPr>
            <w:rFonts w:hint="cs"/>
            <w:rtl/>
          </w:rPr>
          <w:delText>راجع</w:delText>
        </w:r>
        <w:r w:rsidDel="007D45EB">
          <w:rPr>
            <w:rtl/>
          </w:rPr>
          <w:delText xml:space="preserve"> و ابزارها</w:delText>
        </w:r>
        <w:r w:rsidDel="007D45EB">
          <w:rPr>
            <w:rFonts w:hint="cs"/>
            <w:rtl/>
          </w:rPr>
          <w:delText>ی</w:delText>
        </w:r>
        <w:r w:rsidDel="007D45EB">
          <w:rPr>
            <w:rtl/>
          </w:rPr>
          <w:delText xml:space="preserve"> کار به لحاظ کم</w:delText>
        </w:r>
        <w:r w:rsidDel="007D45EB">
          <w:rPr>
            <w:rFonts w:hint="cs"/>
            <w:rtl/>
          </w:rPr>
          <w:delText>ی</w:delText>
        </w:r>
        <w:r w:rsidDel="007D45EB">
          <w:rPr>
            <w:rtl/>
          </w:rPr>
          <w:delText xml:space="preserve"> وک</w:delText>
        </w:r>
        <w:r w:rsidDel="007D45EB">
          <w:rPr>
            <w:rFonts w:hint="cs"/>
            <w:rtl/>
          </w:rPr>
          <w:delText>ی</w:delText>
        </w:r>
        <w:r w:rsidDel="007D45EB">
          <w:rPr>
            <w:rFonts w:hint="eastAsia"/>
            <w:rtl/>
          </w:rPr>
          <w:delText>ف</w:delText>
        </w:r>
        <w:r w:rsidDel="007D45EB">
          <w:rPr>
            <w:rFonts w:hint="cs"/>
            <w:rtl/>
          </w:rPr>
          <w:delText>ی</w:delText>
        </w:r>
        <w:r w:rsidDel="007D45EB">
          <w:rPr>
            <w:rtl/>
          </w:rPr>
          <w:delText xml:space="preserve"> (به روز بودن)،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نظرات و پ</w:delText>
        </w:r>
        <w:r w:rsidDel="007D45EB">
          <w:rPr>
            <w:rFonts w:hint="cs"/>
            <w:rtl/>
          </w:rPr>
          <w:delText>ی</w:delText>
        </w:r>
        <w:r w:rsidDel="007D45EB">
          <w:rPr>
            <w:rFonts w:hint="eastAsia"/>
            <w:rtl/>
          </w:rPr>
          <w:delText>شنهادات</w:delText>
        </w:r>
        <w:r w:rsidDel="007D45EB">
          <w:rPr>
            <w:rtl/>
          </w:rPr>
          <w:delText xml:space="preserve"> برا</w:delText>
        </w:r>
        <w:r w:rsidDel="007D45EB">
          <w:rPr>
            <w:rFonts w:hint="cs"/>
            <w:rtl/>
          </w:rPr>
          <w:delText>ی</w:delText>
        </w:r>
        <w:r w:rsidR="00F96B4D" w:rsidDel="007D45EB">
          <w:rPr>
            <w:rtl/>
          </w:rPr>
          <w:delText xml:space="preserve"> ادامه پروژه.</w:delText>
        </w:r>
      </w:del>
    </w:p>
    <w:p w:rsidR="00F96B4D" w:rsidDel="007D45EB" w:rsidRDefault="006A69A6" w:rsidP="005B3B97">
      <w:pPr>
        <w:numPr>
          <w:ilvl w:val="0"/>
          <w:numId w:val="7"/>
        </w:numPr>
        <w:spacing w:line="16" w:lineRule="atLeast"/>
        <w:rPr>
          <w:del w:id="279" w:author="mohammad minoei" w:date="2015-09-06T23:32:00Z"/>
        </w:rPr>
      </w:pPr>
      <w:del w:id="280"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ارا</w:delText>
        </w:r>
        <w:r w:rsidR="00F96B4D" w:rsidDel="007D45EB">
          <w:rPr>
            <w:rFonts w:hint="cs"/>
            <w:u w:val="single"/>
            <w:rtl/>
          </w:rPr>
          <w:delText>ي</w:delText>
        </w:r>
        <w:r w:rsidRPr="00F96B4D" w:rsidDel="007D45EB">
          <w:rPr>
            <w:u w:val="single"/>
            <w:rtl/>
          </w:rPr>
          <w:delText>ه:</w:delText>
        </w:r>
        <w:r w:rsidDel="007D45EB">
          <w:rPr>
            <w:rtl/>
          </w:rPr>
          <w:delText xml:space="preserve"> تسلط به موضوع و توانا</w:delText>
        </w:r>
        <w:r w:rsidDel="007D45EB">
          <w:rPr>
            <w:rFonts w:hint="cs"/>
            <w:rtl/>
          </w:rPr>
          <w:delText>یی</w:delText>
        </w:r>
        <w:r w:rsidDel="007D45EB">
          <w:rPr>
            <w:rtl/>
          </w:rPr>
          <w:delText xml:space="preserve"> پاسخگو</w:delText>
        </w:r>
        <w:r w:rsidDel="007D45EB">
          <w:rPr>
            <w:rFonts w:hint="cs"/>
            <w:rtl/>
          </w:rPr>
          <w:delText>یی</w:delText>
        </w:r>
        <w:r w:rsidDel="007D45EB">
          <w:rPr>
            <w:rtl/>
          </w:rPr>
          <w:delText xml:space="preserve">  به سئوالات در جلسه دفاع، نحوه ارا</w:delText>
        </w:r>
        <w:r w:rsidR="00700F5F" w:rsidDel="007D45EB">
          <w:rPr>
            <w:rFonts w:hint="cs"/>
            <w:rtl/>
          </w:rPr>
          <w:delText>ي</w:delText>
        </w:r>
        <w:r w:rsidDel="007D45EB">
          <w:rPr>
            <w:rtl/>
          </w:rPr>
          <w:delText>ه (رعا</w:delText>
        </w:r>
        <w:r w:rsidDel="007D45EB">
          <w:rPr>
            <w:rFonts w:hint="cs"/>
            <w:rtl/>
          </w:rPr>
          <w:delText>ی</w:delText>
        </w:r>
        <w:r w:rsidDel="007D45EB">
          <w:rPr>
            <w:rFonts w:hint="eastAsia"/>
            <w:rtl/>
          </w:rPr>
          <w:delText>ت</w:delText>
        </w:r>
        <w:r w:rsidDel="007D45EB">
          <w:rPr>
            <w:rtl/>
          </w:rPr>
          <w:delText xml:space="preserve"> زمان، تفه</w:delText>
        </w:r>
        <w:r w:rsidDel="007D45EB">
          <w:rPr>
            <w:rFonts w:hint="cs"/>
            <w:rtl/>
          </w:rPr>
          <w:delText>ی</w:delText>
        </w:r>
        <w:r w:rsidDel="007D45EB">
          <w:rPr>
            <w:rFonts w:hint="eastAsia"/>
            <w:rtl/>
          </w:rPr>
          <w:delText>م</w:delText>
        </w:r>
        <w:r w:rsidDel="007D45EB">
          <w:rPr>
            <w:rtl/>
          </w:rPr>
          <w:delText xml:space="preserve"> موضوع،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اسلا</w:delText>
        </w:r>
        <w:r w:rsidDel="007D45EB">
          <w:rPr>
            <w:rFonts w:hint="cs"/>
            <w:rtl/>
          </w:rPr>
          <w:delText>ی</w:delText>
        </w:r>
        <w:r w:rsidDel="007D45EB">
          <w:rPr>
            <w:rFonts w:hint="eastAsia"/>
            <w:rtl/>
          </w:rPr>
          <w:delText>د</w:delText>
        </w:r>
        <w:r w:rsidDel="007D45EB">
          <w:rPr>
            <w:rtl/>
          </w:rPr>
          <w:delText xml:space="preserve"> و سا</w:delText>
        </w:r>
        <w:r w:rsidDel="007D45EB">
          <w:rPr>
            <w:rFonts w:hint="cs"/>
            <w:rtl/>
          </w:rPr>
          <w:delText>ی</w:delText>
        </w:r>
        <w:r w:rsidDel="007D45EB">
          <w:rPr>
            <w:rFonts w:hint="eastAsia"/>
            <w:rtl/>
          </w:rPr>
          <w:delText>ر</w:delText>
        </w:r>
        <w:r w:rsidDel="007D45EB">
          <w:rPr>
            <w:rtl/>
          </w:rPr>
          <w:delText xml:space="preserve"> موارد).</w:delText>
        </w:r>
      </w:del>
    </w:p>
    <w:p w:rsidR="00F96B4D" w:rsidDel="007D45EB" w:rsidRDefault="006A69A6" w:rsidP="005B3B97">
      <w:pPr>
        <w:numPr>
          <w:ilvl w:val="0"/>
          <w:numId w:val="7"/>
        </w:numPr>
        <w:spacing w:line="16" w:lineRule="atLeast"/>
        <w:rPr>
          <w:del w:id="281" w:author="mohammad minoei" w:date="2015-09-06T23:32:00Z"/>
        </w:rPr>
      </w:pPr>
      <w:del w:id="282" w:author="mohammad minoei" w:date="2015-09-06T23:32:00Z">
        <w:r w:rsidRPr="00F96B4D" w:rsidDel="007D45EB">
          <w:rPr>
            <w:rFonts w:hint="eastAsia"/>
            <w:u w:val="single"/>
            <w:rtl/>
          </w:rPr>
          <w:delText>ک</w:delText>
        </w:r>
        <w:r w:rsidRPr="00F96B4D" w:rsidDel="007D45EB">
          <w:rPr>
            <w:rFonts w:hint="cs"/>
            <w:u w:val="single"/>
            <w:rtl/>
          </w:rPr>
          <w:delText>ی</w:delText>
        </w:r>
        <w:r w:rsidRPr="00F96B4D" w:rsidDel="007D45EB">
          <w:rPr>
            <w:rFonts w:hint="eastAsia"/>
            <w:u w:val="single"/>
            <w:rtl/>
          </w:rPr>
          <w:delText>ف</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نگارش:</w:delText>
        </w:r>
        <w:r w:rsidDel="007D45EB">
          <w:rPr>
            <w:rtl/>
          </w:rPr>
          <w:delText xml:space="preserve"> انسجام در تنظ</w:delText>
        </w:r>
        <w:r w:rsidDel="007D45EB">
          <w:rPr>
            <w:rFonts w:hint="cs"/>
            <w:rtl/>
          </w:rPr>
          <w:delText>ی</w:delText>
        </w:r>
        <w:r w:rsidDel="007D45EB">
          <w:rPr>
            <w:rFonts w:hint="eastAsia"/>
            <w:rtl/>
          </w:rPr>
          <w:delText>م</w:delText>
        </w:r>
        <w:r w:rsidDel="007D45EB">
          <w:rPr>
            <w:rtl/>
          </w:rPr>
          <w:delText xml:space="preserve"> و تدو</w:delText>
        </w:r>
        <w:r w:rsidDel="007D45EB">
          <w:rPr>
            <w:rFonts w:hint="cs"/>
            <w:rtl/>
          </w:rPr>
          <w:delText>ی</w:delText>
        </w:r>
        <w:r w:rsidDel="007D45EB">
          <w:rPr>
            <w:rFonts w:hint="eastAsia"/>
            <w:rtl/>
          </w:rPr>
          <w:delText>ن</w:delText>
        </w:r>
        <w:r w:rsidDel="007D45EB">
          <w:rPr>
            <w:rtl/>
          </w:rPr>
          <w:delText xml:space="preserve"> مطالب، حسن نگارش و رعا</w:delText>
        </w:r>
        <w:r w:rsidDel="007D45EB">
          <w:rPr>
            <w:rFonts w:hint="cs"/>
            <w:rtl/>
          </w:rPr>
          <w:delText>ی</w:delText>
        </w:r>
        <w:r w:rsidDel="007D45EB">
          <w:rPr>
            <w:rFonts w:hint="eastAsia"/>
            <w:rtl/>
          </w:rPr>
          <w:delText>ت</w:delText>
        </w:r>
        <w:r w:rsidDel="007D45EB">
          <w:rPr>
            <w:rtl/>
          </w:rPr>
          <w:delText xml:space="preserve"> دستورالعمل، ک</w:delText>
        </w:r>
        <w:r w:rsidDel="007D45EB">
          <w:rPr>
            <w:rFonts w:hint="cs"/>
            <w:rtl/>
          </w:rPr>
          <w:delText>ی</w:delText>
        </w:r>
        <w:r w:rsidDel="007D45EB">
          <w:rPr>
            <w:rFonts w:hint="eastAsia"/>
            <w:rtl/>
          </w:rPr>
          <w:delText>ف</w:delText>
        </w:r>
        <w:r w:rsidDel="007D45EB">
          <w:rPr>
            <w:rFonts w:hint="cs"/>
            <w:rtl/>
          </w:rPr>
          <w:delText>ی</w:delText>
        </w:r>
        <w:r w:rsidDel="007D45EB">
          <w:rPr>
            <w:rFonts w:hint="eastAsia"/>
            <w:rtl/>
          </w:rPr>
          <w:delText>ت</w:delText>
        </w:r>
        <w:r w:rsidDel="007D45EB">
          <w:rPr>
            <w:rtl/>
          </w:rPr>
          <w:delText xml:space="preserve"> تصاو</w:delText>
        </w:r>
        <w:r w:rsidDel="007D45EB">
          <w:rPr>
            <w:rFonts w:hint="cs"/>
            <w:rtl/>
          </w:rPr>
          <w:delText>ی</w:delText>
        </w:r>
        <w:r w:rsidDel="007D45EB">
          <w:rPr>
            <w:rFonts w:hint="eastAsia"/>
            <w:rtl/>
          </w:rPr>
          <w:delText>ر</w:delText>
        </w:r>
        <w:r w:rsidDel="007D45EB">
          <w:rPr>
            <w:rtl/>
          </w:rPr>
          <w:delText xml:space="preserve"> اشکال و منحن</w:delText>
        </w:r>
        <w:r w:rsidDel="007D45EB">
          <w:rPr>
            <w:rFonts w:hint="cs"/>
            <w:rtl/>
          </w:rPr>
          <w:delText>ی</w:delText>
        </w:r>
        <w:r w:rsidDel="007D45EB">
          <w:rPr>
            <w:rtl/>
          </w:rPr>
          <w:delText xml:space="preserve"> ها</w:delText>
        </w:r>
        <w:r w:rsidDel="007D45EB">
          <w:rPr>
            <w:rFonts w:hint="cs"/>
            <w:rtl/>
          </w:rPr>
          <w:delText>ی</w:delText>
        </w:r>
        <w:r w:rsidDel="007D45EB">
          <w:rPr>
            <w:rtl/>
          </w:rPr>
          <w:delText xml:space="preserve"> استفاده شده.</w:delText>
        </w:r>
      </w:del>
    </w:p>
    <w:p w:rsidR="00F96B4D" w:rsidDel="007D45EB" w:rsidRDefault="006A69A6" w:rsidP="005B3B97">
      <w:pPr>
        <w:numPr>
          <w:ilvl w:val="0"/>
          <w:numId w:val="7"/>
        </w:numPr>
        <w:spacing w:line="16" w:lineRule="atLeast"/>
        <w:rPr>
          <w:del w:id="283" w:author="mohammad minoei" w:date="2015-09-06T23:32:00Z"/>
        </w:rPr>
      </w:pPr>
      <w:del w:id="284" w:author="mohammad minoei" w:date="2015-09-06T23:32:00Z">
        <w:r w:rsidRPr="00F96B4D" w:rsidDel="007D45EB">
          <w:rPr>
            <w:rFonts w:hint="eastAsia"/>
            <w:u w:val="single"/>
            <w:rtl/>
          </w:rPr>
          <w:delText>رعا</w:delText>
        </w:r>
        <w:r w:rsidRPr="00F96B4D" w:rsidDel="007D45EB">
          <w:rPr>
            <w:rFonts w:hint="cs"/>
            <w:u w:val="single"/>
            <w:rtl/>
          </w:rPr>
          <w:delText>ی</w:delText>
        </w:r>
        <w:r w:rsidRPr="00F96B4D" w:rsidDel="007D45EB">
          <w:rPr>
            <w:rFonts w:hint="eastAsia"/>
            <w:u w:val="single"/>
            <w:rtl/>
          </w:rPr>
          <w:delText>ت</w:delText>
        </w:r>
        <w:r w:rsidRPr="00F96B4D" w:rsidDel="007D45EB">
          <w:rPr>
            <w:u w:val="single"/>
            <w:rtl/>
          </w:rPr>
          <w:delText xml:space="preserve"> قوان</w:delText>
        </w:r>
        <w:r w:rsidRPr="00F96B4D" w:rsidDel="007D45EB">
          <w:rPr>
            <w:rFonts w:hint="cs"/>
            <w:u w:val="single"/>
            <w:rtl/>
          </w:rPr>
          <w:delText>ی</w:delText>
        </w:r>
        <w:r w:rsidRPr="00F96B4D" w:rsidDel="007D45EB">
          <w:rPr>
            <w:rFonts w:hint="eastAsia"/>
            <w:u w:val="single"/>
            <w:rtl/>
          </w:rPr>
          <w:delText>ن</w:delText>
        </w:r>
        <w:r w:rsidRPr="00F96B4D" w:rsidDel="007D45EB">
          <w:rPr>
            <w:u w:val="single"/>
            <w:rtl/>
          </w:rPr>
          <w:delText xml:space="preserve"> نگارش پا</w:delText>
        </w:r>
        <w:r w:rsidRPr="00F96B4D" w:rsidDel="007D45EB">
          <w:rPr>
            <w:rFonts w:hint="cs"/>
            <w:u w:val="single"/>
            <w:rtl/>
          </w:rPr>
          <w:delText>ی</w:delText>
        </w:r>
        <w:r w:rsidRPr="00F96B4D" w:rsidDel="007D45EB">
          <w:rPr>
            <w:rFonts w:hint="eastAsia"/>
            <w:u w:val="single"/>
            <w:rtl/>
          </w:rPr>
          <w:delText>ان</w:delText>
        </w:r>
        <w:r w:rsidRPr="00F96B4D" w:rsidDel="007D45EB">
          <w:rPr>
            <w:u w:val="single"/>
            <w:rtl/>
          </w:rPr>
          <w:delText xml:space="preserve"> نامه:</w:delText>
        </w:r>
        <w:r w:rsidDel="007D45EB">
          <w:rPr>
            <w:rtl/>
          </w:rPr>
          <w:delText xml:space="preserve"> رعا</w:delText>
        </w:r>
        <w:r w:rsidDel="007D45EB">
          <w:rPr>
            <w:rFonts w:hint="cs"/>
            <w:rtl/>
          </w:rPr>
          <w:delText>ی</w:delText>
        </w:r>
        <w:r w:rsidDel="007D45EB">
          <w:rPr>
            <w:rFonts w:hint="eastAsia"/>
            <w:rtl/>
          </w:rPr>
          <w:delText>ت</w:delText>
        </w:r>
        <w:r w:rsidDel="007D45EB">
          <w:rPr>
            <w:rtl/>
          </w:rPr>
          <w:delText xml:space="preserve"> کامل قوان</w:delText>
        </w:r>
        <w:r w:rsidDel="007D45EB">
          <w:rPr>
            <w:rFonts w:hint="cs"/>
            <w:rtl/>
          </w:rPr>
          <w:delText>ی</w:delText>
        </w:r>
        <w:r w:rsidDel="007D45EB">
          <w:rPr>
            <w:rFonts w:hint="eastAsia"/>
            <w:rtl/>
          </w:rPr>
          <w:delText>ن</w:delText>
        </w:r>
        <w:r w:rsidDel="007D45EB">
          <w:rPr>
            <w:rtl/>
          </w:rPr>
          <w:delText xml:space="preserve"> نگارش پا</w:delText>
        </w:r>
        <w:r w:rsidDel="007D45EB">
          <w:rPr>
            <w:rFonts w:hint="cs"/>
            <w:rtl/>
          </w:rPr>
          <w:delText>ی</w:delText>
        </w:r>
        <w:r w:rsidDel="007D45EB">
          <w:rPr>
            <w:rFonts w:hint="eastAsia"/>
            <w:rtl/>
          </w:rPr>
          <w:delText>ان</w:delText>
        </w:r>
        <w:r w:rsidDel="007D45EB">
          <w:rPr>
            <w:rtl/>
          </w:rPr>
          <w:delText xml:space="preserve"> نامه مطابق با دستورالعمل مصوب کم</w:delText>
        </w:r>
        <w:r w:rsidDel="007D45EB">
          <w:rPr>
            <w:rFonts w:hint="cs"/>
            <w:rtl/>
          </w:rPr>
          <w:delText>ی</w:delText>
        </w:r>
        <w:r w:rsidDel="007D45EB">
          <w:rPr>
            <w:rFonts w:hint="eastAsia"/>
            <w:rtl/>
          </w:rPr>
          <w:delText>ته</w:delText>
        </w:r>
        <w:r w:rsidDel="007D45EB">
          <w:rPr>
            <w:rtl/>
          </w:rPr>
          <w:delText xml:space="preserve"> پروژه</w:delText>
        </w:r>
        <w:r w:rsidR="00A41F07" w:rsidDel="007D45EB">
          <w:rPr>
            <w:rFonts w:hint="cs"/>
            <w:rtl/>
          </w:rPr>
          <w:delText xml:space="preserve"> (ذکر شده در فصل اول)</w:delText>
        </w:r>
        <w:r w:rsidDel="007D45EB">
          <w:rPr>
            <w:rtl/>
          </w:rPr>
          <w:delText>.</w:delText>
        </w:r>
      </w:del>
    </w:p>
    <w:p w:rsidR="00F96B4D" w:rsidDel="007D45EB" w:rsidRDefault="00F96B4D" w:rsidP="005B3B97">
      <w:pPr>
        <w:spacing w:line="16" w:lineRule="atLeast"/>
        <w:rPr>
          <w:del w:id="285" w:author="mohammad minoei" w:date="2015-09-06T23:32:00Z"/>
          <w:rtl/>
        </w:rPr>
      </w:pPr>
      <w:del w:id="286" w:author="mohammad minoei" w:date="2015-09-06T23:32:00Z">
        <w:r w:rsidDel="007D45EB">
          <w:rPr>
            <w:rFonts w:hint="cs"/>
            <w:rtl/>
          </w:rPr>
          <w:delText>براي اطلاع از ميزان تاثير هريک از عوامل فوق، به جدول 3-1 و 3-2 که به ترتيب براي مقطع کارداني و کارشناسي تهيه شده است، مراجعه نماييد.</w:delText>
        </w:r>
        <w:r w:rsidR="004C2A79" w:rsidDel="007D45EB">
          <w:rPr>
            <w:rFonts w:hint="cs"/>
            <w:rtl/>
          </w:rPr>
          <w:delText xml:space="preserve"> براي دانشجويان مقطع کارشناسي ناپيوسته، معيارهاي ارزشيابي همانند دانشجويان کارشناسي پيوسته خواهد بود.</w:delText>
        </w:r>
      </w:del>
    </w:p>
    <w:p w:rsidR="004001B0" w:rsidRPr="005E2703" w:rsidDel="007D45EB" w:rsidRDefault="004001B0" w:rsidP="005B3B97">
      <w:pPr>
        <w:pStyle w:val="Caption"/>
        <w:keepNext/>
        <w:spacing w:before="120" w:line="16" w:lineRule="atLeast"/>
        <w:jc w:val="center"/>
        <w:rPr>
          <w:del w:id="287" w:author="mohammad minoei" w:date="2015-09-06T23:32:00Z"/>
          <w:rFonts w:cs="B Nazanin"/>
          <w:rtl/>
          <w:lang w:bidi="fa-IR"/>
        </w:rPr>
      </w:pPr>
      <w:del w:id="288" w:author="mohammad minoei" w:date="2015-09-06T23:32:00Z">
        <w:r w:rsidRPr="005E2703" w:rsidDel="007D45EB">
          <w:rPr>
            <w:rFonts w:cs="B Nazanin"/>
            <w:rtl/>
          </w:rPr>
          <w:delText>جدول</w:delText>
        </w:r>
        <w:r w:rsidDel="007D45EB">
          <w:rPr>
            <w:rFonts w:cs="B Nazanin" w:hint="cs"/>
            <w:noProof/>
            <w:rtl/>
            <w:lang w:bidi="fa-IR"/>
          </w:rPr>
          <w:delText>3</w:delText>
        </w:r>
        <w:r w:rsidRPr="005E2703" w:rsidDel="007D45EB">
          <w:rPr>
            <w:rFonts w:cs="B Nazanin" w:hint="cs"/>
            <w:noProof/>
            <w:rtl/>
            <w:lang w:bidi="fa-IR"/>
          </w:rPr>
          <w:delText>-</w:delText>
        </w:r>
        <w:r w:rsidDel="007D45EB">
          <w:rPr>
            <w:rFonts w:cs="B Nazanin" w:hint="cs"/>
            <w:noProof/>
            <w:rtl/>
            <w:lang w:bidi="fa-IR"/>
          </w:rPr>
          <w:delText>1</w:delText>
        </w:r>
        <w:r w:rsidRPr="005E2703" w:rsidDel="007D45EB">
          <w:rPr>
            <w:rFonts w:cs="B Nazanin" w:hint="cs"/>
            <w:noProof/>
            <w:rtl/>
            <w:lang w:bidi="fa-IR"/>
          </w:rPr>
          <w:delText xml:space="preserve">- </w:delText>
        </w:r>
        <w:r w:rsidDel="007D45EB">
          <w:rPr>
            <w:rFonts w:cs="B Nazanin" w:hint="cs"/>
            <w:rtl/>
            <w:lang w:bidi="fa-IR"/>
          </w:rPr>
          <w:delText xml:space="preserve">ميزان تاثير هريک از ملاکهاي ارزشيابي </w:delText>
        </w:r>
        <w:r w:rsidR="00515449" w:rsidDel="007D45EB">
          <w:rPr>
            <w:rFonts w:cs="B Nazanin" w:hint="cs"/>
            <w:rtl/>
            <w:lang w:bidi="fa-IR"/>
          </w:rPr>
          <w:delText>در نمره پروژه دانشجويان کارداني</w:delText>
        </w:r>
        <w:r w:rsidR="003D00F7" w:rsidDel="007D45EB">
          <w:rPr>
            <w:rFonts w:cs="B Nazanin" w:hint="cs"/>
            <w:rtl/>
            <w:lang w:bidi="fa-IR"/>
          </w:rPr>
          <w:delText xml:space="preserve"> و کارشناسی</w:delText>
        </w:r>
      </w:del>
    </w:p>
    <w:tbl>
      <w:tblPr>
        <w:bidiVisual/>
        <w:tblW w:w="4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577"/>
        <w:gridCol w:w="1980"/>
      </w:tblGrid>
      <w:tr w:rsidR="004001B0" w:rsidRPr="00434660" w:rsidDel="007D45EB">
        <w:trPr>
          <w:trHeight w:val="541"/>
          <w:jc w:val="center"/>
          <w:del w:id="289" w:author="mohammad minoei" w:date="2015-09-06T23:32:00Z"/>
        </w:trPr>
        <w:tc>
          <w:tcPr>
            <w:tcW w:w="2577" w:type="dxa"/>
            <w:shd w:val="clear" w:color="auto" w:fill="606060"/>
            <w:tcMar>
              <w:left w:w="0" w:type="dxa"/>
              <w:right w:w="0" w:type="dxa"/>
            </w:tcMar>
            <w:vAlign w:val="center"/>
          </w:tcPr>
          <w:p w:rsidR="004001B0" w:rsidRPr="007E49C7" w:rsidDel="007D45EB" w:rsidRDefault="00E96AC9" w:rsidP="005B3B97">
            <w:pPr>
              <w:spacing w:line="16" w:lineRule="atLeast"/>
              <w:ind w:firstLine="0"/>
              <w:jc w:val="center"/>
              <w:rPr>
                <w:del w:id="290" w:author="mohammad minoei" w:date="2015-09-06T23:32:00Z"/>
                <w:rFonts w:cs="B Nazanin"/>
                <w:b/>
                <w:bCs/>
                <w:color w:val="FFFFFF"/>
                <w:sz w:val="20"/>
                <w:szCs w:val="24"/>
                <w:rtl/>
                <w:lang w:bidi="fa-IR"/>
              </w:rPr>
            </w:pPr>
            <w:del w:id="291" w:author="mohammad minoei" w:date="2015-09-06T23:32:00Z">
              <w:r w:rsidRPr="007E49C7" w:rsidDel="007D45EB">
                <w:rPr>
                  <w:rFonts w:cs="B Nazanin" w:hint="cs"/>
                  <w:b/>
                  <w:bCs/>
                  <w:color w:val="FFFFFF"/>
                  <w:sz w:val="20"/>
                  <w:szCs w:val="24"/>
                  <w:rtl/>
                  <w:lang w:bidi="fa-IR"/>
                </w:rPr>
                <w:delText>معيار ارزشيابي</w:delText>
              </w:r>
            </w:del>
          </w:p>
        </w:tc>
        <w:tc>
          <w:tcPr>
            <w:tcW w:w="1980" w:type="dxa"/>
            <w:shd w:val="clear" w:color="auto" w:fill="606060"/>
            <w:tcMar>
              <w:left w:w="0" w:type="dxa"/>
              <w:right w:w="0" w:type="dxa"/>
            </w:tcMar>
            <w:vAlign w:val="center"/>
          </w:tcPr>
          <w:p w:rsidR="004001B0" w:rsidRPr="007E49C7" w:rsidDel="007D45EB" w:rsidRDefault="00E96AC9" w:rsidP="005B3B97">
            <w:pPr>
              <w:spacing w:line="16" w:lineRule="atLeast"/>
              <w:ind w:firstLine="0"/>
              <w:jc w:val="center"/>
              <w:rPr>
                <w:del w:id="292" w:author="mohammad minoei" w:date="2015-09-06T23:32:00Z"/>
                <w:rFonts w:cs="B Nazanin"/>
                <w:b/>
                <w:bCs/>
                <w:color w:val="FFFFFF"/>
                <w:sz w:val="20"/>
                <w:szCs w:val="24"/>
                <w:rtl/>
                <w:lang w:bidi="fa-IR"/>
              </w:rPr>
            </w:pPr>
            <w:del w:id="293" w:author="mohammad minoei" w:date="2015-09-06T23:32:00Z">
              <w:r w:rsidRPr="007E49C7" w:rsidDel="007D45EB">
                <w:rPr>
                  <w:rFonts w:cs="B Nazanin" w:hint="cs"/>
                  <w:b/>
                  <w:bCs/>
                  <w:color w:val="FFFFFF"/>
                  <w:sz w:val="20"/>
                  <w:szCs w:val="24"/>
                  <w:rtl/>
                  <w:lang w:bidi="fa-IR"/>
                </w:rPr>
                <w:delText>ميزان تاثير</w:delText>
              </w:r>
            </w:del>
          </w:p>
        </w:tc>
      </w:tr>
      <w:tr w:rsidR="004001B0" w:rsidDel="007D45EB">
        <w:trPr>
          <w:trHeight w:val="397"/>
          <w:jc w:val="center"/>
          <w:del w:id="294"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295" w:author="mohammad minoei" w:date="2015-09-06T23:32:00Z"/>
                <w:sz w:val="18"/>
                <w:szCs w:val="22"/>
                <w:rtl/>
                <w:lang w:bidi="fa-IR"/>
              </w:rPr>
            </w:pPr>
            <w:del w:id="296" w:author="mohammad minoei" w:date="2015-09-06T23:32:00Z">
              <w:r w:rsidDel="007D45EB">
                <w:rPr>
                  <w:rFonts w:hint="cs"/>
                  <w:sz w:val="18"/>
                  <w:szCs w:val="22"/>
                  <w:rtl/>
                  <w:lang w:bidi="fa-IR"/>
                </w:rPr>
                <w:delText>کيفيت علمي</w:delText>
              </w:r>
            </w:del>
          </w:p>
        </w:tc>
        <w:tc>
          <w:tcPr>
            <w:tcW w:w="1980" w:type="dxa"/>
            <w:tcMar>
              <w:left w:w="0" w:type="dxa"/>
              <w:right w:w="0" w:type="dxa"/>
            </w:tcMar>
            <w:vAlign w:val="center"/>
          </w:tcPr>
          <w:p w:rsidR="004001B0" w:rsidRPr="0063131B" w:rsidDel="007D45EB" w:rsidRDefault="00A6699F" w:rsidP="00021527">
            <w:pPr>
              <w:spacing w:line="16" w:lineRule="atLeast"/>
              <w:ind w:firstLine="0"/>
              <w:jc w:val="center"/>
              <w:rPr>
                <w:del w:id="297" w:author="mohammad minoei" w:date="2015-09-06T23:32:00Z"/>
                <w:sz w:val="18"/>
                <w:szCs w:val="22"/>
                <w:rtl/>
                <w:lang w:bidi="fa-IR"/>
              </w:rPr>
            </w:pPr>
            <w:del w:id="298" w:author="mohammad minoei" w:date="2015-09-06T23:32:00Z">
              <w:r w:rsidDel="007D45EB">
                <w:rPr>
                  <w:rFonts w:hint="cs"/>
                  <w:sz w:val="18"/>
                  <w:szCs w:val="22"/>
                  <w:rtl/>
                  <w:lang w:bidi="fa-IR"/>
                </w:rPr>
                <w:delText>1</w:delText>
              </w:r>
              <w:r w:rsidR="00021527" w:rsidDel="007D45EB">
                <w:rPr>
                  <w:rFonts w:hint="cs"/>
                  <w:sz w:val="18"/>
                  <w:szCs w:val="22"/>
                  <w:rtl/>
                  <w:lang w:bidi="fa-IR"/>
                </w:rPr>
                <w:delText>0</w:delText>
              </w:r>
              <w:r w:rsidR="00E96AC9" w:rsidDel="007D45EB">
                <w:rPr>
                  <w:rFonts w:hint="cs"/>
                  <w:sz w:val="18"/>
                  <w:szCs w:val="22"/>
                  <w:rtl/>
                  <w:lang w:bidi="fa-IR"/>
                </w:rPr>
                <w:delText xml:space="preserve"> نمره</w:delText>
              </w:r>
            </w:del>
          </w:p>
        </w:tc>
      </w:tr>
      <w:tr w:rsidR="004001B0" w:rsidDel="007D45EB">
        <w:trPr>
          <w:trHeight w:val="397"/>
          <w:jc w:val="center"/>
          <w:del w:id="299"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300" w:author="mohammad minoei" w:date="2015-09-06T23:32:00Z"/>
                <w:sz w:val="18"/>
                <w:szCs w:val="22"/>
                <w:rtl/>
                <w:lang w:bidi="fa-IR"/>
              </w:rPr>
            </w:pPr>
            <w:del w:id="301" w:author="mohammad minoei" w:date="2015-09-06T23:32:00Z">
              <w:r w:rsidDel="007D45EB">
                <w:rPr>
                  <w:rFonts w:hint="cs"/>
                  <w:sz w:val="18"/>
                  <w:szCs w:val="22"/>
                  <w:rtl/>
                  <w:lang w:bidi="fa-IR"/>
                </w:rPr>
                <w:delText>کيفيت ارايه</w:delText>
              </w:r>
            </w:del>
          </w:p>
        </w:tc>
        <w:tc>
          <w:tcPr>
            <w:tcW w:w="1980" w:type="dxa"/>
            <w:tcMar>
              <w:left w:w="0" w:type="dxa"/>
              <w:right w:w="0" w:type="dxa"/>
            </w:tcMar>
            <w:vAlign w:val="center"/>
          </w:tcPr>
          <w:p w:rsidR="004001B0" w:rsidRPr="0063131B" w:rsidDel="007D45EB" w:rsidRDefault="00021527" w:rsidP="005B3B97">
            <w:pPr>
              <w:spacing w:line="16" w:lineRule="atLeast"/>
              <w:ind w:firstLine="0"/>
              <w:jc w:val="center"/>
              <w:rPr>
                <w:del w:id="302" w:author="mohammad minoei" w:date="2015-09-06T23:32:00Z"/>
                <w:sz w:val="18"/>
                <w:szCs w:val="22"/>
                <w:rtl/>
                <w:lang w:bidi="fa-IR"/>
              </w:rPr>
            </w:pPr>
            <w:del w:id="303" w:author="mohammad minoei" w:date="2015-09-06T23:32:00Z">
              <w:r w:rsidDel="007D45EB">
                <w:rPr>
                  <w:rFonts w:hint="cs"/>
                  <w:sz w:val="18"/>
                  <w:szCs w:val="22"/>
                  <w:rtl/>
                  <w:lang w:bidi="fa-IR"/>
                </w:rPr>
                <w:delText>4 نمره</w:delText>
              </w:r>
            </w:del>
          </w:p>
        </w:tc>
      </w:tr>
      <w:tr w:rsidR="004001B0" w:rsidDel="007D45EB">
        <w:trPr>
          <w:trHeight w:val="397"/>
          <w:jc w:val="center"/>
          <w:del w:id="304" w:author="mohammad minoei" w:date="2015-09-06T23:32:00Z"/>
        </w:trPr>
        <w:tc>
          <w:tcPr>
            <w:tcW w:w="2577" w:type="dxa"/>
            <w:tcMar>
              <w:left w:w="0" w:type="dxa"/>
              <w:right w:w="0" w:type="dxa"/>
            </w:tcMar>
            <w:vAlign w:val="center"/>
          </w:tcPr>
          <w:p w:rsidR="004001B0" w:rsidRPr="0063131B" w:rsidDel="007D45EB" w:rsidRDefault="00E96AC9" w:rsidP="005B3B97">
            <w:pPr>
              <w:spacing w:line="16" w:lineRule="atLeast"/>
              <w:ind w:firstLine="0"/>
              <w:jc w:val="center"/>
              <w:rPr>
                <w:del w:id="305" w:author="mohammad minoei" w:date="2015-09-06T23:32:00Z"/>
                <w:sz w:val="18"/>
                <w:szCs w:val="22"/>
                <w:lang w:bidi="fa-IR"/>
              </w:rPr>
            </w:pPr>
            <w:del w:id="306" w:author="mohammad minoei" w:date="2015-09-06T23:32:00Z">
              <w:r w:rsidDel="007D45EB">
                <w:rPr>
                  <w:rFonts w:hint="cs"/>
                  <w:sz w:val="18"/>
                  <w:szCs w:val="22"/>
                  <w:rtl/>
                  <w:lang w:bidi="fa-IR"/>
                </w:rPr>
                <w:delText>کيفيت نگارش</w:delText>
              </w:r>
            </w:del>
          </w:p>
        </w:tc>
        <w:tc>
          <w:tcPr>
            <w:tcW w:w="1980" w:type="dxa"/>
            <w:tcMar>
              <w:left w:w="0" w:type="dxa"/>
              <w:right w:w="0" w:type="dxa"/>
            </w:tcMar>
            <w:vAlign w:val="center"/>
          </w:tcPr>
          <w:p w:rsidR="004001B0" w:rsidRPr="0063131B" w:rsidDel="007D45EB" w:rsidRDefault="00021527" w:rsidP="005B3B97">
            <w:pPr>
              <w:spacing w:line="16" w:lineRule="atLeast"/>
              <w:ind w:firstLine="0"/>
              <w:jc w:val="center"/>
              <w:rPr>
                <w:del w:id="307" w:author="mohammad minoei" w:date="2015-09-06T23:32:00Z"/>
                <w:sz w:val="18"/>
                <w:szCs w:val="22"/>
                <w:rtl/>
                <w:lang w:bidi="fa-IR"/>
              </w:rPr>
            </w:pPr>
            <w:del w:id="308" w:author="mohammad minoei" w:date="2015-09-06T23:32:00Z">
              <w:r w:rsidDel="007D45EB">
                <w:rPr>
                  <w:rFonts w:hint="cs"/>
                  <w:sz w:val="18"/>
                  <w:szCs w:val="22"/>
                  <w:rtl/>
                  <w:lang w:bidi="fa-IR"/>
                </w:rPr>
                <w:delText>3</w:delText>
              </w:r>
              <w:r w:rsidR="00E96AC9" w:rsidDel="007D45EB">
                <w:rPr>
                  <w:rFonts w:hint="cs"/>
                  <w:sz w:val="18"/>
                  <w:szCs w:val="22"/>
                  <w:rtl/>
                  <w:lang w:bidi="fa-IR"/>
                </w:rPr>
                <w:delText xml:space="preserve"> نمره</w:delText>
              </w:r>
            </w:del>
          </w:p>
        </w:tc>
      </w:tr>
      <w:tr w:rsidR="000728B3" w:rsidDel="007D45EB">
        <w:trPr>
          <w:trHeight w:val="397"/>
          <w:jc w:val="center"/>
          <w:del w:id="309" w:author="mohammad minoei" w:date="2015-09-06T23:32:00Z"/>
        </w:trPr>
        <w:tc>
          <w:tcPr>
            <w:tcW w:w="2577" w:type="dxa"/>
            <w:tcMar>
              <w:left w:w="0" w:type="dxa"/>
              <w:right w:w="0" w:type="dxa"/>
            </w:tcMar>
            <w:vAlign w:val="center"/>
          </w:tcPr>
          <w:p w:rsidR="000728B3" w:rsidDel="007D45EB" w:rsidRDefault="000728B3" w:rsidP="005B3B97">
            <w:pPr>
              <w:spacing w:line="16" w:lineRule="atLeast"/>
              <w:ind w:firstLine="0"/>
              <w:jc w:val="center"/>
              <w:rPr>
                <w:del w:id="310" w:author="mohammad minoei" w:date="2015-09-06T23:32:00Z"/>
                <w:sz w:val="18"/>
                <w:szCs w:val="22"/>
                <w:rtl/>
                <w:lang w:bidi="fa-IR"/>
              </w:rPr>
            </w:pPr>
            <w:del w:id="311" w:author="mohammad minoei" w:date="2015-09-06T23:32:00Z">
              <w:r w:rsidDel="007D45EB">
                <w:rPr>
                  <w:rFonts w:hint="cs"/>
                  <w:sz w:val="18"/>
                  <w:szCs w:val="22"/>
                  <w:rtl/>
                  <w:lang w:bidi="fa-IR"/>
                </w:rPr>
                <w:delText>رعايت قوانين نگارش</w:delText>
              </w:r>
              <w:r w:rsidR="00021527" w:rsidDel="007D45EB">
                <w:rPr>
                  <w:rFonts w:hint="cs"/>
                  <w:sz w:val="18"/>
                  <w:szCs w:val="22"/>
                  <w:rtl/>
                  <w:lang w:bidi="fa-IR"/>
                </w:rPr>
                <w:delText xml:space="preserve"> و نظم وترتیب در انجام پروژه</w:delText>
              </w:r>
            </w:del>
          </w:p>
        </w:tc>
        <w:tc>
          <w:tcPr>
            <w:tcW w:w="1980" w:type="dxa"/>
            <w:tcMar>
              <w:left w:w="0" w:type="dxa"/>
              <w:right w:w="0" w:type="dxa"/>
            </w:tcMar>
            <w:vAlign w:val="center"/>
          </w:tcPr>
          <w:p w:rsidR="000728B3" w:rsidDel="007D45EB" w:rsidRDefault="00021527" w:rsidP="005B3B97">
            <w:pPr>
              <w:spacing w:line="16" w:lineRule="atLeast"/>
              <w:ind w:firstLine="0"/>
              <w:jc w:val="center"/>
              <w:rPr>
                <w:del w:id="312" w:author="mohammad minoei" w:date="2015-09-06T23:32:00Z"/>
                <w:sz w:val="18"/>
                <w:szCs w:val="22"/>
                <w:rtl/>
                <w:lang w:bidi="fa-IR"/>
              </w:rPr>
            </w:pPr>
            <w:del w:id="313" w:author="mohammad minoei" w:date="2015-09-06T23:32:00Z">
              <w:r w:rsidDel="007D45EB">
                <w:rPr>
                  <w:rFonts w:hint="cs"/>
                  <w:sz w:val="18"/>
                  <w:szCs w:val="22"/>
                  <w:rtl/>
                  <w:lang w:bidi="fa-IR"/>
                </w:rPr>
                <w:delText>3</w:delText>
              </w:r>
              <w:r w:rsidR="000728B3" w:rsidDel="007D45EB">
                <w:rPr>
                  <w:rFonts w:hint="cs"/>
                  <w:sz w:val="18"/>
                  <w:szCs w:val="22"/>
                  <w:rtl/>
                  <w:lang w:bidi="fa-IR"/>
                </w:rPr>
                <w:delText xml:space="preserve"> نمره</w:delText>
              </w:r>
            </w:del>
          </w:p>
        </w:tc>
      </w:tr>
    </w:tbl>
    <w:p w:rsidR="00E7234A" w:rsidRPr="00E7234A" w:rsidDel="007D45EB" w:rsidRDefault="00E7234A" w:rsidP="005B3B97">
      <w:pPr>
        <w:pStyle w:val="Caption"/>
        <w:keepNext/>
        <w:spacing w:before="120" w:line="16" w:lineRule="atLeast"/>
        <w:jc w:val="center"/>
        <w:rPr>
          <w:del w:id="314" w:author="mohammad minoei" w:date="2015-09-06T23:32:00Z"/>
          <w:rFonts w:cs="B Nazanin"/>
          <w:sz w:val="16"/>
          <w:szCs w:val="16"/>
          <w:rtl/>
          <w:lang w:bidi="fa-IR"/>
        </w:rPr>
      </w:pPr>
    </w:p>
    <w:p w:rsidR="00F96B4D" w:rsidRDefault="00F96B4D" w:rsidP="005B3B97">
      <w:pPr>
        <w:spacing w:line="16" w:lineRule="atLeast"/>
        <w:rPr>
          <w:ins w:id="315" w:author="mohammad minoei" w:date="2015-09-06T23:32:00Z"/>
          <w:u w:val="single"/>
          <w:rtl/>
        </w:rPr>
      </w:pPr>
    </w:p>
    <w:p w:rsidR="00C03C78" w:rsidRPr="006D4894" w:rsidRDefault="00C03C78" w:rsidP="00C03C78">
      <w:pPr>
        <w:ind w:firstLine="0"/>
        <w:rPr>
          <w:ins w:id="316" w:author="mohammad minoei" w:date="2015-09-07T13:03:00Z"/>
          <w:lang w:bidi="fa-IR"/>
        </w:rPr>
      </w:pPr>
    </w:p>
    <w:p w:rsidR="00286DE3" w:rsidRDefault="00286DE3">
      <w:pPr>
        <w:pStyle w:val="Heading3"/>
        <w:spacing w:line="16" w:lineRule="atLeast"/>
        <w:rPr>
          <w:ins w:id="317" w:author="mohammad minoei" w:date="2015-09-07T13:24:00Z"/>
          <w:rtl/>
        </w:rPr>
        <w:pPrChange w:id="318" w:author="mohammad minoei" w:date="2015-09-07T13:25:00Z">
          <w:pPr>
            <w:pStyle w:val="Heading3"/>
            <w:spacing w:line="16" w:lineRule="atLeast"/>
          </w:pPr>
        </w:pPrChange>
      </w:pPr>
      <w:ins w:id="319" w:author="mohammad minoei" w:date="2015-09-07T13:24:00Z">
        <w:r>
          <w:rPr>
            <w:rFonts w:hint="cs"/>
            <w:rtl/>
          </w:rPr>
          <w:t>3-1-1-</w:t>
        </w:r>
        <w:r w:rsidRPr="00286DE3">
          <w:rPr>
            <w:rtl/>
          </w:rPr>
          <w:t>نصب و راه انداز</w:t>
        </w:r>
        <w:r w:rsidRPr="00286DE3">
          <w:rPr>
            <w:rFonts w:hint="cs"/>
            <w:rtl/>
          </w:rPr>
          <w:t>ی</w:t>
        </w:r>
        <w:r w:rsidRPr="00286DE3">
          <w:rPr>
            <w:rtl/>
          </w:rPr>
          <w:t xml:space="preserve"> ل</w:t>
        </w:r>
        <w:r w:rsidRPr="00286DE3">
          <w:rPr>
            <w:rFonts w:hint="cs"/>
            <w:rtl/>
          </w:rPr>
          <w:t>ی</w:t>
        </w:r>
        <w:r w:rsidRPr="00286DE3">
          <w:rPr>
            <w:rFonts w:hint="eastAsia"/>
            <w:rtl/>
          </w:rPr>
          <w:t>نوکس</w:t>
        </w:r>
      </w:ins>
    </w:p>
    <w:p w:rsidR="00286DE3" w:rsidRDefault="00286DE3" w:rsidP="00C03C78">
      <w:pPr>
        <w:ind w:firstLine="0"/>
        <w:rPr>
          <w:ins w:id="320" w:author="mohammad minoei" w:date="2015-09-07T13:24:00Z"/>
          <w:rtl/>
        </w:rPr>
      </w:pPr>
    </w:p>
    <w:p w:rsidR="00C03C78" w:rsidRPr="006D4894" w:rsidRDefault="00C03C78" w:rsidP="00C03C78">
      <w:pPr>
        <w:ind w:firstLine="0"/>
        <w:rPr>
          <w:ins w:id="321" w:author="mohammad minoei" w:date="2015-09-07T13:03:00Z"/>
          <w:rtl/>
        </w:rPr>
      </w:pPr>
      <w:ins w:id="322" w:author="mohammad minoei" w:date="2015-09-07T13:03:00Z">
        <w:r w:rsidRPr="006D4894">
          <w:t xml:space="preserve">ISO image </w:t>
        </w:r>
        <w:r w:rsidRPr="006D4894">
          <w:rPr>
            <w:rtl/>
          </w:rPr>
          <w:t>آخرین نسخه پلت فرم لینوکس را که دانلود کرده ای</w:t>
        </w:r>
        <w:r w:rsidRPr="006D4894">
          <w:rPr>
            <w:rFonts w:hint="cs"/>
            <w:rtl/>
          </w:rPr>
          <w:t>م</w:t>
        </w:r>
        <w:r w:rsidRPr="006D4894">
          <w:rPr>
            <w:rtl/>
          </w:rPr>
          <w:t xml:space="preserve"> در یک</w:t>
        </w:r>
        <w:r w:rsidRPr="006D4894">
          <w:t xml:space="preserve"> DVD  </w:t>
        </w:r>
        <w:r w:rsidRPr="006D4894">
          <w:rPr>
            <w:rFonts w:hint="cs"/>
            <w:rtl/>
          </w:rPr>
          <w:t xml:space="preserve"> </w:t>
        </w:r>
        <w:r w:rsidRPr="006D4894">
          <w:rPr>
            <w:rtl/>
          </w:rPr>
          <w:t xml:space="preserve">رایت </w:t>
        </w:r>
        <w:r w:rsidRPr="006D4894">
          <w:rPr>
            <w:rFonts w:hint="cs"/>
            <w:rtl/>
          </w:rPr>
          <w:t>میکنیم</w:t>
        </w:r>
        <w:r w:rsidRPr="006D4894">
          <w:rPr>
            <w:rtl/>
          </w:rPr>
          <w:t xml:space="preserve"> و آن را در سیستم قرار میدهیم </w:t>
        </w:r>
      </w:ins>
    </w:p>
    <w:p w:rsidR="00C03C78" w:rsidRPr="006D4894" w:rsidRDefault="00C03C78">
      <w:pPr>
        <w:ind w:firstLine="0"/>
        <w:rPr>
          <w:ins w:id="323" w:author="mohammad minoei" w:date="2015-09-07T13:03:00Z"/>
        </w:rPr>
        <w:pPrChange w:id="324" w:author="mohammad minoei" w:date="2015-09-07T13:32:00Z">
          <w:pPr>
            <w:ind w:firstLine="0"/>
          </w:pPr>
        </w:pPrChange>
      </w:pPr>
      <w:ins w:id="325" w:author="mohammad minoei" w:date="2015-09-07T13:03:00Z">
        <w:r w:rsidRPr="006D4894">
          <w:rPr>
            <w:rtl/>
          </w:rPr>
          <w:t>پس از بوت شدن، صفحه نصب و راه انداز</w:t>
        </w:r>
        <w:r w:rsidRPr="00B509EF">
          <w:rPr>
            <w:rFonts w:hint="cs"/>
            <w:rtl/>
          </w:rPr>
          <w:t>ی</w:t>
        </w:r>
        <w:r w:rsidRPr="00B509EF">
          <w:rPr>
            <w:rFonts w:ascii="Cambria" w:hAnsi="Cambria" w:cs="Cambria"/>
            <w:rtl/>
            <w:rPrChange w:id="326" w:author="mohammad minoei" w:date="2015-09-07T13:33:00Z">
              <w:rPr>
                <w:rtl/>
              </w:rPr>
            </w:rPrChange>
          </w:rPr>
          <w:t> </w:t>
        </w:r>
        <w:r w:rsidRPr="00B509EF">
          <w:rPr>
            <w:rPrChange w:id="327" w:author="mohammad minoei" w:date="2015-09-07T13:33:00Z">
              <w:rPr/>
            </w:rPrChange>
          </w:rPr>
          <w:fldChar w:fldCharType="begin"/>
        </w:r>
        <w:r w:rsidRPr="00B509EF">
          <w:instrText xml:space="preserve"> HYPERLINK "http://compiler.ir/" \t "_blank" </w:instrText>
        </w:r>
        <w:r w:rsidRPr="00B509EF">
          <w:rPr>
            <w:rPrChange w:id="328" w:author="mohammad minoei" w:date="2015-09-07T13:33:00Z">
              <w:rPr/>
            </w:rPrChange>
          </w:rPr>
          <w:fldChar w:fldCharType="separate"/>
        </w:r>
        <w:r w:rsidRPr="00B509EF">
          <w:rPr>
            <w:rStyle w:val="Hyperlink"/>
            <w:color w:val="auto"/>
            <w:u w:val="none"/>
            <w:rtl/>
            <w:rPrChange w:id="329" w:author="mohammad minoei" w:date="2015-09-07T13:33:00Z">
              <w:rPr>
                <w:rStyle w:val="Hyperlink"/>
                <w:rtl/>
              </w:rPr>
            </w:rPrChange>
          </w:rPr>
          <w:t>ل</w:t>
        </w:r>
        <w:r w:rsidRPr="00B509EF">
          <w:rPr>
            <w:rStyle w:val="Hyperlink"/>
            <w:rFonts w:hint="cs"/>
            <w:color w:val="auto"/>
            <w:u w:val="none"/>
            <w:rtl/>
            <w:rPrChange w:id="330" w:author="mohammad minoei" w:date="2015-09-07T13:33:00Z">
              <w:rPr>
                <w:rStyle w:val="Hyperlink"/>
                <w:rFonts w:hint="cs"/>
                <w:rtl/>
              </w:rPr>
            </w:rPrChange>
          </w:rPr>
          <w:t>ی</w:t>
        </w:r>
        <w:r w:rsidRPr="00B509EF">
          <w:rPr>
            <w:rStyle w:val="Hyperlink"/>
            <w:rFonts w:hint="eastAsia"/>
            <w:color w:val="auto"/>
            <w:u w:val="none"/>
            <w:rtl/>
            <w:rPrChange w:id="331" w:author="mohammad minoei" w:date="2015-09-07T13:33:00Z">
              <w:rPr>
                <w:rStyle w:val="Hyperlink"/>
                <w:rFonts w:hint="eastAsia"/>
                <w:rtl/>
              </w:rPr>
            </w:rPrChange>
          </w:rPr>
          <w:t>نوکس</w:t>
        </w:r>
        <w:r w:rsidRPr="00B509EF">
          <w:rPr>
            <w:rPrChange w:id="332" w:author="mohammad minoei" w:date="2015-09-07T13:33:00Z">
              <w:rPr/>
            </w:rPrChange>
          </w:rPr>
          <w:fldChar w:fldCharType="end"/>
        </w:r>
        <w:r w:rsidRPr="006D4894">
          <w:t> </w:t>
        </w:r>
        <w:r w:rsidRPr="006D4894">
          <w:rPr>
            <w:rtl/>
          </w:rPr>
          <w:t xml:space="preserve">دبیان را مشاهده </w:t>
        </w:r>
        <w:r w:rsidRPr="006D4894">
          <w:rPr>
            <w:rFonts w:hint="cs"/>
            <w:rtl/>
          </w:rPr>
          <w:t>میکنیم</w:t>
        </w:r>
        <w:r w:rsidRPr="006D4894">
          <w:rPr>
            <w:rtl/>
          </w:rPr>
          <w:t xml:space="preserve"> . اولین گزینه یعنی</w:t>
        </w:r>
        <w:r w:rsidRPr="006D4894">
          <w:t xml:space="preserve">  “install” </w:t>
        </w:r>
        <w:r w:rsidRPr="006D4894">
          <w:rPr>
            <w:rtl/>
          </w:rPr>
          <w:t>را انتخاب میکنیم</w:t>
        </w:r>
        <w:r w:rsidRPr="006D4894">
          <w:t>:</w:t>
        </w:r>
      </w:ins>
    </w:p>
    <w:p w:rsidR="00C03C78" w:rsidRPr="006D4894" w:rsidRDefault="00C03C78">
      <w:pPr>
        <w:ind w:firstLine="0"/>
        <w:jc w:val="center"/>
        <w:rPr>
          <w:ins w:id="333" w:author="mohammad minoei" w:date="2015-09-07T13:03:00Z"/>
          <w:rtl/>
        </w:rPr>
        <w:pPrChange w:id="334" w:author="mohammad minoei" w:date="2015-09-07T13:21:00Z">
          <w:pPr>
            <w:ind w:firstLine="0"/>
          </w:pPr>
        </w:pPrChange>
      </w:pPr>
      <w:ins w:id="335" w:author="mohammad minoei" w:date="2015-09-07T13:03:00Z">
        <w:r w:rsidRPr="006D4894">
          <w:rPr>
            <w:noProof/>
            <w:lang w:bidi="fa-IR"/>
          </w:rPr>
          <w:lastRenderedPageBreak/>
          <w:drawing>
            <wp:inline distT="0" distB="0" distL="0" distR="0">
              <wp:extent cx="5243830" cy="3921760"/>
              <wp:effectExtent l="0" t="0" r="0" b="0"/>
              <wp:docPr id="30" name="Picture 30" descr="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3830" cy="3921760"/>
                      </a:xfrm>
                      <a:prstGeom prst="rect">
                        <a:avLst/>
                      </a:prstGeom>
                      <a:noFill/>
                      <a:ln>
                        <a:noFill/>
                      </a:ln>
                    </pic:spPr>
                  </pic:pic>
                </a:graphicData>
              </a:graphic>
            </wp:inline>
          </w:drawing>
        </w:r>
      </w:ins>
    </w:p>
    <w:p w:rsidR="00AD0A4C" w:rsidRPr="00F16C78" w:rsidRDefault="00AD0A4C" w:rsidP="005C35B2">
      <w:pPr>
        <w:spacing w:line="16" w:lineRule="atLeast"/>
        <w:jc w:val="center"/>
        <w:rPr>
          <w:ins w:id="336" w:author="mohammad minoei" w:date="2015-09-07T20:28:00Z"/>
          <w:rFonts w:hint="cs"/>
        </w:rPr>
        <w:pPrChange w:id="337" w:author="mohammad minoei" w:date="2015-09-07T20:38:00Z">
          <w:pPr>
            <w:spacing w:line="16" w:lineRule="atLeast"/>
            <w:jc w:val="center"/>
          </w:pPr>
        </w:pPrChange>
      </w:pPr>
      <w:ins w:id="338" w:author="mohammad minoei" w:date="2015-09-07T20:28:00Z">
        <w:r>
          <w:rPr>
            <w:rFonts w:cs="B Nazanin" w:hint="cs"/>
            <w:b/>
            <w:bCs/>
            <w:sz w:val="20"/>
            <w:szCs w:val="20"/>
            <w:rtl/>
            <w:lang w:bidi="fa-IR"/>
          </w:rPr>
          <w:t xml:space="preserve">شکل </w:t>
        </w:r>
      </w:ins>
      <w:ins w:id="339" w:author="mohammad minoei" w:date="2015-09-07T20:38:00Z">
        <w:r w:rsidR="005C35B2">
          <w:rPr>
            <w:rFonts w:cs="B Nazanin" w:hint="cs"/>
            <w:b/>
            <w:bCs/>
            <w:sz w:val="20"/>
            <w:szCs w:val="20"/>
            <w:rtl/>
            <w:lang w:bidi="fa-IR"/>
          </w:rPr>
          <w:t>2</w:t>
        </w:r>
      </w:ins>
      <w:ins w:id="340" w:author="mohammad minoei" w:date="2015-09-07T20:28:00Z">
        <w:r>
          <w:rPr>
            <w:rFonts w:cs="B Nazanin" w:hint="cs"/>
            <w:b/>
            <w:bCs/>
            <w:sz w:val="20"/>
            <w:szCs w:val="20"/>
            <w:rtl/>
            <w:lang w:bidi="fa-IR"/>
          </w:rPr>
          <w:t>-</w:t>
        </w:r>
      </w:ins>
      <w:ins w:id="341" w:author="mohammad minoei" w:date="2015-09-07T20:38:00Z">
        <w:r w:rsidR="005C35B2">
          <w:rPr>
            <w:rFonts w:cs="B Nazanin" w:hint="cs"/>
            <w:b/>
            <w:bCs/>
            <w:sz w:val="20"/>
            <w:szCs w:val="20"/>
            <w:rtl/>
            <w:lang w:bidi="fa-IR"/>
          </w:rPr>
          <w:t>3</w:t>
        </w:r>
      </w:ins>
      <w:ins w:id="342" w:author="mohammad minoei" w:date="2015-09-07T20:28:00Z">
        <w:r>
          <w:rPr>
            <w:rFonts w:cs="B Nazanin" w:hint="cs"/>
            <w:b/>
            <w:bCs/>
            <w:sz w:val="20"/>
            <w:szCs w:val="20"/>
            <w:rtl/>
            <w:lang w:bidi="fa-IR"/>
          </w:rPr>
          <w:t xml:space="preserve">- </w:t>
        </w:r>
      </w:ins>
      <w:ins w:id="343" w:author="mohammad minoei" w:date="2015-09-07T20:32:00Z">
        <w:r w:rsidR="009C4079">
          <w:rPr>
            <w:rFonts w:cs="B Nazanin" w:hint="cs"/>
            <w:b/>
            <w:bCs/>
            <w:sz w:val="20"/>
            <w:szCs w:val="20"/>
            <w:rtl/>
            <w:lang w:bidi="fa-IR"/>
          </w:rPr>
          <w:t>صفحه اول نصب</w:t>
        </w:r>
      </w:ins>
    </w:p>
    <w:p w:rsidR="00286DE3" w:rsidRDefault="00286DE3" w:rsidP="00AD0A4C">
      <w:pPr>
        <w:ind w:firstLine="0"/>
        <w:jc w:val="center"/>
        <w:rPr>
          <w:ins w:id="344" w:author="mohammad minoei" w:date="2015-09-07T13:22:00Z"/>
          <w:rtl/>
        </w:rPr>
        <w:pPrChange w:id="345" w:author="mohammad minoei" w:date="2015-09-07T20:28:00Z">
          <w:pPr>
            <w:ind w:firstLine="0"/>
          </w:pPr>
        </w:pPrChange>
      </w:pPr>
    </w:p>
    <w:p w:rsidR="00C03C78" w:rsidRPr="006D4894" w:rsidRDefault="00C03C78" w:rsidP="00C03C78">
      <w:pPr>
        <w:ind w:firstLine="0"/>
        <w:rPr>
          <w:ins w:id="346" w:author="mohammad minoei" w:date="2015-09-07T13:03:00Z"/>
        </w:rPr>
      </w:pPr>
      <w:ins w:id="347" w:author="mohammad minoei" w:date="2015-09-07T13:03:00Z">
        <w:r w:rsidRPr="006D4894">
          <w:rPr>
            <w:rtl/>
          </w:rPr>
          <w:t>در صفحه بعد</w:t>
        </w:r>
        <w:r w:rsidRPr="006D4894">
          <w:t xml:space="preserve"> “Language Screen” </w:t>
        </w:r>
        <w:r w:rsidRPr="006D4894">
          <w:rPr>
            <w:rtl/>
          </w:rPr>
          <w:t>زبان</w:t>
        </w:r>
        <w:r w:rsidRPr="006D4894">
          <w:t xml:space="preserve"> “English” </w:t>
        </w:r>
        <w:r w:rsidRPr="006D4894">
          <w:rPr>
            <w:rtl/>
          </w:rPr>
          <w:t>را انتخاب میکنیم</w:t>
        </w:r>
        <w:r w:rsidRPr="006D4894">
          <w:t xml:space="preserve"> :</w:t>
        </w:r>
      </w:ins>
    </w:p>
    <w:p w:rsidR="00AD0A4C" w:rsidRDefault="00C03C78">
      <w:pPr>
        <w:ind w:firstLine="0"/>
        <w:jc w:val="center"/>
        <w:rPr>
          <w:ins w:id="348" w:author="mohammad minoei" w:date="2015-09-07T20:28:00Z"/>
        </w:rPr>
      </w:pPr>
      <w:ins w:id="349" w:author="mohammad minoei" w:date="2015-09-07T13:03:00Z">
        <w:r w:rsidRPr="006D4894">
          <w:rPr>
            <w:noProof/>
            <w:lang w:bidi="fa-IR"/>
          </w:rPr>
          <w:drawing>
            <wp:inline distT="0" distB="0" distL="0" distR="0">
              <wp:extent cx="5243830" cy="3701415"/>
              <wp:effectExtent l="0" t="0" r="0" b="0"/>
              <wp:docPr id="29" name="Picture 29"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3830" cy="3701415"/>
                      </a:xfrm>
                      <a:prstGeom prst="rect">
                        <a:avLst/>
                      </a:prstGeom>
                      <a:noFill/>
                      <a:ln>
                        <a:noFill/>
                      </a:ln>
                    </pic:spPr>
                  </pic:pic>
                </a:graphicData>
              </a:graphic>
            </wp:inline>
          </w:drawing>
        </w:r>
      </w:ins>
    </w:p>
    <w:p w:rsidR="00AD0A4C" w:rsidRPr="00F16C78" w:rsidRDefault="00AD0A4C" w:rsidP="005C35B2">
      <w:pPr>
        <w:spacing w:line="16" w:lineRule="atLeast"/>
        <w:jc w:val="center"/>
        <w:rPr>
          <w:ins w:id="350" w:author="mohammad minoei" w:date="2015-09-07T20:28:00Z"/>
          <w:rFonts w:hint="cs"/>
        </w:rPr>
        <w:pPrChange w:id="351" w:author="mohammad minoei" w:date="2015-09-07T20:38:00Z">
          <w:pPr>
            <w:spacing w:line="16" w:lineRule="atLeast"/>
            <w:jc w:val="center"/>
          </w:pPr>
        </w:pPrChange>
      </w:pPr>
      <w:ins w:id="352" w:author="mohammad minoei" w:date="2015-09-07T20:28:00Z">
        <w:r>
          <w:rPr>
            <w:rFonts w:cs="B Nazanin" w:hint="cs"/>
            <w:b/>
            <w:bCs/>
            <w:sz w:val="20"/>
            <w:szCs w:val="20"/>
            <w:rtl/>
            <w:lang w:bidi="fa-IR"/>
          </w:rPr>
          <w:t xml:space="preserve">شکل </w:t>
        </w:r>
      </w:ins>
      <w:ins w:id="353" w:author="mohammad minoei" w:date="2015-09-07T20:38:00Z">
        <w:r w:rsidR="005C35B2">
          <w:rPr>
            <w:rFonts w:cs="B Nazanin" w:hint="cs"/>
            <w:b/>
            <w:bCs/>
            <w:sz w:val="20"/>
            <w:szCs w:val="20"/>
            <w:rtl/>
            <w:lang w:bidi="fa-IR"/>
          </w:rPr>
          <w:t>2</w:t>
        </w:r>
      </w:ins>
      <w:ins w:id="354" w:author="mohammad minoei" w:date="2015-09-07T20:28:00Z">
        <w:r>
          <w:rPr>
            <w:rFonts w:cs="B Nazanin" w:hint="cs"/>
            <w:b/>
            <w:bCs/>
            <w:sz w:val="20"/>
            <w:szCs w:val="20"/>
            <w:rtl/>
            <w:lang w:bidi="fa-IR"/>
          </w:rPr>
          <w:t>-</w:t>
        </w:r>
      </w:ins>
      <w:ins w:id="355" w:author="mohammad minoei" w:date="2015-09-07T20:38:00Z">
        <w:r w:rsidR="005C35B2">
          <w:rPr>
            <w:rFonts w:cs="B Nazanin" w:hint="cs"/>
            <w:b/>
            <w:bCs/>
            <w:sz w:val="20"/>
            <w:szCs w:val="20"/>
            <w:rtl/>
            <w:lang w:bidi="fa-IR"/>
          </w:rPr>
          <w:t>4</w:t>
        </w:r>
      </w:ins>
      <w:ins w:id="356" w:author="mohammad minoei" w:date="2015-09-07T20:28:00Z">
        <w:r>
          <w:rPr>
            <w:rFonts w:cs="B Nazanin" w:hint="cs"/>
            <w:b/>
            <w:bCs/>
            <w:sz w:val="20"/>
            <w:szCs w:val="20"/>
            <w:rtl/>
            <w:lang w:bidi="fa-IR"/>
          </w:rPr>
          <w:t xml:space="preserve">- </w:t>
        </w:r>
      </w:ins>
      <w:ins w:id="357" w:author="mohammad minoei" w:date="2015-09-07T20:32:00Z">
        <w:r w:rsidR="009C4079">
          <w:rPr>
            <w:rFonts w:cs="B Nazanin" w:hint="cs"/>
            <w:b/>
            <w:bCs/>
            <w:sz w:val="20"/>
            <w:szCs w:val="20"/>
            <w:rtl/>
            <w:lang w:bidi="fa-IR"/>
          </w:rPr>
          <w:t>صفحه انتخاب زبان</w:t>
        </w:r>
      </w:ins>
    </w:p>
    <w:p w:rsidR="00C03C78" w:rsidRPr="00AD0A4C" w:rsidRDefault="00C03C78" w:rsidP="00AD0A4C">
      <w:pPr>
        <w:jc w:val="center"/>
        <w:rPr>
          <w:ins w:id="358" w:author="mohammad minoei" w:date="2015-09-07T13:03:00Z"/>
          <w:rPrChange w:id="359" w:author="mohammad minoei" w:date="2015-09-07T20:28:00Z">
            <w:rPr>
              <w:ins w:id="360" w:author="mohammad minoei" w:date="2015-09-07T13:03:00Z"/>
            </w:rPr>
          </w:rPrChange>
        </w:rPr>
        <w:pPrChange w:id="361" w:author="mohammad minoei" w:date="2015-09-07T20:28:00Z">
          <w:pPr>
            <w:ind w:firstLine="0"/>
          </w:pPr>
        </w:pPrChange>
      </w:pPr>
    </w:p>
    <w:p w:rsidR="00286DE3" w:rsidRDefault="00286DE3" w:rsidP="00C03C78">
      <w:pPr>
        <w:ind w:firstLine="0"/>
        <w:rPr>
          <w:ins w:id="362" w:author="mohammad minoei" w:date="2015-09-07T13:22:00Z"/>
          <w:rtl/>
        </w:rPr>
      </w:pPr>
    </w:p>
    <w:p w:rsidR="00C03C78" w:rsidRPr="006D4894" w:rsidRDefault="00C03C78" w:rsidP="00C03C78">
      <w:pPr>
        <w:ind w:firstLine="0"/>
        <w:rPr>
          <w:ins w:id="363" w:author="mohammad minoei" w:date="2015-09-07T13:03:00Z"/>
        </w:rPr>
      </w:pPr>
      <w:ins w:id="364" w:author="mohammad minoei" w:date="2015-09-07T13:03:00Z">
        <w:r w:rsidRPr="006D4894">
          <w:rPr>
            <w:rtl/>
          </w:rPr>
          <w:t>در صفحه</w:t>
        </w:r>
        <w:r w:rsidRPr="006D4894">
          <w:t xml:space="preserve"> ” Select your location ” </w:t>
        </w:r>
        <w:r w:rsidRPr="006D4894">
          <w:rPr>
            <w:rtl/>
          </w:rPr>
          <w:t xml:space="preserve">کشور خود را انتخاب </w:t>
        </w:r>
        <w:r w:rsidRPr="006D4894">
          <w:rPr>
            <w:rFonts w:hint="cs"/>
            <w:rtl/>
          </w:rPr>
          <w:t>میکنیم.</w:t>
        </w:r>
      </w:ins>
    </w:p>
    <w:p w:rsidR="00C03C78" w:rsidRPr="006D4894" w:rsidRDefault="00C03C78">
      <w:pPr>
        <w:ind w:firstLine="0"/>
        <w:jc w:val="center"/>
        <w:rPr>
          <w:ins w:id="365" w:author="mohammad minoei" w:date="2015-09-07T13:03:00Z"/>
          <w:rtl/>
        </w:rPr>
        <w:pPrChange w:id="366" w:author="mohammad minoei" w:date="2015-09-07T13:21:00Z">
          <w:pPr>
            <w:ind w:firstLine="0"/>
          </w:pPr>
        </w:pPrChange>
      </w:pPr>
      <w:ins w:id="367" w:author="mohammad minoei" w:date="2015-09-07T13:03:00Z">
        <w:r w:rsidRPr="006D4894">
          <w:rPr>
            <w:noProof/>
            <w:lang w:bidi="fa-IR"/>
          </w:rPr>
          <w:drawing>
            <wp:inline distT="0" distB="0" distL="0" distR="0">
              <wp:extent cx="5243830" cy="3437255"/>
              <wp:effectExtent l="0" t="0" r="0" b="0"/>
              <wp:docPr id="28" name="Picture 28" descr="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830" cy="3437255"/>
                      </a:xfrm>
                      <a:prstGeom prst="rect">
                        <a:avLst/>
                      </a:prstGeom>
                      <a:noFill/>
                      <a:ln>
                        <a:noFill/>
                      </a:ln>
                    </pic:spPr>
                  </pic:pic>
                </a:graphicData>
              </a:graphic>
            </wp:inline>
          </w:drawing>
        </w:r>
      </w:ins>
    </w:p>
    <w:p w:rsidR="00AD0A4C" w:rsidRPr="00F16C78" w:rsidRDefault="00AD0A4C" w:rsidP="005C35B2">
      <w:pPr>
        <w:spacing w:line="16" w:lineRule="atLeast"/>
        <w:jc w:val="center"/>
        <w:rPr>
          <w:ins w:id="368" w:author="mohammad minoei" w:date="2015-09-07T20:28:00Z"/>
          <w:rFonts w:hint="cs"/>
        </w:rPr>
        <w:pPrChange w:id="369" w:author="mohammad minoei" w:date="2015-09-07T20:38:00Z">
          <w:pPr>
            <w:spacing w:line="16" w:lineRule="atLeast"/>
            <w:jc w:val="center"/>
          </w:pPr>
        </w:pPrChange>
      </w:pPr>
      <w:ins w:id="370" w:author="mohammad minoei" w:date="2015-09-07T20:28:00Z">
        <w:r>
          <w:rPr>
            <w:rFonts w:cs="B Nazanin" w:hint="cs"/>
            <w:b/>
            <w:bCs/>
            <w:sz w:val="20"/>
            <w:szCs w:val="20"/>
            <w:rtl/>
            <w:lang w:bidi="fa-IR"/>
          </w:rPr>
          <w:t xml:space="preserve">شکل </w:t>
        </w:r>
      </w:ins>
      <w:ins w:id="371" w:author="mohammad minoei" w:date="2015-09-07T20:38:00Z">
        <w:r w:rsidR="005C35B2">
          <w:rPr>
            <w:rFonts w:cs="B Nazanin" w:hint="cs"/>
            <w:b/>
            <w:bCs/>
            <w:sz w:val="20"/>
            <w:szCs w:val="20"/>
            <w:rtl/>
            <w:lang w:bidi="fa-IR"/>
          </w:rPr>
          <w:t>2</w:t>
        </w:r>
      </w:ins>
      <w:ins w:id="372" w:author="mohammad minoei" w:date="2015-09-07T20:28:00Z">
        <w:r>
          <w:rPr>
            <w:rFonts w:cs="B Nazanin" w:hint="cs"/>
            <w:b/>
            <w:bCs/>
            <w:sz w:val="20"/>
            <w:szCs w:val="20"/>
            <w:rtl/>
            <w:lang w:bidi="fa-IR"/>
          </w:rPr>
          <w:t>-</w:t>
        </w:r>
      </w:ins>
      <w:ins w:id="373" w:author="mohammad minoei" w:date="2015-09-07T20:38:00Z">
        <w:r w:rsidR="005C35B2">
          <w:rPr>
            <w:rFonts w:cs="B Nazanin" w:hint="cs"/>
            <w:b/>
            <w:bCs/>
            <w:sz w:val="20"/>
            <w:szCs w:val="20"/>
            <w:rtl/>
            <w:lang w:bidi="fa-IR"/>
          </w:rPr>
          <w:t>5</w:t>
        </w:r>
      </w:ins>
      <w:ins w:id="374" w:author="mohammad minoei" w:date="2015-09-07T20:28:00Z">
        <w:r>
          <w:rPr>
            <w:rFonts w:cs="B Nazanin" w:hint="cs"/>
            <w:b/>
            <w:bCs/>
            <w:sz w:val="20"/>
            <w:szCs w:val="20"/>
            <w:rtl/>
            <w:lang w:bidi="fa-IR"/>
          </w:rPr>
          <w:t xml:space="preserve">- </w:t>
        </w:r>
      </w:ins>
      <w:ins w:id="375" w:author="mohammad minoei" w:date="2015-09-07T20:33:00Z">
        <w:r w:rsidR="009C4079">
          <w:rPr>
            <w:rFonts w:cs="B Nazanin" w:hint="cs"/>
            <w:b/>
            <w:bCs/>
            <w:sz w:val="20"/>
            <w:szCs w:val="20"/>
            <w:rtl/>
            <w:lang w:bidi="fa-IR"/>
          </w:rPr>
          <w:t>انتخاب کشور</w:t>
        </w:r>
      </w:ins>
    </w:p>
    <w:p w:rsidR="00286DE3" w:rsidRDefault="00286DE3" w:rsidP="00AD0A4C">
      <w:pPr>
        <w:ind w:firstLine="0"/>
        <w:jc w:val="center"/>
        <w:rPr>
          <w:ins w:id="376" w:author="mohammad minoei" w:date="2015-09-07T13:22:00Z"/>
          <w:rtl/>
        </w:rPr>
        <w:pPrChange w:id="377" w:author="mohammad minoei" w:date="2015-09-07T20:28:00Z">
          <w:pPr>
            <w:ind w:firstLine="0"/>
          </w:pPr>
        </w:pPrChange>
      </w:pPr>
    </w:p>
    <w:p w:rsidR="00C03C78" w:rsidRPr="006D4894" w:rsidRDefault="00C03C78" w:rsidP="00C03C78">
      <w:pPr>
        <w:ind w:firstLine="0"/>
        <w:rPr>
          <w:ins w:id="378" w:author="mohammad minoei" w:date="2015-09-07T13:03:00Z"/>
        </w:rPr>
      </w:pPr>
      <w:ins w:id="379" w:author="mohammad minoei" w:date="2015-09-07T13:03:00Z">
        <w:r w:rsidRPr="006D4894">
          <w:rPr>
            <w:rtl/>
          </w:rPr>
          <w:t>در صفحه</w:t>
        </w:r>
        <w:r w:rsidRPr="006D4894">
          <w:t xml:space="preserve"> “system locale” </w:t>
        </w:r>
        <w:r w:rsidRPr="006D4894">
          <w:rPr>
            <w:rtl/>
          </w:rPr>
          <w:t>صفحه کلید پیش فرض را انتخاب میکنیم (همانطور که در تصویر مشاهده میکنیم)</w:t>
        </w:r>
      </w:ins>
    </w:p>
    <w:p w:rsidR="00C03C78" w:rsidRPr="006D4894" w:rsidRDefault="00C03C78">
      <w:pPr>
        <w:ind w:firstLine="0"/>
        <w:jc w:val="center"/>
        <w:rPr>
          <w:ins w:id="380" w:author="mohammad minoei" w:date="2015-09-07T13:03:00Z"/>
          <w:rtl/>
        </w:rPr>
        <w:pPrChange w:id="381" w:author="mohammad minoei" w:date="2015-09-07T13:21:00Z">
          <w:pPr>
            <w:ind w:firstLine="0"/>
          </w:pPr>
        </w:pPrChange>
      </w:pPr>
      <w:ins w:id="382" w:author="mohammad minoei" w:date="2015-09-07T13:03:00Z">
        <w:r w:rsidRPr="006D4894">
          <w:rPr>
            <w:noProof/>
            <w:lang w:bidi="fa-IR"/>
          </w:rPr>
          <w:drawing>
            <wp:inline distT="0" distB="0" distL="0" distR="0">
              <wp:extent cx="5243830" cy="3426460"/>
              <wp:effectExtent l="0" t="0" r="0" b="0"/>
              <wp:docPr id="27" name="Picture 27" descr="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3830" cy="3426460"/>
                      </a:xfrm>
                      <a:prstGeom prst="rect">
                        <a:avLst/>
                      </a:prstGeom>
                      <a:noFill/>
                      <a:ln>
                        <a:noFill/>
                      </a:ln>
                    </pic:spPr>
                  </pic:pic>
                </a:graphicData>
              </a:graphic>
            </wp:inline>
          </w:drawing>
        </w:r>
      </w:ins>
    </w:p>
    <w:p w:rsidR="00AD0A4C" w:rsidRPr="00F16C78" w:rsidRDefault="00AD0A4C" w:rsidP="005C35B2">
      <w:pPr>
        <w:spacing w:line="16" w:lineRule="atLeast"/>
        <w:jc w:val="center"/>
        <w:rPr>
          <w:ins w:id="383" w:author="mohammad minoei" w:date="2015-09-07T20:28:00Z"/>
          <w:rFonts w:hint="cs"/>
        </w:rPr>
        <w:pPrChange w:id="384" w:author="mohammad minoei" w:date="2015-09-07T20:38:00Z">
          <w:pPr>
            <w:spacing w:line="16" w:lineRule="atLeast"/>
            <w:jc w:val="center"/>
          </w:pPr>
        </w:pPrChange>
      </w:pPr>
      <w:ins w:id="385" w:author="mohammad minoei" w:date="2015-09-07T20:28:00Z">
        <w:r>
          <w:rPr>
            <w:rFonts w:cs="B Nazanin" w:hint="cs"/>
            <w:b/>
            <w:bCs/>
            <w:sz w:val="20"/>
            <w:szCs w:val="20"/>
            <w:rtl/>
            <w:lang w:bidi="fa-IR"/>
          </w:rPr>
          <w:t xml:space="preserve">شکل </w:t>
        </w:r>
      </w:ins>
      <w:ins w:id="386" w:author="mohammad minoei" w:date="2015-09-07T20:38:00Z">
        <w:r w:rsidR="005C35B2">
          <w:rPr>
            <w:rFonts w:cs="B Nazanin" w:hint="cs"/>
            <w:b/>
            <w:bCs/>
            <w:sz w:val="20"/>
            <w:szCs w:val="20"/>
            <w:rtl/>
            <w:lang w:bidi="fa-IR"/>
          </w:rPr>
          <w:t>2</w:t>
        </w:r>
      </w:ins>
      <w:ins w:id="387" w:author="mohammad minoei" w:date="2015-09-07T20:28:00Z">
        <w:r>
          <w:rPr>
            <w:rFonts w:cs="B Nazanin" w:hint="cs"/>
            <w:b/>
            <w:bCs/>
            <w:sz w:val="20"/>
            <w:szCs w:val="20"/>
            <w:rtl/>
            <w:lang w:bidi="fa-IR"/>
          </w:rPr>
          <w:t>-</w:t>
        </w:r>
      </w:ins>
      <w:ins w:id="388" w:author="mohammad minoei" w:date="2015-09-07T20:38:00Z">
        <w:r w:rsidR="005C35B2">
          <w:rPr>
            <w:rFonts w:cs="B Nazanin" w:hint="cs"/>
            <w:b/>
            <w:bCs/>
            <w:sz w:val="20"/>
            <w:szCs w:val="20"/>
            <w:rtl/>
            <w:lang w:bidi="fa-IR"/>
          </w:rPr>
          <w:t>6</w:t>
        </w:r>
      </w:ins>
      <w:ins w:id="389" w:author="mohammad minoei" w:date="2015-09-07T20:28:00Z">
        <w:r>
          <w:rPr>
            <w:rFonts w:cs="B Nazanin" w:hint="cs"/>
            <w:b/>
            <w:bCs/>
            <w:sz w:val="20"/>
            <w:szCs w:val="20"/>
            <w:rtl/>
            <w:lang w:bidi="fa-IR"/>
          </w:rPr>
          <w:t xml:space="preserve">- </w:t>
        </w:r>
      </w:ins>
      <w:ins w:id="390" w:author="mohammad minoei" w:date="2015-09-07T20:33:00Z">
        <w:r w:rsidR="009C4079">
          <w:rPr>
            <w:rFonts w:cs="B Nazanin" w:hint="cs"/>
            <w:b/>
            <w:bCs/>
            <w:sz w:val="20"/>
            <w:szCs w:val="20"/>
            <w:rtl/>
            <w:lang w:bidi="fa-IR"/>
          </w:rPr>
          <w:t>انتخاب صفحه کلید</w:t>
        </w:r>
      </w:ins>
    </w:p>
    <w:p w:rsidR="00C03C78" w:rsidRPr="006D4894" w:rsidRDefault="00C03C78">
      <w:pPr>
        <w:ind w:firstLine="0"/>
        <w:jc w:val="center"/>
        <w:rPr>
          <w:ins w:id="391" w:author="mohammad minoei" w:date="2015-09-07T13:03:00Z"/>
        </w:rPr>
        <w:pPrChange w:id="392" w:author="mohammad minoei" w:date="2015-09-07T13:21:00Z">
          <w:pPr>
            <w:ind w:firstLine="0"/>
          </w:pPr>
        </w:pPrChange>
      </w:pPr>
      <w:ins w:id="393" w:author="mohammad minoei" w:date="2015-09-07T13:03:00Z">
        <w:r w:rsidRPr="006D4894">
          <w:rPr>
            <w:noProof/>
            <w:lang w:bidi="fa-IR"/>
          </w:rPr>
          <w:lastRenderedPageBreak/>
          <w:drawing>
            <wp:inline distT="0" distB="0" distL="0" distR="0">
              <wp:extent cx="2853055" cy="5243830"/>
              <wp:effectExtent l="0" t="0" r="0" b="0"/>
              <wp:docPr id="26" name="Picture 26" descr="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3055" cy="5243830"/>
                      </a:xfrm>
                      <a:prstGeom prst="rect">
                        <a:avLst/>
                      </a:prstGeom>
                      <a:noFill/>
                      <a:ln>
                        <a:noFill/>
                      </a:ln>
                    </pic:spPr>
                  </pic:pic>
                </a:graphicData>
              </a:graphic>
            </wp:inline>
          </w:drawing>
        </w:r>
      </w:ins>
    </w:p>
    <w:p w:rsidR="00AD0A4C" w:rsidRPr="00F16C78" w:rsidRDefault="00AD0A4C" w:rsidP="005C35B2">
      <w:pPr>
        <w:spacing w:line="16" w:lineRule="atLeast"/>
        <w:jc w:val="center"/>
        <w:rPr>
          <w:ins w:id="394" w:author="mohammad minoei" w:date="2015-09-07T20:28:00Z"/>
          <w:rFonts w:hint="cs"/>
        </w:rPr>
        <w:pPrChange w:id="395" w:author="mohammad minoei" w:date="2015-09-07T20:38:00Z">
          <w:pPr>
            <w:spacing w:line="16" w:lineRule="atLeast"/>
            <w:jc w:val="center"/>
          </w:pPr>
        </w:pPrChange>
      </w:pPr>
      <w:ins w:id="396" w:author="mohammad minoei" w:date="2015-09-07T20:28:00Z">
        <w:r>
          <w:rPr>
            <w:rFonts w:cs="B Nazanin" w:hint="cs"/>
            <w:b/>
            <w:bCs/>
            <w:sz w:val="20"/>
            <w:szCs w:val="20"/>
            <w:rtl/>
            <w:lang w:bidi="fa-IR"/>
          </w:rPr>
          <w:t xml:space="preserve">شکل </w:t>
        </w:r>
      </w:ins>
      <w:ins w:id="397" w:author="mohammad minoei" w:date="2015-09-07T20:38:00Z">
        <w:r w:rsidR="005C35B2">
          <w:rPr>
            <w:rFonts w:cs="B Nazanin" w:hint="cs"/>
            <w:b/>
            <w:bCs/>
            <w:sz w:val="20"/>
            <w:szCs w:val="20"/>
            <w:rtl/>
            <w:lang w:bidi="fa-IR"/>
          </w:rPr>
          <w:t>2</w:t>
        </w:r>
      </w:ins>
      <w:ins w:id="398" w:author="mohammad minoei" w:date="2015-09-07T20:28:00Z">
        <w:r>
          <w:rPr>
            <w:rFonts w:cs="B Nazanin" w:hint="cs"/>
            <w:b/>
            <w:bCs/>
            <w:sz w:val="20"/>
            <w:szCs w:val="20"/>
            <w:rtl/>
            <w:lang w:bidi="fa-IR"/>
          </w:rPr>
          <w:t>-</w:t>
        </w:r>
      </w:ins>
      <w:ins w:id="399" w:author="mohammad minoei" w:date="2015-09-07T20:38:00Z">
        <w:r w:rsidR="005C35B2">
          <w:rPr>
            <w:rFonts w:cs="B Nazanin" w:hint="cs"/>
            <w:b/>
            <w:bCs/>
            <w:sz w:val="20"/>
            <w:szCs w:val="20"/>
            <w:rtl/>
            <w:lang w:bidi="fa-IR"/>
          </w:rPr>
          <w:t>7</w:t>
        </w:r>
      </w:ins>
      <w:ins w:id="400" w:author="mohammad minoei" w:date="2015-09-07T20:28:00Z">
        <w:r>
          <w:rPr>
            <w:rFonts w:cs="B Nazanin" w:hint="cs"/>
            <w:b/>
            <w:bCs/>
            <w:sz w:val="20"/>
            <w:szCs w:val="20"/>
            <w:rtl/>
            <w:lang w:bidi="fa-IR"/>
          </w:rPr>
          <w:t xml:space="preserve">- </w:t>
        </w:r>
      </w:ins>
      <w:ins w:id="401" w:author="mohammad minoei" w:date="2015-09-07T20:34:00Z">
        <w:r w:rsidR="009C4079">
          <w:rPr>
            <w:rFonts w:cs="B Nazanin" w:hint="cs"/>
            <w:b/>
            <w:bCs/>
            <w:sz w:val="20"/>
            <w:szCs w:val="20"/>
            <w:rtl/>
            <w:lang w:bidi="fa-IR"/>
          </w:rPr>
          <w:t>انتخاب زبان</w:t>
        </w:r>
      </w:ins>
    </w:p>
    <w:p w:rsidR="00286DE3" w:rsidRDefault="00286DE3" w:rsidP="00AD0A4C">
      <w:pPr>
        <w:ind w:firstLine="0"/>
        <w:jc w:val="center"/>
        <w:rPr>
          <w:ins w:id="402" w:author="mohammad minoei" w:date="2015-09-07T13:22:00Z"/>
          <w:rtl/>
        </w:rPr>
        <w:pPrChange w:id="403" w:author="mohammad minoei" w:date="2015-09-07T20:28:00Z">
          <w:pPr>
            <w:ind w:firstLine="0"/>
          </w:pPr>
        </w:pPrChange>
      </w:pPr>
    </w:p>
    <w:p w:rsidR="00C03C78" w:rsidRPr="006D4894" w:rsidRDefault="00C03C78" w:rsidP="00C03C78">
      <w:pPr>
        <w:ind w:firstLine="0"/>
        <w:rPr>
          <w:ins w:id="404" w:author="mohammad minoei" w:date="2015-09-07T13:03:00Z"/>
        </w:rPr>
      </w:pPr>
      <w:ins w:id="405" w:author="mohammad minoei" w:date="2015-09-07T13:03:00Z">
        <w:r w:rsidRPr="006D4894">
          <w:rPr>
            <w:rtl/>
          </w:rPr>
          <w:t>نصب دبیان آغاز میشود و باید منتظر پایان نصب و درخواست اقدامات بعدی باشیم</w:t>
        </w:r>
        <w:r w:rsidRPr="006D4894">
          <w:t>:</w:t>
        </w:r>
      </w:ins>
    </w:p>
    <w:p w:rsidR="00C03C78" w:rsidRPr="006D4894" w:rsidRDefault="00C03C78">
      <w:pPr>
        <w:ind w:firstLine="0"/>
        <w:jc w:val="center"/>
        <w:rPr>
          <w:ins w:id="406" w:author="mohammad minoei" w:date="2015-09-07T13:03:00Z"/>
        </w:rPr>
        <w:pPrChange w:id="407" w:author="mohammad minoei" w:date="2015-09-07T13:21:00Z">
          <w:pPr>
            <w:ind w:firstLine="0"/>
          </w:pPr>
        </w:pPrChange>
      </w:pPr>
      <w:ins w:id="408" w:author="mohammad minoei" w:date="2015-09-07T13:03:00Z">
        <w:r w:rsidRPr="006D4894">
          <w:rPr>
            <w:noProof/>
            <w:lang w:bidi="fa-IR"/>
          </w:rPr>
          <w:drawing>
            <wp:inline distT="0" distB="0" distL="0" distR="0">
              <wp:extent cx="5243830" cy="1299845"/>
              <wp:effectExtent l="0" t="0" r="0" b="0"/>
              <wp:docPr id="25" name="Picture 25" descr="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3830" cy="1299845"/>
                      </a:xfrm>
                      <a:prstGeom prst="rect">
                        <a:avLst/>
                      </a:prstGeom>
                      <a:noFill/>
                      <a:ln>
                        <a:noFill/>
                      </a:ln>
                    </pic:spPr>
                  </pic:pic>
                </a:graphicData>
              </a:graphic>
            </wp:inline>
          </w:drawing>
        </w:r>
      </w:ins>
    </w:p>
    <w:p w:rsidR="00AD0A4C" w:rsidRPr="00F16C78" w:rsidRDefault="00AD0A4C" w:rsidP="005C35B2">
      <w:pPr>
        <w:spacing w:line="16" w:lineRule="atLeast"/>
        <w:jc w:val="center"/>
        <w:rPr>
          <w:ins w:id="409" w:author="mohammad minoei" w:date="2015-09-07T20:29:00Z"/>
          <w:rFonts w:hint="cs"/>
        </w:rPr>
        <w:pPrChange w:id="410" w:author="mohammad minoei" w:date="2015-09-07T20:38:00Z">
          <w:pPr>
            <w:spacing w:line="16" w:lineRule="atLeast"/>
            <w:jc w:val="center"/>
          </w:pPr>
        </w:pPrChange>
      </w:pPr>
      <w:ins w:id="411" w:author="mohammad minoei" w:date="2015-09-07T20:29:00Z">
        <w:r>
          <w:rPr>
            <w:rFonts w:cs="B Nazanin" w:hint="cs"/>
            <w:b/>
            <w:bCs/>
            <w:sz w:val="20"/>
            <w:szCs w:val="20"/>
            <w:rtl/>
            <w:lang w:bidi="fa-IR"/>
          </w:rPr>
          <w:t xml:space="preserve">شکل </w:t>
        </w:r>
      </w:ins>
      <w:ins w:id="412" w:author="mohammad minoei" w:date="2015-09-07T20:38:00Z">
        <w:r w:rsidR="005C35B2">
          <w:rPr>
            <w:rFonts w:cs="B Nazanin" w:hint="cs"/>
            <w:b/>
            <w:bCs/>
            <w:sz w:val="20"/>
            <w:szCs w:val="20"/>
            <w:rtl/>
            <w:lang w:bidi="fa-IR"/>
          </w:rPr>
          <w:t>2</w:t>
        </w:r>
      </w:ins>
      <w:ins w:id="413" w:author="mohammad minoei" w:date="2015-09-07T20:29:00Z">
        <w:r>
          <w:rPr>
            <w:rFonts w:cs="B Nazanin" w:hint="cs"/>
            <w:b/>
            <w:bCs/>
            <w:sz w:val="20"/>
            <w:szCs w:val="20"/>
            <w:rtl/>
            <w:lang w:bidi="fa-IR"/>
          </w:rPr>
          <w:t>-</w:t>
        </w:r>
      </w:ins>
      <w:ins w:id="414" w:author="mohammad minoei" w:date="2015-09-07T20:38:00Z">
        <w:r w:rsidR="005C35B2">
          <w:rPr>
            <w:rFonts w:cs="B Nazanin" w:hint="cs"/>
            <w:b/>
            <w:bCs/>
            <w:sz w:val="20"/>
            <w:szCs w:val="20"/>
            <w:rtl/>
            <w:lang w:bidi="fa-IR"/>
          </w:rPr>
          <w:t>8</w:t>
        </w:r>
      </w:ins>
      <w:ins w:id="415" w:author="mohammad minoei" w:date="2015-09-07T20:29:00Z">
        <w:r>
          <w:rPr>
            <w:rFonts w:cs="B Nazanin" w:hint="cs"/>
            <w:b/>
            <w:bCs/>
            <w:sz w:val="20"/>
            <w:szCs w:val="20"/>
            <w:rtl/>
            <w:lang w:bidi="fa-IR"/>
          </w:rPr>
          <w:t xml:space="preserve">- </w:t>
        </w:r>
      </w:ins>
      <w:ins w:id="416" w:author="mohammad minoei" w:date="2015-09-07T20:34:00Z">
        <w:r w:rsidR="009C4079">
          <w:rPr>
            <w:rFonts w:cs="B Nazanin" w:hint="cs"/>
            <w:b/>
            <w:bCs/>
            <w:sz w:val="20"/>
            <w:szCs w:val="20"/>
            <w:rtl/>
            <w:lang w:bidi="fa-IR"/>
          </w:rPr>
          <w:t>آغاز نصب</w:t>
        </w:r>
      </w:ins>
    </w:p>
    <w:p w:rsidR="00286DE3" w:rsidRDefault="00286DE3" w:rsidP="00AD0A4C">
      <w:pPr>
        <w:ind w:firstLine="0"/>
        <w:jc w:val="center"/>
        <w:rPr>
          <w:ins w:id="417" w:author="mohammad minoei" w:date="2015-09-07T13:22:00Z"/>
          <w:rtl/>
        </w:rPr>
        <w:pPrChange w:id="418" w:author="mohammad minoei" w:date="2015-09-07T20:29:00Z">
          <w:pPr>
            <w:ind w:firstLine="0"/>
          </w:pPr>
        </w:pPrChange>
      </w:pPr>
    </w:p>
    <w:p w:rsidR="00C03C78" w:rsidRPr="006D4894" w:rsidRDefault="00C03C78" w:rsidP="00C03C78">
      <w:pPr>
        <w:ind w:firstLine="0"/>
        <w:rPr>
          <w:ins w:id="419" w:author="mohammad minoei" w:date="2015-09-07T13:03:00Z"/>
        </w:rPr>
      </w:pPr>
      <w:ins w:id="420" w:author="mohammad minoei" w:date="2015-09-07T13:03:00Z">
        <w:r w:rsidRPr="006D4894">
          <w:rPr>
            <w:rtl/>
          </w:rPr>
          <w:t>سپس باید</w:t>
        </w:r>
        <w:r w:rsidRPr="006D4894">
          <w:rPr>
            <w:rFonts w:hint="cs"/>
            <w:rtl/>
          </w:rPr>
          <w:t xml:space="preserve"> </w:t>
        </w:r>
        <w:r w:rsidRPr="006D4894">
          <w:rPr>
            <w:rtl/>
          </w:rPr>
          <w:t xml:space="preserve">تنظیمات شبکه را انجام </w:t>
        </w:r>
        <w:r w:rsidRPr="006D4894">
          <w:rPr>
            <w:rFonts w:hint="cs"/>
            <w:rtl/>
          </w:rPr>
          <w:t>دهیم</w:t>
        </w:r>
        <w:r w:rsidRPr="006D4894">
          <w:rPr>
            <w:rtl/>
          </w:rPr>
          <w:t xml:space="preserve"> </w:t>
        </w:r>
      </w:ins>
    </w:p>
    <w:p w:rsidR="00C03C78" w:rsidRPr="006D4894" w:rsidRDefault="00C03C78">
      <w:pPr>
        <w:ind w:firstLine="0"/>
        <w:jc w:val="center"/>
        <w:rPr>
          <w:ins w:id="421" w:author="mohammad minoei" w:date="2015-09-07T13:03:00Z"/>
        </w:rPr>
        <w:pPrChange w:id="422" w:author="mohammad minoei" w:date="2015-09-07T13:22:00Z">
          <w:pPr>
            <w:ind w:firstLine="0"/>
          </w:pPr>
        </w:pPrChange>
      </w:pPr>
      <w:ins w:id="423" w:author="mohammad minoei" w:date="2015-09-07T13:03:00Z">
        <w:r w:rsidRPr="006D4894">
          <w:rPr>
            <w:noProof/>
            <w:lang w:bidi="fa-IR"/>
          </w:rPr>
          <w:lastRenderedPageBreak/>
          <w:drawing>
            <wp:inline distT="0" distB="0" distL="0" distR="0">
              <wp:extent cx="5243830" cy="2941320"/>
              <wp:effectExtent l="0" t="0" r="0" b="0"/>
              <wp:docPr id="24" name="Picture 24" descr="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C03C78" w:rsidRDefault="00C03C78" w:rsidP="00C03C78">
      <w:pPr>
        <w:ind w:firstLine="0"/>
        <w:rPr>
          <w:ins w:id="424" w:author="mohammad minoei" w:date="2015-09-07T13:22:00Z"/>
          <w:rtl/>
        </w:rPr>
      </w:pPr>
      <w:ins w:id="425" w:author="mohammad minoei" w:date="2015-09-07T13:03:00Z">
        <w:r w:rsidRPr="006D4894">
          <w:t> </w:t>
        </w:r>
      </w:ins>
    </w:p>
    <w:p w:rsidR="00AD0A4C" w:rsidRPr="00F16C78" w:rsidRDefault="00AD0A4C" w:rsidP="005C35B2">
      <w:pPr>
        <w:spacing w:line="16" w:lineRule="atLeast"/>
        <w:jc w:val="center"/>
        <w:rPr>
          <w:ins w:id="426" w:author="mohammad minoei" w:date="2015-09-07T20:29:00Z"/>
          <w:rFonts w:hint="cs"/>
        </w:rPr>
        <w:pPrChange w:id="427" w:author="mohammad minoei" w:date="2015-09-07T20:39:00Z">
          <w:pPr>
            <w:spacing w:line="16" w:lineRule="atLeast"/>
            <w:jc w:val="center"/>
          </w:pPr>
        </w:pPrChange>
      </w:pPr>
      <w:ins w:id="428" w:author="mohammad minoei" w:date="2015-09-07T20:29:00Z">
        <w:r>
          <w:rPr>
            <w:rFonts w:cs="B Nazanin" w:hint="cs"/>
            <w:b/>
            <w:bCs/>
            <w:sz w:val="20"/>
            <w:szCs w:val="20"/>
            <w:rtl/>
            <w:lang w:bidi="fa-IR"/>
          </w:rPr>
          <w:t xml:space="preserve">شکل </w:t>
        </w:r>
      </w:ins>
      <w:ins w:id="429" w:author="mohammad minoei" w:date="2015-09-07T20:39:00Z">
        <w:r w:rsidR="005C35B2">
          <w:rPr>
            <w:rFonts w:cs="B Nazanin" w:hint="cs"/>
            <w:b/>
            <w:bCs/>
            <w:sz w:val="20"/>
            <w:szCs w:val="20"/>
            <w:rtl/>
            <w:lang w:bidi="fa-IR"/>
          </w:rPr>
          <w:t>2</w:t>
        </w:r>
      </w:ins>
      <w:ins w:id="430" w:author="mohammad minoei" w:date="2015-09-07T20:29:00Z">
        <w:r>
          <w:rPr>
            <w:rFonts w:cs="B Nazanin" w:hint="cs"/>
            <w:b/>
            <w:bCs/>
            <w:sz w:val="20"/>
            <w:szCs w:val="20"/>
            <w:rtl/>
            <w:lang w:bidi="fa-IR"/>
          </w:rPr>
          <w:t>-</w:t>
        </w:r>
      </w:ins>
      <w:ins w:id="431" w:author="mohammad minoei" w:date="2015-09-07T20:39:00Z">
        <w:r w:rsidR="005C35B2">
          <w:rPr>
            <w:rFonts w:cs="B Nazanin" w:hint="cs"/>
            <w:b/>
            <w:bCs/>
            <w:sz w:val="20"/>
            <w:szCs w:val="20"/>
            <w:rtl/>
            <w:lang w:bidi="fa-IR"/>
          </w:rPr>
          <w:t>9</w:t>
        </w:r>
      </w:ins>
      <w:ins w:id="432" w:author="mohammad minoei" w:date="2015-09-07T20:29:00Z">
        <w:r>
          <w:rPr>
            <w:rFonts w:cs="B Nazanin" w:hint="cs"/>
            <w:b/>
            <w:bCs/>
            <w:sz w:val="20"/>
            <w:szCs w:val="20"/>
            <w:rtl/>
            <w:lang w:bidi="fa-IR"/>
          </w:rPr>
          <w:t xml:space="preserve">- </w:t>
        </w:r>
      </w:ins>
      <w:ins w:id="433" w:author="mohammad minoei" w:date="2015-09-07T20:35:00Z">
        <w:r w:rsidR="009C4079">
          <w:rPr>
            <w:rFonts w:cs="B Nazanin" w:hint="cs"/>
            <w:b/>
            <w:bCs/>
            <w:sz w:val="20"/>
            <w:szCs w:val="20"/>
            <w:rtl/>
            <w:lang w:bidi="fa-IR"/>
          </w:rPr>
          <w:t>تنظیمات شبکه 1</w:t>
        </w:r>
      </w:ins>
    </w:p>
    <w:p w:rsidR="00286DE3" w:rsidRDefault="00286DE3" w:rsidP="00AD0A4C">
      <w:pPr>
        <w:ind w:firstLine="0"/>
        <w:jc w:val="center"/>
        <w:rPr>
          <w:ins w:id="434" w:author="mohammad minoei" w:date="2015-09-07T13:22:00Z"/>
          <w:rtl/>
        </w:rPr>
        <w:pPrChange w:id="435" w:author="mohammad minoei" w:date="2015-09-07T20:29:00Z">
          <w:pPr>
            <w:ind w:firstLine="0"/>
          </w:pPr>
        </w:pPrChange>
      </w:pPr>
    </w:p>
    <w:p w:rsidR="00286DE3" w:rsidRPr="006D4894" w:rsidRDefault="00286DE3" w:rsidP="00C03C78">
      <w:pPr>
        <w:ind w:firstLine="0"/>
        <w:rPr>
          <w:ins w:id="436" w:author="mohammad minoei" w:date="2015-09-07T13:03:00Z"/>
        </w:rPr>
      </w:pPr>
    </w:p>
    <w:p w:rsidR="00C03C78" w:rsidRPr="006D4894" w:rsidRDefault="00C03C78">
      <w:pPr>
        <w:ind w:firstLine="0"/>
        <w:jc w:val="center"/>
        <w:rPr>
          <w:ins w:id="437" w:author="mohammad minoei" w:date="2015-09-07T13:03:00Z"/>
        </w:rPr>
        <w:pPrChange w:id="438" w:author="mohammad minoei" w:date="2015-09-07T13:22:00Z">
          <w:pPr>
            <w:ind w:firstLine="0"/>
          </w:pPr>
        </w:pPrChange>
      </w:pPr>
      <w:ins w:id="439" w:author="mohammad minoei" w:date="2015-09-07T13:03:00Z">
        <w:r w:rsidRPr="006D4894">
          <w:rPr>
            <w:noProof/>
            <w:lang w:bidi="fa-IR"/>
          </w:rPr>
          <w:drawing>
            <wp:inline distT="0" distB="0" distL="0" distR="0">
              <wp:extent cx="5243830" cy="2941320"/>
              <wp:effectExtent l="0" t="0" r="0" b="0"/>
              <wp:docPr id="23" name="Picture 23" descr="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Default="00C03C78" w:rsidP="00C03C78">
      <w:pPr>
        <w:ind w:firstLine="0"/>
        <w:rPr>
          <w:ins w:id="440" w:author="mohammad minoei" w:date="2015-09-07T20:29:00Z"/>
        </w:rPr>
      </w:pPr>
      <w:ins w:id="441" w:author="mohammad minoei" w:date="2015-09-07T13:03:00Z">
        <w:r w:rsidRPr="006D4894">
          <w:t> </w:t>
        </w:r>
      </w:ins>
    </w:p>
    <w:p w:rsidR="00AD0A4C" w:rsidRPr="00F16C78" w:rsidRDefault="00AD0A4C" w:rsidP="005C35B2">
      <w:pPr>
        <w:spacing w:line="16" w:lineRule="atLeast"/>
        <w:jc w:val="center"/>
        <w:rPr>
          <w:ins w:id="442" w:author="mohammad minoei" w:date="2015-09-07T20:29:00Z"/>
          <w:rFonts w:hint="cs"/>
        </w:rPr>
        <w:pPrChange w:id="443" w:author="mohammad minoei" w:date="2015-09-07T20:39:00Z">
          <w:pPr>
            <w:spacing w:line="16" w:lineRule="atLeast"/>
            <w:jc w:val="center"/>
          </w:pPr>
        </w:pPrChange>
      </w:pPr>
      <w:ins w:id="444" w:author="mohammad minoei" w:date="2015-09-07T20:29:00Z">
        <w:r>
          <w:rPr>
            <w:rFonts w:cs="B Nazanin" w:hint="cs"/>
            <w:b/>
            <w:bCs/>
            <w:sz w:val="20"/>
            <w:szCs w:val="20"/>
            <w:rtl/>
            <w:lang w:bidi="fa-IR"/>
          </w:rPr>
          <w:t xml:space="preserve">شکل </w:t>
        </w:r>
      </w:ins>
      <w:ins w:id="445" w:author="mohammad minoei" w:date="2015-09-07T20:39:00Z">
        <w:r w:rsidR="005C35B2">
          <w:rPr>
            <w:rFonts w:cs="B Nazanin" w:hint="cs"/>
            <w:b/>
            <w:bCs/>
            <w:sz w:val="20"/>
            <w:szCs w:val="20"/>
            <w:rtl/>
            <w:lang w:bidi="fa-IR"/>
          </w:rPr>
          <w:t>2</w:t>
        </w:r>
      </w:ins>
      <w:ins w:id="446" w:author="mohammad minoei" w:date="2015-09-07T20:29:00Z">
        <w:r>
          <w:rPr>
            <w:rFonts w:cs="B Nazanin" w:hint="cs"/>
            <w:b/>
            <w:bCs/>
            <w:sz w:val="20"/>
            <w:szCs w:val="20"/>
            <w:rtl/>
            <w:lang w:bidi="fa-IR"/>
          </w:rPr>
          <w:t>-</w:t>
        </w:r>
      </w:ins>
      <w:ins w:id="447" w:author="mohammad minoei" w:date="2015-09-07T20:39:00Z">
        <w:r w:rsidR="005C35B2">
          <w:rPr>
            <w:rFonts w:cs="B Nazanin" w:hint="cs"/>
            <w:b/>
            <w:bCs/>
            <w:sz w:val="20"/>
            <w:szCs w:val="20"/>
            <w:rtl/>
            <w:lang w:bidi="fa-IR"/>
          </w:rPr>
          <w:t>10</w:t>
        </w:r>
      </w:ins>
      <w:ins w:id="448" w:author="mohammad minoei" w:date="2015-09-07T20:29:00Z">
        <w:r>
          <w:rPr>
            <w:rFonts w:cs="B Nazanin" w:hint="cs"/>
            <w:b/>
            <w:bCs/>
            <w:sz w:val="20"/>
            <w:szCs w:val="20"/>
            <w:rtl/>
            <w:lang w:bidi="fa-IR"/>
          </w:rPr>
          <w:t xml:space="preserve">- </w:t>
        </w:r>
      </w:ins>
      <w:ins w:id="449" w:author="mohammad minoei" w:date="2015-09-07T20:35:00Z">
        <w:r w:rsidR="009C4079">
          <w:rPr>
            <w:rFonts w:cs="B Nazanin" w:hint="cs"/>
            <w:b/>
            <w:bCs/>
            <w:sz w:val="20"/>
            <w:szCs w:val="20"/>
            <w:rtl/>
            <w:lang w:bidi="fa-IR"/>
          </w:rPr>
          <w:t>تنظیمات شبکه 2</w:t>
        </w:r>
      </w:ins>
    </w:p>
    <w:p w:rsidR="00C03C78" w:rsidRPr="00AD0A4C" w:rsidRDefault="00C03C78" w:rsidP="00AD0A4C">
      <w:pPr>
        <w:jc w:val="center"/>
        <w:rPr>
          <w:ins w:id="450" w:author="mohammad minoei" w:date="2015-09-07T13:03:00Z"/>
          <w:rPrChange w:id="451" w:author="mohammad minoei" w:date="2015-09-07T20:29:00Z">
            <w:rPr>
              <w:ins w:id="452" w:author="mohammad minoei" w:date="2015-09-07T13:03:00Z"/>
            </w:rPr>
          </w:rPrChange>
        </w:rPr>
        <w:pPrChange w:id="453" w:author="mohammad minoei" w:date="2015-09-07T20:29:00Z">
          <w:pPr>
            <w:ind w:firstLine="0"/>
          </w:pPr>
        </w:pPrChange>
      </w:pPr>
    </w:p>
    <w:p w:rsidR="00C03C78" w:rsidRPr="006D4894" w:rsidRDefault="00C03C78">
      <w:pPr>
        <w:ind w:firstLine="0"/>
        <w:jc w:val="center"/>
        <w:rPr>
          <w:ins w:id="454" w:author="mohammad minoei" w:date="2015-09-07T13:03:00Z"/>
          <w:rtl/>
        </w:rPr>
        <w:pPrChange w:id="455" w:author="mohammad minoei" w:date="2015-09-07T13:22:00Z">
          <w:pPr>
            <w:ind w:firstLine="0"/>
          </w:pPr>
        </w:pPrChange>
      </w:pPr>
      <w:ins w:id="456" w:author="mohammad minoei" w:date="2015-09-07T13:03:00Z">
        <w:r w:rsidRPr="006D4894">
          <w:rPr>
            <w:noProof/>
            <w:lang w:bidi="fa-IR"/>
          </w:rPr>
          <w:lastRenderedPageBreak/>
          <w:drawing>
            <wp:inline distT="0" distB="0" distL="0" distR="0">
              <wp:extent cx="5243830" cy="2941320"/>
              <wp:effectExtent l="0" t="0" r="0" b="0"/>
              <wp:docPr id="22" name="Picture 22" descr="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rsidP="005C35B2">
      <w:pPr>
        <w:spacing w:line="16" w:lineRule="atLeast"/>
        <w:jc w:val="center"/>
        <w:rPr>
          <w:ins w:id="457" w:author="mohammad minoei" w:date="2015-09-07T20:29:00Z"/>
          <w:rFonts w:hint="cs"/>
        </w:rPr>
        <w:pPrChange w:id="458" w:author="mohammad minoei" w:date="2015-09-07T20:39:00Z">
          <w:pPr>
            <w:spacing w:line="16" w:lineRule="atLeast"/>
            <w:jc w:val="center"/>
          </w:pPr>
        </w:pPrChange>
      </w:pPr>
      <w:ins w:id="459" w:author="mohammad minoei" w:date="2015-09-07T20:29:00Z">
        <w:r>
          <w:rPr>
            <w:rFonts w:cs="B Nazanin" w:hint="cs"/>
            <w:b/>
            <w:bCs/>
            <w:sz w:val="20"/>
            <w:szCs w:val="20"/>
            <w:rtl/>
            <w:lang w:bidi="fa-IR"/>
          </w:rPr>
          <w:t xml:space="preserve">شکل </w:t>
        </w:r>
      </w:ins>
      <w:ins w:id="460" w:author="mohammad minoei" w:date="2015-09-07T20:39:00Z">
        <w:r w:rsidR="005C35B2">
          <w:rPr>
            <w:rFonts w:cs="B Nazanin" w:hint="cs"/>
            <w:b/>
            <w:bCs/>
            <w:sz w:val="20"/>
            <w:szCs w:val="20"/>
            <w:rtl/>
            <w:lang w:bidi="fa-IR"/>
          </w:rPr>
          <w:t>2</w:t>
        </w:r>
      </w:ins>
      <w:ins w:id="461" w:author="mohammad minoei" w:date="2015-09-07T20:29:00Z">
        <w:r>
          <w:rPr>
            <w:rFonts w:cs="B Nazanin" w:hint="cs"/>
            <w:b/>
            <w:bCs/>
            <w:sz w:val="20"/>
            <w:szCs w:val="20"/>
            <w:rtl/>
            <w:lang w:bidi="fa-IR"/>
          </w:rPr>
          <w:t>-</w:t>
        </w:r>
      </w:ins>
      <w:ins w:id="462" w:author="mohammad minoei" w:date="2015-09-07T20:39:00Z">
        <w:r w:rsidR="005C35B2">
          <w:rPr>
            <w:rFonts w:cs="B Nazanin" w:hint="cs"/>
            <w:b/>
            <w:bCs/>
            <w:sz w:val="20"/>
            <w:szCs w:val="20"/>
            <w:rtl/>
            <w:lang w:bidi="fa-IR"/>
          </w:rPr>
          <w:t>11</w:t>
        </w:r>
      </w:ins>
      <w:ins w:id="463" w:author="mohammad minoei" w:date="2015-09-07T20:29:00Z">
        <w:r>
          <w:rPr>
            <w:rFonts w:cs="B Nazanin" w:hint="cs"/>
            <w:b/>
            <w:bCs/>
            <w:sz w:val="20"/>
            <w:szCs w:val="20"/>
            <w:rtl/>
            <w:lang w:bidi="fa-IR"/>
          </w:rPr>
          <w:t xml:space="preserve">- </w:t>
        </w:r>
      </w:ins>
      <w:ins w:id="464" w:author="mohammad minoei" w:date="2015-09-07T20:36:00Z">
        <w:r w:rsidR="009C4079">
          <w:rPr>
            <w:rFonts w:cs="B Nazanin" w:hint="cs"/>
            <w:b/>
            <w:bCs/>
            <w:sz w:val="20"/>
            <w:szCs w:val="20"/>
            <w:rtl/>
            <w:lang w:bidi="fa-IR"/>
          </w:rPr>
          <w:t>تنظیمات شبکه 3</w:t>
        </w:r>
      </w:ins>
    </w:p>
    <w:p w:rsidR="00C03C78" w:rsidRPr="006D4894" w:rsidRDefault="00C03C78" w:rsidP="00C03C78">
      <w:pPr>
        <w:ind w:firstLine="0"/>
        <w:rPr>
          <w:ins w:id="465" w:author="mohammad minoei" w:date="2015-09-07T13:03:00Z"/>
        </w:rPr>
      </w:pPr>
    </w:p>
    <w:p w:rsidR="00C03C78" w:rsidRPr="006D4894" w:rsidRDefault="00C03C78" w:rsidP="00C03C78">
      <w:pPr>
        <w:ind w:firstLine="0"/>
        <w:rPr>
          <w:ins w:id="466" w:author="mohammad minoei" w:date="2015-09-07T13:03:00Z"/>
        </w:rPr>
      </w:pPr>
      <w:ins w:id="467" w:author="mohammad minoei" w:date="2015-09-07T13:03:00Z">
        <w:r w:rsidRPr="006D4894">
          <w:t> </w:t>
        </w:r>
      </w:ins>
    </w:p>
    <w:p w:rsidR="00C03C78" w:rsidRPr="006D4894" w:rsidRDefault="00C03C78" w:rsidP="00C03C78">
      <w:pPr>
        <w:ind w:firstLine="0"/>
        <w:rPr>
          <w:ins w:id="468" w:author="mohammad minoei" w:date="2015-09-07T13:03:00Z"/>
        </w:rPr>
      </w:pPr>
      <w:ins w:id="469" w:author="mohammad minoei" w:date="2015-09-07T13:03:00Z">
        <w:r w:rsidRPr="006D4894">
          <w:rPr>
            <w:rtl/>
          </w:rPr>
          <w:t>در صفحه بعد پسورد روت را وارد میکنیم</w:t>
        </w:r>
        <w:r w:rsidRPr="006D4894">
          <w:t xml:space="preserve"> :</w:t>
        </w:r>
      </w:ins>
    </w:p>
    <w:p w:rsidR="00C03C78" w:rsidRPr="006D4894" w:rsidRDefault="00C03C78">
      <w:pPr>
        <w:ind w:firstLine="0"/>
        <w:jc w:val="center"/>
        <w:rPr>
          <w:ins w:id="470" w:author="mohammad minoei" w:date="2015-09-07T13:03:00Z"/>
          <w:rtl/>
        </w:rPr>
        <w:pPrChange w:id="471" w:author="mohammad minoei" w:date="2015-09-07T13:22:00Z">
          <w:pPr>
            <w:ind w:firstLine="0"/>
          </w:pPr>
        </w:pPrChange>
      </w:pPr>
      <w:ins w:id="472" w:author="mohammad minoei" w:date="2015-09-07T13:03:00Z">
        <w:r w:rsidRPr="006D4894">
          <w:rPr>
            <w:noProof/>
            <w:lang w:bidi="fa-IR"/>
          </w:rPr>
          <w:drawing>
            <wp:inline distT="0" distB="0" distL="0" distR="0">
              <wp:extent cx="5243830" cy="3382010"/>
              <wp:effectExtent l="0" t="0" r="0" b="0"/>
              <wp:docPr id="21" name="Picture 21" descr="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3830" cy="3382010"/>
                      </a:xfrm>
                      <a:prstGeom prst="rect">
                        <a:avLst/>
                      </a:prstGeom>
                      <a:noFill/>
                      <a:ln>
                        <a:noFill/>
                      </a:ln>
                    </pic:spPr>
                  </pic:pic>
                </a:graphicData>
              </a:graphic>
            </wp:inline>
          </w:drawing>
        </w:r>
      </w:ins>
    </w:p>
    <w:p w:rsidR="00AD0A4C" w:rsidRPr="00F16C78" w:rsidRDefault="00AD0A4C" w:rsidP="005C35B2">
      <w:pPr>
        <w:spacing w:line="16" w:lineRule="atLeast"/>
        <w:jc w:val="center"/>
        <w:rPr>
          <w:ins w:id="473" w:author="mohammad minoei" w:date="2015-09-07T20:29:00Z"/>
          <w:rFonts w:hint="cs"/>
        </w:rPr>
        <w:pPrChange w:id="474" w:author="mohammad minoei" w:date="2015-09-07T20:39:00Z">
          <w:pPr>
            <w:spacing w:line="16" w:lineRule="atLeast"/>
            <w:jc w:val="center"/>
          </w:pPr>
        </w:pPrChange>
      </w:pPr>
      <w:ins w:id="475" w:author="mohammad minoei" w:date="2015-09-07T20:29:00Z">
        <w:r>
          <w:rPr>
            <w:rFonts w:cs="B Nazanin" w:hint="cs"/>
            <w:b/>
            <w:bCs/>
            <w:sz w:val="20"/>
            <w:szCs w:val="20"/>
            <w:rtl/>
            <w:lang w:bidi="fa-IR"/>
          </w:rPr>
          <w:t xml:space="preserve">شکل </w:t>
        </w:r>
      </w:ins>
      <w:ins w:id="476" w:author="mohammad minoei" w:date="2015-09-07T20:39:00Z">
        <w:r w:rsidR="005C35B2">
          <w:rPr>
            <w:rFonts w:cs="B Nazanin" w:hint="cs"/>
            <w:b/>
            <w:bCs/>
            <w:sz w:val="20"/>
            <w:szCs w:val="20"/>
            <w:rtl/>
            <w:lang w:bidi="fa-IR"/>
          </w:rPr>
          <w:t>2</w:t>
        </w:r>
      </w:ins>
      <w:ins w:id="477" w:author="mohammad minoei" w:date="2015-09-07T20:29:00Z">
        <w:r>
          <w:rPr>
            <w:rFonts w:cs="B Nazanin" w:hint="cs"/>
            <w:b/>
            <w:bCs/>
            <w:sz w:val="20"/>
            <w:szCs w:val="20"/>
            <w:rtl/>
            <w:lang w:bidi="fa-IR"/>
          </w:rPr>
          <w:t>-</w:t>
        </w:r>
      </w:ins>
      <w:ins w:id="478" w:author="mohammad minoei" w:date="2015-09-07T20:39:00Z">
        <w:r w:rsidR="005C35B2">
          <w:rPr>
            <w:rFonts w:cs="B Nazanin" w:hint="cs"/>
            <w:b/>
            <w:bCs/>
            <w:sz w:val="20"/>
            <w:szCs w:val="20"/>
            <w:rtl/>
            <w:lang w:bidi="fa-IR"/>
          </w:rPr>
          <w:t>1</w:t>
        </w:r>
      </w:ins>
      <w:ins w:id="479" w:author="mohammad minoei" w:date="2015-09-07T20:29:00Z">
        <w:r>
          <w:rPr>
            <w:rFonts w:cs="B Nazanin" w:hint="cs"/>
            <w:b/>
            <w:bCs/>
            <w:sz w:val="20"/>
            <w:szCs w:val="20"/>
            <w:rtl/>
            <w:lang w:bidi="fa-IR"/>
          </w:rPr>
          <w:t xml:space="preserve">2- </w:t>
        </w:r>
      </w:ins>
      <w:ins w:id="480" w:author="mohammad minoei" w:date="2015-09-07T20:36:00Z">
        <w:r w:rsidR="009C4079">
          <w:rPr>
            <w:rFonts w:cs="B Nazanin" w:hint="cs"/>
            <w:b/>
            <w:bCs/>
            <w:sz w:val="20"/>
            <w:szCs w:val="20"/>
            <w:rtl/>
            <w:lang w:bidi="fa-IR"/>
          </w:rPr>
          <w:t>تنظیم پسورد</w:t>
        </w:r>
      </w:ins>
    </w:p>
    <w:p w:rsidR="00B509EF" w:rsidRDefault="00B509EF" w:rsidP="00AD0A4C">
      <w:pPr>
        <w:ind w:firstLine="0"/>
        <w:jc w:val="center"/>
        <w:rPr>
          <w:ins w:id="481" w:author="mohammad minoei" w:date="2015-09-07T13:33:00Z"/>
          <w:rtl/>
        </w:rPr>
        <w:pPrChange w:id="482" w:author="mohammad minoei" w:date="2015-09-07T20:29:00Z">
          <w:pPr>
            <w:ind w:firstLine="0"/>
          </w:pPr>
        </w:pPrChange>
      </w:pPr>
    </w:p>
    <w:p w:rsidR="00C03C78" w:rsidRPr="006D4894" w:rsidRDefault="00C03C78" w:rsidP="00C03C78">
      <w:pPr>
        <w:ind w:firstLine="0"/>
        <w:rPr>
          <w:ins w:id="483" w:author="mohammad minoei" w:date="2015-09-07T13:03:00Z"/>
        </w:rPr>
      </w:pPr>
      <w:ins w:id="484" w:author="mohammad minoei" w:date="2015-09-07T13:03:00Z">
        <w:r w:rsidRPr="006D4894">
          <w:rPr>
            <w:rtl/>
          </w:rPr>
          <w:t>پسوردی که در مرحله قبل وارد کرده ای</w:t>
        </w:r>
        <w:r w:rsidRPr="006D4894">
          <w:rPr>
            <w:rFonts w:hint="cs"/>
            <w:rtl/>
          </w:rPr>
          <w:t>م</w:t>
        </w:r>
        <w:r w:rsidRPr="006D4894">
          <w:rPr>
            <w:rtl/>
          </w:rPr>
          <w:t xml:space="preserve"> را تائید میکنیم</w:t>
        </w:r>
        <w:r w:rsidRPr="006D4894">
          <w:t>:</w:t>
        </w:r>
      </w:ins>
    </w:p>
    <w:p w:rsidR="00B509EF" w:rsidRDefault="00B509EF" w:rsidP="00C03C78">
      <w:pPr>
        <w:ind w:firstLine="0"/>
        <w:rPr>
          <w:ins w:id="485" w:author="mohammad minoei" w:date="2015-09-07T13:34:00Z"/>
          <w:rtl/>
        </w:rPr>
      </w:pPr>
    </w:p>
    <w:p w:rsidR="00C03C78" w:rsidRPr="006D4894" w:rsidRDefault="00C03C78" w:rsidP="00C03C78">
      <w:pPr>
        <w:ind w:firstLine="0"/>
        <w:rPr>
          <w:ins w:id="486" w:author="mohammad minoei" w:date="2015-09-07T13:03:00Z"/>
        </w:rPr>
      </w:pPr>
      <w:ins w:id="487" w:author="mohammad minoei" w:date="2015-09-07T13:03:00Z">
        <w:r w:rsidRPr="006D4894">
          <w:t> </w:t>
        </w:r>
      </w:ins>
    </w:p>
    <w:p w:rsidR="00C03C78" w:rsidRPr="006D4894" w:rsidRDefault="00C03C78" w:rsidP="00C03C78">
      <w:pPr>
        <w:ind w:firstLine="0"/>
        <w:rPr>
          <w:ins w:id="488" w:author="mohammad minoei" w:date="2015-09-07T13:03:00Z"/>
        </w:rPr>
      </w:pPr>
      <w:ins w:id="489" w:author="mohammad minoei" w:date="2015-09-07T13:03:00Z">
        <w:r w:rsidRPr="006D4894">
          <w:rPr>
            <w:rtl/>
          </w:rPr>
          <w:lastRenderedPageBreak/>
          <w:t>در صفحه</w:t>
        </w:r>
        <w:r w:rsidRPr="006D4894">
          <w:t xml:space="preserve"> partition disk </w:t>
        </w:r>
        <w:r w:rsidRPr="006D4894">
          <w:rPr>
            <w:rtl/>
          </w:rPr>
          <w:t>گزینه</w:t>
        </w:r>
        <w:r w:rsidRPr="006D4894">
          <w:t xml:space="preserve"> “Guided,use entire disk” </w:t>
        </w:r>
        <w:r w:rsidRPr="006D4894">
          <w:rPr>
            <w:rtl/>
          </w:rPr>
          <w:t>را انتخاب و بر روی</w:t>
        </w:r>
        <w:r w:rsidRPr="006D4894">
          <w:t xml:space="preserve"> next </w:t>
        </w:r>
        <w:r w:rsidRPr="006D4894">
          <w:rPr>
            <w:rtl/>
          </w:rPr>
          <w:t>کلیک میکنیم تا نصب فایل ها آغاز شود</w:t>
        </w:r>
        <w:r w:rsidRPr="006D4894">
          <w:t>:</w:t>
        </w:r>
      </w:ins>
    </w:p>
    <w:p w:rsidR="00C03C78" w:rsidRPr="006D4894" w:rsidRDefault="00C03C78" w:rsidP="00C03C78">
      <w:pPr>
        <w:ind w:firstLine="0"/>
        <w:rPr>
          <w:ins w:id="490" w:author="mohammad minoei" w:date="2015-09-07T13:03:00Z"/>
        </w:rPr>
      </w:pPr>
    </w:p>
    <w:p w:rsidR="00C03C78" w:rsidRPr="006D4894" w:rsidRDefault="00C03C78">
      <w:pPr>
        <w:ind w:firstLine="0"/>
        <w:jc w:val="center"/>
        <w:rPr>
          <w:ins w:id="491" w:author="mohammad minoei" w:date="2015-09-07T13:03:00Z"/>
        </w:rPr>
        <w:pPrChange w:id="492" w:author="mohammad minoei" w:date="2015-09-07T13:22:00Z">
          <w:pPr>
            <w:ind w:firstLine="0"/>
          </w:pPr>
        </w:pPrChange>
      </w:pPr>
      <w:ins w:id="493" w:author="mohammad minoei" w:date="2015-09-07T13:03:00Z">
        <w:r w:rsidRPr="006D4894">
          <w:rPr>
            <w:noProof/>
            <w:lang w:bidi="fa-IR"/>
          </w:rPr>
          <w:drawing>
            <wp:inline distT="0" distB="0" distL="0" distR="0">
              <wp:extent cx="5243830" cy="2941320"/>
              <wp:effectExtent l="0" t="0" r="0" b="0"/>
              <wp:docPr id="18" name="Picture 18" descr="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rsidP="00C4238D">
      <w:pPr>
        <w:spacing w:line="16" w:lineRule="atLeast"/>
        <w:jc w:val="center"/>
        <w:rPr>
          <w:ins w:id="494" w:author="mohammad minoei" w:date="2015-09-07T20:29:00Z"/>
          <w:rFonts w:hint="cs"/>
        </w:rPr>
        <w:pPrChange w:id="495" w:author="mohammad minoei" w:date="2015-09-07T20:43:00Z">
          <w:pPr>
            <w:spacing w:line="16" w:lineRule="atLeast"/>
            <w:jc w:val="center"/>
          </w:pPr>
        </w:pPrChange>
      </w:pPr>
      <w:ins w:id="496" w:author="mohammad minoei" w:date="2015-09-07T20:29:00Z">
        <w:r>
          <w:rPr>
            <w:rFonts w:cs="B Nazanin" w:hint="cs"/>
            <w:b/>
            <w:bCs/>
            <w:sz w:val="20"/>
            <w:szCs w:val="20"/>
            <w:rtl/>
            <w:lang w:bidi="fa-IR"/>
          </w:rPr>
          <w:t xml:space="preserve">شکل </w:t>
        </w:r>
      </w:ins>
      <w:ins w:id="497" w:author="mohammad minoei" w:date="2015-09-07T20:40:00Z">
        <w:r w:rsidR="005C35B2">
          <w:rPr>
            <w:rFonts w:cs="B Nazanin" w:hint="cs"/>
            <w:b/>
            <w:bCs/>
            <w:sz w:val="20"/>
            <w:szCs w:val="20"/>
            <w:rtl/>
            <w:lang w:bidi="fa-IR"/>
          </w:rPr>
          <w:t>2</w:t>
        </w:r>
      </w:ins>
      <w:ins w:id="498" w:author="mohammad minoei" w:date="2015-09-07T20:29:00Z">
        <w:r>
          <w:rPr>
            <w:rFonts w:cs="B Nazanin" w:hint="cs"/>
            <w:b/>
            <w:bCs/>
            <w:sz w:val="20"/>
            <w:szCs w:val="20"/>
            <w:rtl/>
            <w:lang w:bidi="fa-IR"/>
          </w:rPr>
          <w:t>-</w:t>
        </w:r>
      </w:ins>
      <w:ins w:id="499" w:author="mohammad minoei" w:date="2015-09-07T20:40:00Z">
        <w:r w:rsidR="005C35B2">
          <w:rPr>
            <w:rFonts w:cs="B Nazanin" w:hint="cs"/>
            <w:b/>
            <w:bCs/>
            <w:sz w:val="20"/>
            <w:szCs w:val="20"/>
            <w:rtl/>
            <w:lang w:bidi="fa-IR"/>
          </w:rPr>
          <w:t>13</w:t>
        </w:r>
      </w:ins>
      <w:ins w:id="500" w:author="mohammad minoei" w:date="2015-09-07T20:29:00Z">
        <w:r>
          <w:rPr>
            <w:rFonts w:cs="B Nazanin" w:hint="cs"/>
            <w:b/>
            <w:bCs/>
            <w:sz w:val="20"/>
            <w:szCs w:val="20"/>
            <w:rtl/>
            <w:lang w:bidi="fa-IR"/>
          </w:rPr>
          <w:t xml:space="preserve">- </w:t>
        </w:r>
      </w:ins>
      <w:ins w:id="501" w:author="mohammad minoei" w:date="2015-09-07T20:43:00Z">
        <w:r w:rsidR="00C4238D">
          <w:rPr>
            <w:rFonts w:cs="B Nazanin" w:hint="cs"/>
            <w:b/>
            <w:bCs/>
            <w:sz w:val="20"/>
            <w:szCs w:val="20"/>
            <w:rtl/>
            <w:lang w:bidi="fa-IR"/>
          </w:rPr>
          <w:t>تنظیم بوت</w:t>
        </w:r>
      </w:ins>
    </w:p>
    <w:p w:rsidR="00C03C78" w:rsidRDefault="00C03C78" w:rsidP="00AD0A4C">
      <w:pPr>
        <w:ind w:firstLine="0"/>
        <w:jc w:val="center"/>
        <w:rPr>
          <w:ins w:id="502" w:author="mohammad minoei" w:date="2015-09-07T13:22:00Z"/>
          <w:rtl/>
        </w:rPr>
        <w:pPrChange w:id="503" w:author="mohammad minoei" w:date="2015-09-07T20:29:00Z">
          <w:pPr>
            <w:ind w:firstLine="0"/>
          </w:pPr>
        </w:pPrChange>
      </w:pPr>
    </w:p>
    <w:p w:rsidR="00286DE3" w:rsidRPr="006D4894" w:rsidRDefault="00286DE3" w:rsidP="00C03C78">
      <w:pPr>
        <w:ind w:firstLine="0"/>
        <w:rPr>
          <w:ins w:id="504" w:author="mohammad minoei" w:date="2015-09-07T13:03:00Z"/>
        </w:rPr>
      </w:pPr>
    </w:p>
    <w:p w:rsidR="00C03C78" w:rsidRPr="006D4894" w:rsidRDefault="00C03C78">
      <w:pPr>
        <w:ind w:firstLine="0"/>
        <w:jc w:val="center"/>
        <w:rPr>
          <w:ins w:id="505" w:author="mohammad minoei" w:date="2015-09-07T13:03:00Z"/>
        </w:rPr>
        <w:pPrChange w:id="506" w:author="mohammad minoei" w:date="2015-09-07T13:22:00Z">
          <w:pPr>
            <w:ind w:firstLine="0"/>
          </w:pPr>
        </w:pPrChange>
      </w:pPr>
      <w:ins w:id="507" w:author="mohammad minoei" w:date="2015-09-07T13:03:00Z">
        <w:r w:rsidRPr="006D4894">
          <w:rPr>
            <w:noProof/>
            <w:lang w:bidi="fa-IR"/>
          </w:rPr>
          <w:drawing>
            <wp:inline distT="0" distB="0" distL="0" distR="0">
              <wp:extent cx="5243830" cy="3140075"/>
              <wp:effectExtent l="0" t="0" r="0" b="0"/>
              <wp:docPr id="17" name="Picture 17" descr="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ld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3830" cy="3140075"/>
                      </a:xfrm>
                      <a:prstGeom prst="rect">
                        <a:avLst/>
                      </a:prstGeom>
                      <a:noFill/>
                      <a:ln>
                        <a:noFill/>
                      </a:ln>
                    </pic:spPr>
                  </pic:pic>
                </a:graphicData>
              </a:graphic>
            </wp:inline>
          </w:drawing>
        </w:r>
      </w:ins>
    </w:p>
    <w:p w:rsidR="00AD0A4C" w:rsidRPr="00F16C78" w:rsidRDefault="00AD0A4C" w:rsidP="00C4238D">
      <w:pPr>
        <w:spacing w:line="16" w:lineRule="atLeast"/>
        <w:jc w:val="center"/>
        <w:rPr>
          <w:ins w:id="508" w:author="mohammad minoei" w:date="2015-09-07T20:29:00Z"/>
          <w:rFonts w:hint="cs"/>
        </w:rPr>
        <w:pPrChange w:id="509" w:author="mohammad minoei" w:date="2015-09-07T20:43:00Z">
          <w:pPr>
            <w:spacing w:line="16" w:lineRule="atLeast"/>
            <w:jc w:val="center"/>
          </w:pPr>
        </w:pPrChange>
      </w:pPr>
      <w:ins w:id="510" w:author="mohammad minoei" w:date="2015-09-07T20:29:00Z">
        <w:r>
          <w:rPr>
            <w:rFonts w:cs="B Nazanin" w:hint="cs"/>
            <w:b/>
            <w:bCs/>
            <w:sz w:val="20"/>
            <w:szCs w:val="20"/>
            <w:rtl/>
            <w:lang w:bidi="fa-IR"/>
          </w:rPr>
          <w:t xml:space="preserve">شکل </w:t>
        </w:r>
      </w:ins>
      <w:ins w:id="511" w:author="mohammad minoei" w:date="2015-09-07T20:40:00Z">
        <w:r w:rsidR="005C35B2">
          <w:rPr>
            <w:rFonts w:cs="B Nazanin" w:hint="cs"/>
            <w:b/>
            <w:bCs/>
            <w:sz w:val="20"/>
            <w:szCs w:val="20"/>
            <w:rtl/>
            <w:lang w:bidi="fa-IR"/>
          </w:rPr>
          <w:t>2</w:t>
        </w:r>
      </w:ins>
      <w:ins w:id="512" w:author="mohammad minoei" w:date="2015-09-07T20:29:00Z">
        <w:r>
          <w:rPr>
            <w:rFonts w:cs="B Nazanin" w:hint="cs"/>
            <w:b/>
            <w:bCs/>
            <w:sz w:val="20"/>
            <w:szCs w:val="20"/>
            <w:rtl/>
            <w:lang w:bidi="fa-IR"/>
          </w:rPr>
          <w:t>-</w:t>
        </w:r>
      </w:ins>
      <w:ins w:id="513" w:author="mohammad minoei" w:date="2015-09-07T20:40:00Z">
        <w:r w:rsidR="005C35B2">
          <w:rPr>
            <w:rFonts w:cs="B Nazanin" w:hint="cs"/>
            <w:b/>
            <w:bCs/>
            <w:sz w:val="20"/>
            <w:szCs w:val="20"/>
            <w:rtl/>
            <w:lang w:bidi="fa-IR"/>
          </w:rPr>
          <w:t>14</w:t>
        </w:r>
      </w:ins>
      <w:ins w:id="514" w:author="mohammad minoei" w:date="2015-09-07T20:29:00Z">
        <w:r>
          <w:rPr>
            <w:rFonts w:cs="B Nazanin" w:hint="cs"/>
            <w:b/>
            <w:bCs/>
            <w:sz w:val="20"/>
            <w:szCs w:val="20"/>
            <w:rtl/>
            <w:lang w:bidi="fa-IR"/>
          </w:rPr>
          <w:t xml:space="preserve">- </w:t>
        </w:r>
      </w:ins>
      <w:ins w:id="515" w:author="mohammad minoei" w:date="2015-09-07T20:43:00Z">
        <w:r w:rsidR="00C4238D">
          <w:rPr>
            <w:rFonts w:cs="B Nazanin" w:hint="cs"/>
            <w:b/>
            <w:bCs/>
            <w:sz w:val="20"/>
            <w:szCs w:val="20"/>
            <w:rtl/>
            <w:lang w:bidi="fa-IR"/>
          </w:rPr>
          <w:t>نصب</w:t>
        </w:r>
      </w:ins>
    </w:p>
    <w:p w:rsidR="00286DE3" w:rsidRDefault="00286DE3" w:rsidP="00AD0A4C">
      <w:pPr>
        <w:ind w:firstLine="0"/>
        <w:jc w:val="center"/>
        <w:rPr>
          <w:ins w:id="516" w:author="mohammad minoei" w:date="2015-09-07T13:22:00Z"/>
          <w:rtl/>
        </w:rPr>
        <w:pPrChange w:id="517" w:author="mohammad minoei" w:date="2015-09-07T20:29:00Z">
          <w:pPr>
            <w:ind w:firstLine="0"/>
          </w:pPr>
        </w:pPrChange>
      </w:pPr>
    </w:p>
    <w:p w:rsidR="00C03C78" w:rsidRPr="006D4894" w:rsidRDefault="00C03C78" w:rsidP="00C03C78">
      <w:pPr>
        <w:ind w:firstLine="0"/>
        <w:rPr>
          <w:ins w:id="518" w:author="mohammad minoei" w:date="2015-09-07T13:03:00Z"/>
        </w:rPr>
      </w:pPr>
      <w:ins w:id="519" w:author="mohammad minoei" w:date="2015-09-07T13:03:00Z">
        <w:r w:rsidRPr="006D4894">
          <w:rPr>
            <w:rtl/>
          </w:rPr>
          <w:t>در مرحله بعد از شما خواسته میشود که پکیج منیجر انتخاب میکنیم ، پکیج منیجر مسئول شناسایی</w:t>
        </w:r>
        <w:r w:rsidRPr="006D4894">
          <w:t xml:space="preserve"> APT </w:t>
        </w:r>
        <w:r w:rsidRPr="006D4894">
          <w:rPr>
            <w:rtl/>
          </w:rPr>
          <w:t>است که برای نصب نرم افزارهای مورد نیاز استفاده خواهد شد</w:t>
        </w:r>
        <w:r w:rsidRPr="006D4894">
          <w:t>.</w:t>
        </w:r>
      </w:ins>
    </w:p>
    <w:p w:rsidR="00C03C78" w:rsidRPr="006D4894" w:rsidRDefault="00C03C78">
      <w:pPr>
        <w:ind w:firstLine="0"/>
        <w:jc w:val="center"/>
        <w:rPr>
          <w:ins w:id="520" w:author="mohammad minoei" w:date="2015-09-07T13:03:00Z"/>
        </w:rPr>
        <w:pPrChange w:id="521" w:author="mohammad minoei" w:date="2015-09-07T13:23:00Z">
          <w:pPr>
            <w:ind w:firstLine="0"/>
          </w:pPr>
        </w:pPrChange>
      </w:pPr>
      <w:ins w:id="522" w:author="mohammad minoei" w:date="2015-09-07T13:03:00Z">
        <w:r w:rsidRPr="006D4894">
          <w:rPr>
            <w:noProof/>
            <w:lang w:bidi="fa-IR"/>
          </w:rPr>
          <w:lastRenderedPageBreak/>
          <w:drawing>
            <wp:inline distT="0" distB="0" distL="0" distR="0">
              <wp:extent cx="5243830" cy="3745865"/>
              <wp:effectExtent l="0" t="0" r="0" b="0"/>
              <wp:docPr id="16" name="Picture 16" descr="Bil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3830" cy="3745865"/>
                      </a:xfrm>
                      <a:prstGeom prst="rect">
                        <a:avLst/>
                      </a:prstGeom>
                      <a:noFill/>
                      <a:ln>
                        <a:noFill/>
                      </a:ln>
                    </pic:spPr>
                  </pic:pic>
                </a:graphicData>
              </a:graphic>
            </wp:inline>
          </w:drawing>
        </w:r>
      </w:ins>
    </w:p>
    <w:p w:rsidR="00AD0A4C" w:rsidRPr="00F16C78" w:rsidRDefault="00AD0A4C" w:rsidP="00C4238D">
      <w:pPr>
        <w:spacing w:line="16" w:lineRule="atLeast"/>
        <w:jc w:val="center"/>
        <w:rPr>
          <w:ins w:id="523" w:author="mohammad minoei" w:date="2015-09-07T20:29:00Z"/>
          <w:rFonts w:hint="cs"/>
        </w:rPr>
        <w:pPrChange w:id="524" w:author="mohammad minoei" w:date="2015-09-07T20:44:00Z">
          <w:pPr>
            <w:spacing w:line="16" w:lineRule="atLeast"/>
            <w:jc w:val="center"/>
          </w:pPr>
        </w:pPrChange>
      </w:pPr>
      <w:ins w:id="525" w:author="mohammad minoei" w:date="2015-09-07T20:29:00Z">
        <w:r>
          <w:rPr>
            <w:rFonts w:cs="B Nazanin" w:hint="cs"/>
            <w:b/>
            <w:bCs/>
            <w:sz w:val="20"/>
            <w:szCs w:val="20"/>
            <w:rtl/>
            <w:lang w:bidi="fa-IR"/>
          </w:rPr>
          <w:t xml:space="preserve">شکل </w:t>
        </w:r>
      </w:ins>
      <w:ins w:id="526" w:author="mohammad minoei" w:date="2015-09-07T20:40:00Z">
        <w:r w:rsidR="005C35B2">
          <w:rPr>
            <w:rFonts w:cs="B Nazanin" w:hint="cs"/>
            <w:b/>
            <w:bCs/>
            <w:sz w:val="20"/>
            <w:szCs w:val="20"/>
            <w:rtl/>
            <w:lang w:bidi="fa-IR"/>
          </w:rPr>
          <w:t>2</w:t>
        </w:r>
      </w:ins>
      <w:ins w:id="527" w:author="mohammad minoei" w:date="2015-09-07T20:29:00Z">
        <w:r>
          <w:rPr>
            <w:rFonts w:cs="B Nazanin" w:hint="cs"/>
            <w:b/>
            <w:bCs/>
            <w:sz w:val="20"/>
            <w:szCs w:val="20"/>
            <w:rtl/>
            <w:lang w:bidi="fa-IR"/>
          </w:rPr>
          <w:t>-</w:t>
        </w:r>
      </w:ins>
      <w:ins w:id="528" w:author="mohammad minoei" w:date="2015-09-07T20:40:00Z">
        <w:r w:rsidR="005C35B2">
          <w:rPr>
            <w:rFonts w:cs="B Nazanin" w:hint="cs"/>
            <w:b/>
            <w:bCs/>
            <w:sz w:val="20"/>
            <w:szCs w:val="20"/>
            <w:rtl/>
            <w:lang w:bidi="fa-IR"/>
          </w:rPr>
          <w:t>15</w:t>
        </w:r>
      </w:ins>
      <w:ins w:id="529" w:author="mohammad minoei" w:date="2015-09-07T20:29:00Z">
        <w:r>
          <w:rPr>
            <w:rFonts w:cs="B Nazanin" w:hint="cs"/>
            <w:b/>
            <w:bCs/>
            <w:sz w:val="20"/>
            <w:szCs w:val="20"/>
            <w:rtl/>
            <w:lang w:bidi="fa-IR"/>
          </w:rPr>
          <w:t xml:space="preserve">- </w:t>
        </w:r>
      </w:ins>
      <w:ins w:id="530" w:author="mohammad minoei" w:date="2015-09-07T20:44:00Z">
        <w:r w:rsidR="00C4238D">
          <w:rPr>
            <w:rFonts w:cs="B Nazanin" w:hint="cs"/>
            <w:b/>
            <w:bCs/>
            <w:sz w:val="20"/>
            <w:szCs w:val="20"/>
            <w:rtl/>
            <w:lang w:bidi="fa-IR"/>
          </w:rPr>
          <w:t>تنظیم پکیج منیجر</w:t>
        </w:r>
      </w:ins>
    </w:p>
    <w:p w:rsidR="00286DE3" w:rsidRDefault="00286DE3" w:rsidP="00AD0A4C">
      <w:pPr>
        <w:ind w:firstLine="0"/>
        <w:jc w:val="center"/>
        <w:rPr>
          <w:ins w:id="531" w:author="mohammad minoei" w:date="2015-09-07T13:23:00Z"/>
          <w:rtl/>
        </w:rPr>
        <w:pPrChange w:id="532" w:author="mohammad minoei" w:date="2015-09-07T20:29:00Z">
          <w:pPr>
            <w:ind w:firstLine="0"/>
          </w:pPr>
        </w:pPrChange>
      </w:pPr>
    </w:p>
    <w:p w:rsidR="00C03C78" w:rsidRPr="006D4894" w:rsidRDefault="00C03C78" w:rsidP="00C03C78">
      <w:pPr>
        <w:ind w:firstLine="0"/>
        <w:rPr>
          <w:ins w:id="533" w:author="mohammad minoei" w:date="2015-09-07T13:03:00Z"/>
        </w:rPr>
      </w:pPr>
      <w:ins w:id="534" w:author="mohammad minoei" w:date="2015-09-07T13:03:00Z">
        <w:r w:rsidRPr="006D4894">
          <w:rPr>
            <w:rtl/>
          </w:rPr>
          <w:t>پیکربندی</w:t>
        </w:r>
        <w:r w:rsidRPr="006D4894">
          <w:t xml:space="preserve"> apt </w:t>
        </w:r>
        <w:r w:rsidRPr="006D4894">
          <w:rPr>
            <w:rtl/>
          </w:rPr>
          <w:t>آغاز خواهد شد</w:t>
        </w:r>
        <w:r w:rsidRPr="006D4894">
          <w:t>:</w:t>
        </w:r>
      </w:ins>
    </w:p>
    <w:p w:rsidR="00C03C78" w:rsidRPr="006D4894" w:rsidRDefault="00C03C78">
      <w:pPr>
        <w:ind w:firstLine="0"/>
        <w:jc w:val="center"/>
        <w:rPr>
          <w:ins w:id="535" w:author="mohammad minoei" w:date="2015-09-07T13:03:00Z"/>
          <w:rtl/>
        </w:rPr>
        <w:pPrChange w:id="536" w:author="mohammad minoei" w:date="2015-09-07T13:23:00Z">
          <w:pPr>
            <w:ind w:firstLine="0"/>
          </w:pPr>
        </w:pPrChange>
      </w:pPr>
      <w:ins w:id="537" w:author="mohammad minoei" w:date="2015-09-07T13:03:00Z">
        <w:r w:rsidRPr="006D4894">
          <w:rPr>
            <w:noProof/>
            <w:lang w:bidi="fa-IR"/>
          </w:rPr>
          <w:drawing>
            <wp:inline distT="0" distB="0" distL="0" distR="0">
              <wp:extent cx="5243830" cy="1806575"/>
              <wp:effectExtent l="0" t="0" r="0" b="0"/>
              <wp:docPr id="15" name="Picture 15" descr="Bil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3830" cy="1806575"/>
                      </a:xfrm>
                      <a:prstGeom prst="rect">
                        <a:avLst/>
                      </a:prstGeom>
                      <a:noFill/>
                      <a:ln>
                        <a:noFill/>
                      </a:ln>
                    </pic:spPr>
                  </pic:pic>
                </a:graphicData>
              </a:graphic>
            </wp:inline>
          </w:drawing>
        </w:r>
      </w:ins>
    </w:p>
    <w:p w:rsidR="00AD0A4C" w:rsidRPr="00F16C78" w:rsidRDefault="00AD0A4C" w:rsidP="00C4238D">
      <w:pPr>
        <w:spacing w:line="16" w:lineRule="atLeast"/>
        <w:jc w:val="center"/>
        <w:rPr>
          <w:ins w:id="538" w:author="mohammad minoei" w:date="2015-09-07T20:29:00Z"/>
          <w:rFonts w:hint="cs"/>
          <w:rtl/>
        </w:rPr>
        <w:pPrChange w:id="539" w:author="mohammad minoei" w:date="2015-09-07T20:44:00Z">
          <w:pPr>
            <w:spacing w:line="16" w:lineRule="atLeast"/>
            <w:jc w:val="center"/>
          </w:pPr>
        </w:pPrChange>
      </w:pPr>
      <w:ins w:id="540" w:author="mohammad minoei" w:date="2015-09-07T20:29:00Z">
        <w:r>
          <w:rPr>
            <w:rFonts w:cs="B Nazanin" w:hint="cs"/>
            <w:b/>
            <w:bCs/>
            <w:sz w:val="20"/>
            <w:szCs w:val="20"/>
            <w:rtl/>
            <w:lang w:bidi="fa-IR"/>
          </w:rPr>
          <w:t xml:space="preserve">شکل </w:t>
        </w:r>
      </w:ins>
      <w:ins w:id="541" w:author="mohammad minoei" w:date="2015-09-07T20:40:00Z">
        <w:r w:rsidR="005C35B2">
          <w:rPr>
            <w:rFonts w:cs="B Nazanin" w:hint="cs"/>
            <w:b/>
            <w:bCs/>
            <w:sz w:val="20"/>
            <w:szCs w:val="20"/>
            <w:rtl/>
            <w:lang w:bidi="fa-IR"/>
          </w:rPr>
          <w:t>2</w:t>
        </w:r>
      </w:ins>
      <w:ins w:id="542" w:author="mohammad minoei" w:date="2015-09-07T20:29:00Z">
        <w:r>
          <w:rPr>
            <w:rFonts w:cs="B Nazanin" w:hint="cs"/>
            <w:b/>
            <w:bCs/>
            <w:sz w:val="20"/>
            <w:szCs w:val="20"/>
            <w:rtl/>
            <w:lang w:bidi="fa-IR"/>
          </w:rPr>
          <w:t>-</w:t>
        </w:r>
      </w:ins>
      <w:ins w:id="543" w:author="mohammad minoei" w:date="2015-09-07T20:40:00Z">
        <w:r w:rsidR="005C35B2">
          <w:rPr>
            <w:rFonts w:cs="B Nazanin" w:hint="cs"/>
            <w:b/>
            <w:bCs/>
            <w:sz w:val="20"/>
            <w:szCs w:val="20"/>
            <w:rtl/>
            <w:lang w:bidi="fa-IR"/>
          </w:rPr>
          <w:t>16</w:t>
        </w:r>
      </w:ins>
      <w:ins w:id="544" w:author="mohammad minoei" w:date="2015-09-07T20:29:00Z">
        <w:r>
          <w:rPr>
            <w:rFonts w:cs="B Nazanin" w:hint="cs"/>
            <w:b/>
            <w:bCs/>
            <w:sz w:val="20"/>
            <w:szCs w:val="20"/>
            <w:rtl/>
            <w:lang w:bidi="fa-IR"/>
          </w:rPr>
          <w:t xml:space="preserve">- </w:t>
        </w:r>
      </w:ins>
      <w:ins w:id="545" w:author="mohammad minoei" w:date="2015-09-07T20:44:00Z">
        <w:r w:rsidR="00C4238D">
          <w:rPr>
            <w:rFonts w:cs="B Nazanin" w:hint="cs"/>
            <w:b/>
            <w:bCs/>
            <w:sz w:val="20"/>
            <w:szCs w:val="20"/>
            <w:rtl/>
            <w:lang w:bidi="fa-IR"/>
          </w:rPr>
          <w:t xml:space="preserve">پیکربندی </w:t>
        </w:r>
        <w:r w:rsidR="00C4238D">
          <w:rPr>
            <w:rFonts w:cs="B Nazanin"/>
            <w:b/>
            <w:bCs/>
            <w:sz w:val="20"/>
            <w:szCs w:val="20"/>
            <w:lang w:bidi="fa-IR"/>
          </w:rPr>
          <w:t>apt</w:t>
        </w:r>
      </w:ins>
    </w:p>
    <w:p w:rsidR="00286DE3" w:rsidRDefault="00286DE3" w:rsidP="00AD0A4C">
      <w:pPr>
        <w:ind w:firstLine="0"/>
        <w:jc w:val="center"/>
        <w:rPr>
          <w:ins w:id="546" w:author="mohammad minoei" w:date="2015-09-07T13:23:00Z"/>
          <w:rtl/>
        </w:rPr>
        <w:pPrChange w:id="547" w:author="mohammad minoei" w:date="2015-09-07T20:29:00Z">
          <w:pPr>
            <w:ind w:firstLine="0"/>
          </w:pPr>
        </w:pPrChange>
      </w:pPr>
    </w:p>
    <w:p w:rsidR="00C03C78" w:rsidRPr="006D4894" w:rsidRDefault="00C03C78" w:rsidP="00C03C78">
      <w:pPr>
        <w:ind w:firstLine="0"/>
        <w:rPr>
          <w:ins w:id="548" w:author="mohammad minoei" w:date="2015-09-07T13:03:00Z"/>
        </w:rPr>
      </w:pPr>
      <w:ins w:id="549" w:author="mohammad minoei" w:date="2015-09-07T13:03:00Z">
        <w:r w:rsidRPr="006D4894">
          <w:rPr>
            <w:rtl/>
          </w:rPr>
          <w:t>در صفحه</w:t>
        </w:r>
        <w:r w:rsidRPr="006D4894">
          <w:t xml:space="preserve"> popularity-contest </w:t>
        </w:r>
        <w:r w:rsidRPr="006D4894">
          <w:rPr>
            <w:rtl/>
          </w:rPr>
          <w:t>بر روی</w:t>
        </w:r>
        <w:r w:rsidRPr="006D4894">
          <w:t xml:space="preserve"> no </w:t>
        </w:r>
        <w:r w:rsidRPr="006D4894">
          <w:rPr>
            <w:rtl/>
          </w:rPr>
          <w:t>کلیک میکنیم</w:t>
        </w:r>
        <w:r w:rsidRPr="006D4894">
          <w:t>:</w:t>
        </w:r>
      </w:ins>
    </w:p>
    <w:p w:rsidR="00C03C78" w:rsidRPr="006D4894" w:rsidRDefault="00C03C78">
      <w:pPr>
        <w:ind w:firstLine="0"/>
        <w:jc w:val="center"/>
        <w:rPr>
          <w:ins w:id="550" w:author="mohammad minoei" w:date="2015-09-07T13:03:00Z"/>
        </w:rPr>
        <w:pPrChange w:id="551" w:author="mohammad minoei" w:date="2015-09-07T13:23:00Z">
          <w:pPr>
            <w:ind w:firstLine="0"/>
          </w:pPr>
        </w:pPrChange>
      </w:pPr>
      <w:ins w:id="552" w:author="mohammad minoei" w:date="2015-09-07T13:03:00Z">
        <w:r w:rsidRPr="006D4894">
          <w:rPr>
            <w:noProof/>
            <w:lang w:bidi="fa-IR"/>
          </w:rPr>
          <w:lastRenderedPageBreak/>
          <w:drawing>
            <wp:inline distT="0" distB="0" distL="0" distR="0">
              <wp:extent cx="5243830" cy="2765425"/>
              <wp:effectExtent l="0" t="0" r="0" b="0"/>
              <wp:docPr id="14" name="Picture 14" descr="Bil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3830" cy="2765425"/>
                      </a:xfrm>
                      <a:prstGeom prst="rect">
                        <a:avLst/>
                      </a:prstGeom>
                      <a:noFill/>
                      <a:ln>
                        <a:noFill/>
                      </a:ln>
                    </pic:spPr>
                  </pic:pic>
                </a:graphicData>
              </a:graphic>
            </wp:inline>
          </w:drawing>
        </w:r>
      </w:ins>
    </w:p>
    <w:p w:rsidR="00AD0A4C" w:rsidRPr="00F16C78" w:rsidRDefault="00AD0A4C" w:rsidP="00C4238D">
      <w:pPr>
        <w:spacing w:line="16" w:lineRule="atLeast"/>
        <w:jc w:val="center"/>
        <w:rPr>
          <w:ins w:id="553" w:author="mohammad minoei" w:date="2015-09-07T20:29:00Z"/>
          <w:rFonts w:hint="cs"/>
        </w:rPr>
        <w:pPrChange w:id="554" w:author="mohammad minoei" w:date="2015-09-07T20:45:00Z">
          <w:pPr>
            <w:spacing w:line="16" w:lineRule="atLeast"/>
            <w:jc w:val="center"/>
          </w:pPr>
        </w:pPrChange>
      </w:pPr>
      <w:ins w:id="555" w:author="mohammad minoei" w:date="2015-09-07T20:29:00Z">
        <w:r>
          <w:rPr>
            <w:rFonts w:cs="B Nazanin" w:hint="cs"/>
            <w:b/>
            <w:bCs/>
            <w:sz w:val="20"/>
            <w:szCs w:val="20"/>
            <w:rtl/>
            <w:lang w:bidi="fa-IR"/>
          </w:rPr>
          <w:t xml:space="preserve">شکل </w:t>
        </w:r>
      </w:ins>
      <w:ins w:id="556" w:author="mohammad minoei" w:date="2015-09-07T20:40:00Z">
        <w:r w:rsidR="005C35B2">
          <w:rPr>
            <w:rFonts w:cs="B Nazanin" w:hint="cs"/>
            <w:b/>
            <w:bCs/>
            <w:sz w:val="20"/>
            <w:szCs w:val="20"/>
            <w:rtl/>
            <w:lang w:bidi="fa-IR"/>
          </w:rPr>
          <w:t>2</w:t>
        </w:r>
      </w:ins>
      <w:ins w:id="557" w:author="mohammad minoei" w:date="2015-09-07T20:29:00Z">
        <w:r>
          <w:rPr>
            <w:rFonts w:cs="B Nazanin" w:hint="cs"/>
            <w:b/>
            <w:bCs/>
            <w:sz w:val="20"/>
            <w:szCs w:val="20"/>
            <w:rtl/>
            <w:lang w:bidi="fa-IR"/>
          </w:rPr>
          <w:t>-</w:t>
        </w:r>
      </w:ins>
      <w:ins w:id="558" w:author="mohammad minoei" w:date="2015-09-07T20:40:00Z">
        <w:r w:rsidR="005C35B2">
          <w:rPr>
            <w:rFonts w:cs="B Nazanin" w:hint="cs"/>
            <w:b/>
            <w:bCs/>
            <w:sz w:val="20"/>
            <w:szCs w:val="20"/>
            <w:rtl/>
            <w:lang w:bidi="fa-IR"/>
          </w:rPr>
          <w:t>17</w:t>
        </w:r>
      </w:ins>
      <w:ins w:id="559" w:author="mohammad minoei" w:date="2015-09-07T20:29:00Z">
        <w:r>
          <w:rPr>
            <w:rFonts w:cs="B Nazanin" w:hint="cs"/>
            <w:b/>
            <w:bCs/>
            <w:sz w:val="20"/>
            <w:szCs w:val="20"/>
            <w:rtl/>
            <w:lang w:bidi="fa-IR"/>
          </w:rPr>
          <w:t xml:space="preserve">- </w:t>
        </w:r>
      </w:ins>
      <w:ins w:id="560" w:author="mohammad minoei" w:date="2015-09-07T20:45:00Z">
        <w:r w:rsidR="00C4238D">
          <w:rPr>
            <w:rFonts w:cs="B Nazanin" w:hint="cs"/>
            <w:b/>
            <w:bCs/>
            <w:sz w:val="20"/>
            <w:szCs w:val="20"/>
            <w:rtl/>
            <w:lang w:bidi="fa-IR"/>
          </w:rPr>
          <w:t>تنظیم</w:t>
        </w:r>
      </w:ins>
    </w:p>
    <w:p w:rsidR="00286DE3" w:rsidRDefault="00286DE3" w:rsidP="00AD0A4C">
      <w:pPr>
        <w:ind w:firstLine="0"/>
        <w:jc w:val="center"/>
        <w:rPr>
          <w:ins w:id="561" w:author="mohammad minoei" w:date="2015-09-07T13:23:00Z"/>
          <w:rtl/>
        </w:rPr>
        <w:pPrChange w:id="562" w:author="mohammad minoei" w:date="2015-09-07T20:29:00Z">
          <w:pPr>
            <w:ind w:firstLine="0"/>
          </w:pPr>
        </w:pPrChange>
      </w:pPr>
    </w:p>
    <w:p w:rsidR="00C03C78" w:rsidRPr="006D4894" w:rsidRDefault="00C03C78" w:rsidP="00C03C78">
      <w:pPr>
        <w:ind w:firstLine="0"/>
        <w:rPr>
          <w:ins w:id="563" w:author="mohammad minoei" w:date="2015-09-07T13:03:00Z"/>
        </w:rPr>
      </w:pPr>
      <w:ins w:id="564" w:author="mohammad minoei" w:date="2015-09-07T13:03:00Z">
        <w:r w:rsidRPr="006D4894">
          <w:rPr>
            <w:rtl/>
          </w:rPr>
          <w:t>پس از راه اندازی مخازن نرم افزار، با گزینه های نصب سایر نرم افزارها مواجه خواهید شد ، مطمئن شوید که فقط</w:t>
        </w:r>
        <w:r w:rsidRPr="006D4894">
          <w:t xml:space="preserve"> “SSH” </w:t>
        </w:r>
        <w:r w:rsidRPr="006D4894">
          <w:rPr>
            <w:rtl/>
          </w:rPr>
          <w:t>و</w:t>
        </w:r>
        <w:r w:rsidRPr="006D4894">
          <w:t xml:space="preserve"> “Standard System Utilities”  </w:t>
        </w:r>
        <w:r w:rsidRPr="006D4894">
          <w:rPr>
            <w:rtl/>
          </w:rPr>
          <w:t>را انتخاب میکنیم</w:t>
        </w:r>
        <w:r w:rsidRPr="006D4894">
          <w:t xml:space="preserve"> :</w:t>
        </w:r>
      </w:ins>
    </w:p>
    <w:p w:rsidR="00C03C78" w:rsidRPr="006D4894" w:rsidRDefault="00C03C78">
      <w:pPr>
        <w:ind w:firstLine="0"/>
        <w:jc w:val="center"/>
        <w:rPr>
          <w:ins w:id="565" w:author="mohammad minoei" w:date="2015-09-07T13:03:00Z"/>
          <w:rtl/>
        </w:rPr>
        <w:pPrChange w:id="566" w:author="mohammad minoei" w:date="2015-09-07T13:23:00Z">
          <w:pPr>
            <w:ind w:firstLine="0"/>
          </w:pPr>
        </w:pPrChange>
      </w:pPr>
      <w:ins w:id="567" w:author="mohammad minoei" w:date="2015-09-07T13:03:00Z">
        <w:r w:rsidRPr="006D4894">
          <w:rPr>
            <w:noProof/>
            <w:lang w:bidi="fa-IR"/>
          </w:rPr>
          <w:drawing>
            <wp:inline distT="0" distB="0" distL="0" distR="0">
              <wp:extent cx="5243830" cy="3107055"/>
              <wp:effectExtent l="0" t="0" r="0" b="0"/>
              <wp:docPr id="13" name="Picture 13" descr="Bil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ld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3830" cy="3107055"/>
                      </a:xfrm>
                      <a:prstGeom prst="rect">
                        <a:avLst/>
                      </a:prstGeom>
                      <a:noFill/>
                      <a:ln>
                        <a:noFill/>
                      </a:ln>
                    </pic:spPr>
                  </pic:pic>
                </a:graphicData>
              </a:graphic>
            </wp:inline>
          </w:drawing>
        </w:r>
      </w:ins>
    </w:p>
    <w:p w:rsidR="00AD0A4C" w:rsidRPr="00F16C78" w:rsidRDefault="00AD0A4C" w:rsidP="00C4238D">
      <w:pPr>
        <w:spacing w:line="16" w:lineRule="atLeast"/>
        <w:jc w:val="center"/>
        <w:rPr>
          <w:ins w:id="568" w:author="mohammad minoei" w:date="2015-09-07T20:29:00Z"/>
          <w:rFonts w:hint="cs"/>
          <w:rtl/>
        </w:rPr>
        <w:pPrChange w:id="569" w:author="mohammad minoei" w:date="2015-09-07T20:45:00Z">
          <w:pPr>
            <w:spacing w:line="16" w:lineRule="atLeast"/>
            <w:jc w:val="center"/>
          </w:pPr>
        </w:pPrChange>
      </w:pPr>
      <w:ins w:id="570" w:author="mohammad minoei" w:date="2015-09-07T20:29:00Z">
        <w:r>
          <w:rPr>
            <w:rFonts w:cs="B Nazanin" w:hint="cs"/>
            <w:b/>
            <w:bCs/>
            <w:sz w:val="20"/>
            <w:szCs w:val="20"/>
            <w:rtl/>
            <w:lang w:bidi="fa-IR"/>
          </w:rPr>
          <w:t xml:space="preserve">شکل </w:t>
        </w:r>
      </w:ins>
      <w:ins w:id="571" w:author="mohammad minoei" w:date="2015-09-07T20:40:00Z">
        <w:r w:rsidR="005C35B2">
          <w:rPr>
            <w:rFonts w:cs="B Nazanin" w:hint="cs"/>
            <w:b/>
            <w:bCs/>
            <w:sz w:val="20"/>
            <w:szCs w:val="20"/>
            <w:rtl/>
            <w:lang w:bidi="fa-IR"/>
          </w:rPr>
          <w:t>2</w:t>
        </w:r>
      </w:ins>
      <w:ins w:id="572" w:author="mohammad minoei" w:date="2015-09-07T20:29:00Z">
        <w:r>
          <w:rPr>
            <w:rFonts w:cs="B Nazanin" w:hint="cs"/>
            <w:b/>
            <w:bCs/>
            <w:sz w:val="20"/>
            <w:szCs w:val="20"/>
            <w:rtl/>
            <w:lang w:bidi="fa-IR"/>
          </w:rPr>
          <w:t>-</w:t>
        </w:r>
      </w:ins>
      <w:ins w:id="573" w:author="mohammad minoei" w:date="2015-09-07T20:40:00Z">
        <w:r w:rsidR="005C35B2">
          <w:rPr>
            <w:rFonts w:cs="B Nazanin" w:hint="cs"/>
            <w:b/>
            <w:bCs/>
            <w:sz w:val="20"/>
            <w:szCs w:val="20"/>
            <w:rtl/>
            <w:lang w:bidi="fa-IR"/>
          </w:rPr>
          <w:t>18</w:t>
        </w:r>
      </w:ins>
      <w:ins w:id="574" w:author="mohammad minoei" w:date="2015-09-07T20:29:00Z">
        <w:r>
          <w:rPr>
            <w:rFonts w:cs="B Nazanin" w:hint="cs"/>
            <w:b/>
            <w:bCs/>
            <w:sz w:val="20"/>
            <w:szCs w:val="20"/>
            <w:rtl/>
            <w:lang w:bidi="fa-IR"/>
          </w:rPr>
          <w:t xml:space="preserve">- </w:t>
        </w:r>
      </w:ins>
      <w:ins w:id="575" w:author="mohammad minoei" w:date="2015-09-07T20:45:00Z">
        <w:r w:rsidR="00C4238D">
          <w:rPr>
            <w:rFonts w:cs="B Nazanin" w:hint="cs"/>
            <w:b/>
            <w:bCs/>
            <w:sz w:val="20"/>
            <w:szCs w:val="20"/>
            <w:rtl/>
            <w:lang w:bidi="fa-IR"/>
          </w:rPr>
          <w:t xml:space="preserve">تنظیم </w:t>
        </w:r>
        <w:r w:rsidR="00C4238D">
          <w:rPr>
            <w:rFonts w:cs="B Nazanin"/>
            <w:b/>
            <w:bCs/>
            <w:sz w:val="20"/>
            <w:szCs w:val="20"/>
            <w:lang w:bidi="fa-IR"/>
          </w:rPr>
          <w:t>ssh</w:t>
        </w:r>
      </w:ins>
    </w:p>
    <w:p w:rsidR="00286DE3" w:rsidRDefault="00286DE3" w:rsidP="00AD0A4C">
      <w:pPr>
        <w:ind w:firstLine="0"/>
        <w:jc w:val="center"/>
        <w:rPr>
          <w:ins w:id="576" w:author="mohammad minoei" w:date="2015-09-07T13:23:00Z"/>
          <w:rtl/>
        </w:rPr>
        <w:pPrChange w:id="577" w:author="mohammad minoei" w:date="2015-09-07T20:29:00Z">
          <w:pPr>
            <w:ind w:firstLine="0"/>
          </w:pPr>
        </w:pPrChange>
      </w:pPr>
    </w:p>
    <w:p w:rsidR="00C03C78" w:rsidRPr="006D4894" w:rsidRDefault="00C03C78" w:rsidP="00C03C78">
      <w:pPr>
        <w:ind w:firstLine="0"/>
        <w:rPr>
          <w:ins w:id="578" w:author="mohammad minoei" w:date="2015-09-07T13:03:00Z"/>
        </w:rPr>
      </w:pPr>
      <w:ins w:id="579" w:author="mohammad minoei" w:date="2015-09-07T13:03:00Z">
        <w:r w:rsidRPr="006D4894">
          <w:rPr>
            <w:rtl/>
          </w:rPr>
          <w:t>در مراحل نهایی، درخواست نصب و راه اندازی</w:t>
        </w:r>
        <w:r w:rsidRPr="006D4894">
          <w:t xml:space="preserve"> GRUB loader </w:t>
        </w:r>
        <w:r w:rsidRPr="006D4894">
          <w:rPr>
            <w:rtl/>
          </w:rPr>
          <w:t>که یک ابزار برای سیستم بوت لینوکس است را مشاهده میمیکنیم . گزینه ی</w:t>
        </w:r>
        <w:r w:rsidRPr="006D4894">
          <w:t xml:space="preserve"> “YES”  </w:t>
        </w:r>
        <w:r w:rsidRPr="006D4894">
          <w:rPr>
            <w:rtl/>
          </w:rPr>
          <w:t>را انتخاب میکنیم</w:t>
        </w:r>
        <w:r w:rsidRPr="006D4894">
          <w:t>:</w:t>
        </w:r>
      </w:ins>
    </w:p>
    <w:p w:rsidR="00C03C78" w:rsidRPr="006D4894" w:rsidRDefault="00C03C78">
      <w:pPr>
        <w:ind w:firstLine="0"/>
        <w:jc w:val="center"/>
        <w:rPr>
          <w:ins w:id="580" w:author="mohammad minoei" w:date="2015-09-07T13:03:00Z"/>
        </w:rPr>
        <w:pPrChange w:id="581" w:author="mohammad minoei" w:date="2015-09-07T13:23:00Z">
          <w:pPr>
            <w:ind w:firstLine="0"/>
          </w:pPr>
        </w:pPrChange>
      </w:pPr>
      <w:ins w:id="582" w:author="mohammad minoei" w:date="2015-09-07T13:03:00Z">
        <w:r w:rsidRPr="006D4894">
          <w:rPr>
            <w:noProof/>
            <w:lang w:bidi="fa-IR"/>
          </w:rPr>
          <w:lastRenderedPageBreak/>
          <w:drawing>
            <wp:inline distT="0" distB="0" distL="0" distR="0">
              <wp:extent cx="5243830" cy="2941320"/>
              <wp:effectExtent l="0" t="0" r="0" b="0"/>
              <wp:docPr id="12" name="Picture 12" descr="Bil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rsidP="00C4238D">
      <w:pPr>
        <w:spacing w:line="16" w:lineRule="atLeast"/>
        <w:jc w:val="center"/>
        <w:rPr>
          <w:ins w:id="583" w:author="mohammad minoei" w:date="2015-09-07T20:29:00Z"/>
          <w:rFonts w:hint="cs"/>
          <w:rtl/>
        </w:rPr>
        <w:pPrChange w:id="584" w:author="mohammad minoei" w:date="2015-09-07T20:46:00Z">
          <w:pPr>
            <w:spacing w:line="16" w:lineRule="atLeast"/>
            <w:jc w:val="center"/>
          </w:pPr>
        </w:pPrChange>
      </w:pPr>
      <w:ins w:id="585" w:author="mohammad minoei" w:date="2015-09-07T20:29:00Z">
        <w:r>
          <w:rPr>
            <w:rFonts w:cs="B Nazanin" w:hint="cs"/>
            <w:b/>
            <w:bCs/>
            <w:sz w:val="20"/>
            <w:szCs w:val="20"/>
            <w:rtl/>
            <w:lang w:bidi="fa-IR"/>
          </w:rPr>
          <w:t xml:space="preserve">شکل </w:t>
        </w:r>
      </w:ins>
      <w:ins w:id="586" w:author="mohammad minoei" w:date="2015-09-07T20:41:00Z">
        <w:r w:rsidR="005C35B2">
          <w:rPr>
            <w:rFonts w:cs="B Nazanin" w:hint="cs"/>
            <w:b/>
            <w:bCs/>
            <w:sz w:val="20"/>
            <w:szCs w:val="20"/>
            <w:rtl/>
            <w:lang w:bidi="fa-IR"/>
          </w:rPr>
          <w:t>2</w:t>
        </w:r>
      </w:ins>
      <w:ins w:id="587" w:author="mohammad minoei" w:date="2015-09-07T20:29:00Z">
        <w:r>
          <w:rPr>
            <w:rFonts w:cs="B Nazanin" w:hint="cs"/>
            <w:b/>
            <w:bCs/>
            <w:sz w:val="20"/>
            <w:szCs w:val="20"/>
            <w:rtl/>
            <w:lang w:bidi="fa-IR"/>
          </w:rPr>
          <w:t>-</w:t>
        </w:r>
      </w:ins>
      <w:ins w:id="588" w:author="mohammad minoei" w:date="2015-09-07T20:41:00Z">
        <w:r w:rsidR="005C35B2">
          <w:rPr>
            <w:rFonts w:cs="B Nazanin" w:hint="cs"/>
            <w:b/>
            <w:bCs/>
            <w:sz w:val="20"/>
            <w:szCs w:val="20"/>
            <w:rtl/>
            <w:lang w:bidi="fa-IR"/>
          </w:rPr>
          <w:t>19</w:t>
        </w:r>
      </w:ins>
      <w:ins w:id="589" w:author="mohammad minoei" w:date="2015-09-07T20:29:00Z">
        <w:r>
          <w:rPr>
            <w:rFonts w:cs="B Nazanin" w:hint="cs"/>
            <w:b/>
            <w:bCs/>
            <w:sz w:val="20"/>
            <w:szCs w:val="20"/>
            <w:rtl/>
            <w:lang w:bidi="fa-IR"/>
          </w:rPr>
          <w:t xml:space="preserve">- </w:t>
        </w:r>
      </w:ins>
      <w:ins w:id="590" w:author="mohammad minoei" w:date="2015-09-07T20:46:00Z">
        <w:r w:rsidR="00C4238D">
          <w:rPr>
            <w:rFonts w:cs="B Nazanin" w:hint="cs"/>
            <w:b/>
            <w:bCs/>
            <w:sz w:val="20"/>
            <w:szCs w:val="20"/>
            <w:rtl/>
            <w:lang w:bidi="fa-IR"/>
          </w:rPr>
          <w:t xml:space="preserve">تنظیم </w:t>
        </w:r>
        <w:r w:rsidR="00C4238D">
          <w:rPr>
            <w:rFonts w:cs="B Nazanin"/>
            <w:b/>
            <w:bCs/>
            <w:sz w:val="20"/>
            <w:szCs w:val="20"/>
            <w:lang w:bidi="fa-IR"/>
          </w:rPr>
          <w:t>grub</w:t>
        </w:r>
      </w:ins>
    </w:p>
    <w:p w:rsidR="00286DE3" w:rsidRDefault="00286DE3" w:rsidP="00AD0A4C">
      <w:pPr>
        <w:ind w:firstLine="0"/>
        <w:jc w:val="center"/>
        <w:rPr>
          <w:ins w:id="591" w:author="mohammad minoei" w:date="2015-09-07T13:23:00Z"/>
          <w:rtl/>
        </w:rPr>
        <w:pPrChange w:id="592" w:author="mohammad minoei" w:date="2015-09-07T20:29:00Z">
          <w:pPr>
            <w:ind w:firstLine="0"/>
          </w:pPr>
        </w:pPrChange>
      </w:pPr>
    </w:p>
    <w:p w:rsidR="00C03C78" w:rsidRPr="006D4894" w:rsidRDefault="00C03C78" w:rsidP="00C03C78">
      <w:pPr>
        <w:ind w:firstLine="0"/>
        <w:rPr>
          <w:ins w:id="593" w:author="mohammad minoei" w:date="2015-09-07T13:03:00Z"/>
        </w:rPr>
      </w:pPr>
      <w:ins w:id="594" w:author="mohammad minoei" w:date="2015-09-07T13:03:00Z">
        <w:r w:rsidRPr="006D4894">
          <w:rPr>
            <w:rtl/>
          </w:rPr>
          <w:t>مراحل نصب دبیان ۷ به پایان رسید. برای ریبوت شدن و ورود به سیستم بر روی</w:t>
        </w:r>
        <w:r w:rsidRPr="006D4894">
          <w:t xml:space="preserve"> “Continue” </w:t>
        </w:r>
        <w:r w:rsidRPr="006D4894">
          <w:rPr>
            <w:rtl/>
          </w:rPr>
          <w:t>کلیک میکنیم</w:t>
        </w:r>
        <w:r w:rsidRPr="006D4894">
          <w:t xml:space="preserve"> :</w:t>
        </w:r>
      </w:ins>
    </w:p>
    <w:p w:rsidR="00AD0A4C" w:rsidRDefault="00C03C78">
      <w:pPr>
        <w:ind w:firstLine="0"/>
        <w:jc w:val="center"/>
        <w:rPr>
          <w:ins w:id="595" w:author="mohammad minoei" w:date="2015-09-07T20:30:00Z"/>
          <w:rtl/>
        </w:rPr>
      </w:pPr>
      <w:ins w:id="596" w:author="mohammad minoei" w:date="2015-09-07T13:03:00Z">
        <w:r w:rsidRPr="006D4894">
          <w:rPr>
            <w:noProof/>
            <w:lang w:bidi="fa-IR"/>
          </w:rPr>
          <w:drawing>
            <wp:inline distT="0" distB="0" distL="0" distR="0">
              <wp:extent cx="5243830" cy="1972310"/>
              <wp:effectExtent l="0" t="0" r="0" b="0"/>
              <wp:docPr id="11" name="Picture 11" descr="Bi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3830" cy="1972310"/>
                      </a:xfrm>
                      <a:prstGeom prst="rect">
                        <a:avLst/>
                      </a:prstGeom>
                      <a:noFill/>
                      <a:ln>
                        <a:noFill/>
                      </a:ln>
                    </pic:spPr>
                  </pic:pic>
                </a:graphicData>
              </a:graphic>
            </wp:inline>
          </w:drawing>
        </w:r>
      </w:ins>
    </w:p>
    <w:p w:rsidR="00AD0A4C" w:rsidRPr="00F16C78" w:rsidRDefault="00AD0A4C" w:rsidP="00C4238D">
      <w:pPr>
        <w:spacing w:line="16" w:lineRule="atLeast"/>
        <w:jc w:val="center"/>
        <w:rPr>
          <w:ins w:id="597" w:author="mohammad minoei" w:date="2015-09-07T20:30:00Z"/>
          <w:rFonts w:hint="cs"/>
        </w:rPr>
        <w:pPrChange w:id="598" w:author="mohammad minoei" w:date="2015-09-07T20:46:00Z">
          <w:pPr>
            <w:spacing w:line="16" w:lineRule="atLeast"/>
            <w:jc w:val="center"/>
          </w:pPr>
        </w:pPrChange>
      </w:pPr>
      <w:ins w:id="599" w:author="mohammad minoei" w:date="2015-09-07T20:30:00Z">
        <w:r>
          <w:rPr>
            <w:rFonts w:cs="B Nazanin" w:hint="cs"/>
            <w:b/>
            <w:bCs/>
            <w:sz w:val="20"/>
            <w:szCs w:val="20"/>
            <w:rtl/>
            <w:lang w:bidi="fa-IR"/>
          </w:rPr>
          <w:t xml:space="preserve">شکل </w:t>
        </w:r>
      </w:ins>
      <w:ins w:id="600" w:author="mohammad minoei" w:date="2015-09-07T20:41:00Z">
        <w:r w:rsidR="005C35B2">
          <w:rPr>
            <w:rFonts w:cs="B Nazanin" w:hint="cs"/>
            <w:b/>
            <w:bCs/>
            <w:sz w:val="20"/>
            <w:szCs w:val="20"/>
            <w:rtl/>
            <w:lang w:bidi="fa-IR"/>
          </w:rPr>
          <w:t>2</w:t>
        </w:r>
      </w:ins>
      <w:ins w:id="601" w:author="mohammad minoei" w:date="2015-09-07T20:30:00Z">
        <w:r>
          <w:rPr>
            <w:rFonts w:cs="B Nazanin" w:hint="cs"/>
            <w:b/>
            <w:bCs/>
            <w:sz w:val="20"/>
            <w:szCs w:val="20"/>
            <w:rtl/>
            <w:lang w:bidi="fa-IR"/>
          </w:rPr>
          <w:t>-</w:t>
        </w:r>
      </w:ins>
      <w:ins w:id="602" w:author="mohammad minoei" w:date="2015-09-07T20:41:00Z">
        <w:r w:rsidR="005C35B2">
          <w:rPr>
            <w:rFonts w:cs="B Nazanin" w:hint="cs"/>
            <w:b/>
            <w:bCs/>
            <w:sz w:val="20"/>
            <w:szCs w:val="20"/>
            <w:rtl/>
            <w:lang w:bidi="fa-IR"/>
          </w:rPr>
          <w:t>20</w:t>
        </w:r>
      </w:ins>
      <w:ins w:id="603" w:author="mohammad minoei" w:date="2015-09-07T20:30:00Z">
        <w:r>
          <w:rPr>
            <w:rFonts w:cs="B Nazanin" w:hint="cs"/>
            <w:b/>
            <w:bCs/>
            <w:sz w:val="20"/>
            <w:szCs w:val="20"/>
            <w:rtl/>
            <w:lang w:bidi="fa-IR"/>
          </w:rPr>
          <w:t xml:space="preserve">- </w:t>
        </w:r>
      </w:ins>
      <w:ins w:id="604" w:author="mohammad minoei" w:date="2015-09-07T20:46:00Z">
        <w:r w:rsidR="00C4238D">
          <w:rPr>
            <w:rFonts w:cs="B Nazanin" w:hint="cs"/>
            <w:b/>
            <w:bCs/>
            <w:sz w:val="20"/>
            <w:szCs w:val="20"/>
            <w:rtl/>
            <w:lang w:bidi="fa-IR"/>
          </w:rPr>
          <w:t>پایان نصب</w:t>
        </w:r>
      </w:ins>
    </w:p>
    <w:p w:rsidR="00C03C78" w:rsidRPr="00AD0A4C" w:rsidRDefault="00C03C78" w:rsidP="00AD0A4C">
      <w:pPr>
        <w:jc w:val="center"/>
        <w:rPr>
          <w:ins w:id="605" w:author="mohammad minoei" w:date="2015-09-07T13:03:00Z"/>
          <w:rtl/>
          <w:rPrChange w:id="606" w:author="mohammad minoei" w:date="2015-09-07T20:30:00Z">
            <w:rPr>
              <w:ins w:id="607" w:author="mohammad minoei" w:date="2015-09-07T13:03:00Z"/>
              <w:rtl/>
            </w:rPr>
          </w:rPrChange>
        </w:rPr>
        <w:pPrChange w:id="608" w:author="mohammad minoei" w:date="2015-09-07T20:30:00Z">
          <w:pPr>
            <w:ind w:firstLine="0"/>
          </w:pPr>
        </w:pPrChange>
      </w:pPr>
    </w:p>
    <w:p w:rsidR="00C03C78" w:rsidRPr="006D4894" w:rsidRDefault="00C03C78">
      <w:pPr>
        <w:ind w:firstLine="0"/>
        <w:jc w:val="center"/>
        <w:rPr>
          <w:ins w:id="609" w:author="mohammad minoei" w:date="2015-09-07T13:03:00Z"/>
          <w:rtl/>
        </w:rPr>
        <w:pPrChange w:id="610" w:author="mohammad minoei" w:date="2015-09-07T13:26:00Z">
          <w:pPr>
            <w:ind w:firstLine="0"/>
          </w:pPr>
        </w:pPrChange>
      </w:pPr>
      <w:ins w:id="611" w:author="mohammad minoei" w:date="2015-09-07T13:03:00Z">
        <w:r w:rsidRPr="006D4894">
          <w:rPr>
            <w:rtl/>
          </w:rPr>
          <w:lastRenderedPageBreak/>
          <w:t xml:space="preserve">پس از راه اندازی مجدد، برای دسترسی به سیستم با استفاده از نام کاربری و پسورد خود وارد </w:t>
        </w:r>
        <w:r w:rsidRPr="006D4894">
          <w:rPr>
            <w:rFonts w:hint="cs"/>
            <w:rtl/>
          </w:rPr>
          <w:t>میشویم</w:t>
        </w:r>
        <w:r w:rsidRPr="006D4894">
          <w:rPr>
            <w:rtl/>
          </w:rPr>
          <w:t xml:space="preserve"> ، </w:t>
        </w:r>
        <w:r w:rsidRPr="006D4894">
          <w:rPr>
            <w:noProof/>
            <w:lang w:bidi="fa-IR"/>
          </w:rPr>
          <w:drawing>
            <wp:inline distT="0" distB="0" distL="0" distR="0">
              <wp:extent cx="5243830" cy="2941320"/>
              <wp:effectExtent l="0" t="0" r="0" b="0"/>
              <wp:docPr id="10" name="Picture 10" descr="Bil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ld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3830" cy="2941320"/>
                      </a:xfrm>
                      <a:prstGeom prst="rect">
                        <a:avLst/>
                      </a:prstGeom>
                      <a:noFill/>
                      <a:ln>
                        <a:noFill/>
                      </a:ln>
                    </pic:spPr>
                  </pic:pic>
                </a:graphicData>
              </a:graphic>
            </wp:inline>
          </w:drawing>
        </w:r>
      </w:ins>
    </w:p>
    <w:p w:rsidR="00AD0A4C" w:rsidRPr="00F16C78" w:rsidRDefault="00AD0A4C" w:rsidP="00C4238D">
      <w:pPr>
        <w:spacing w:line="16" w:lineRule="atLeast"/>
        <w:jc w:val="center"/>
        <w:rPr>
          <w:ins w:id="612" w:author="mohammad minoei" w:date="2015-09-07T20:30:00Z"/>
          <w:rFonts w:hint="cs"/>
        </w:rPr>
        <w:pPrChange w:id="613" w:author="mohammad minoei" w:date="2015-09-07T20:46:00Z">
          <w:pPr>
            <w:spacing w:line="16" w:lineRule="atLeast"/>
            <w:jc w:val="center"/>
          </w:pPr>
        </w:pPrChange>
      </w:pPr>
      <w:ins w:id="614" w:author="mohammad minoei" w:date="2015-09-07T20:30:00Z">
        <w:r>
          <w:rPr>
            <w:rFonts w:cs="B Nazanin" w:hint="cs"/>
            <w:b/>
            <w:bCs/>
            <w:sz w:val="20"/>
            <w:szCs w:val="20"/>
            <w:rtl/>
            <w:lang w:bidi="fa-IR"/>
          </w:rPr>
          <w:t xml:space="preserve">شکل </w:t>
        </w:r>
      </w:ins>
      <w:ins w:id="615" w:author="mohammad minoei" w:date="2015-09-07T20:41:00Z">
        <w:r w:rsidR="005C35B2">
          <w:rPr>
            <w:rFonts w:cs="B Nazanin" w:hint="cs"/>
            <w:b/>
            <w:bCs/>
            <w:sz w:val="20"/>
            <w:szCs w:val="20"/>
            <w:rtl/>
            <w:lang w:bidi="fa-IR"/>
          </w:rPr>
          <w:t>2</w:t>
        </w:r>
      </w:ins>
      <w:ins w:id="616" w:author="mohammad minoei" w:date="2015-09-07T20:30:00Z">
        <w:r>
          <w:rPr>
            <w:rFonts w:cs="B Nazanin" w:hint="cs"/>
            <w:b/>
            <w:bCs/>
            <w:sz w:val="20"/>
            <w:szCs w:val="20"/>
            <w:rtl/>
            <w:lang w:bidi="fa-IR"/>
          </w:rPr>
          <w:t>-</w:t>
        </w:r>
      </w:ins>
      <w:ins w:id="617" w:author="mohammad minoei" w:date="2015-09-07T20:41:00Z">
        <w:r w:rsidR="005C35B2">
          <w:rPr>
            <w:rFonts w:cs="B Nazanin" w:hint="cs"/>
            <w:b/>
            <w:bCs/>
            <w:sz w:val="20"/>
            <w:szCs w:val="20"/>
            <w:rtl/>
            <w:lang w:bidi="fa-IR"/>
          </w:rPr>
          <w:t>21</w:t>
        </w:r>
      </w:ins>
      <w:ins w:id="618" w:author="mohammad minoei" w:date="2015-09-07T20:30:00Z">
        <w:r>
          <w:rPr>
            <w:rFonts w:cs="B Nazanin" w:hint="cs"/>
            <w:b/>
            <w:bCs/>
            <w:sz w:val="20"/>
            <w:szCs w:val="20"/>
            <w:rtl/>
            <w:lang w:bidi="fa-IR"/>
          </w:rPr>
          <w:t xml:space="preserve">- </w:t>
        </w:r>
      </w:ins>
      <w:ins w:id="619" w:author="mohammad minoei" w:date="2015-09-07T20:46:00Z">
        <w:r w:rsidR="00C4238D">
          <w:rPr>
            <w:rFonts w:cs="B Nazanin" w:hint="cs"/>
            <w:b/>
            <w:bCs/>
            <w:sz w:val="20"/>
            <w:szCs w:val="20"/>
            <w:rtl/>
            <w:lang w:bidi="fa-IR"/>
          </w:rPr>
          <w:t>ورود به سیستم</w:t>
        </w:r>
      </w:ins>
    </w:p>
    <w:p w:rsidR="00286DE3" w:rsidRDefault="00286DE3" w:rsidP="00C03C78">
      <w:pPr>
        <w:ind w:firstLine="0"/>
        <w:rPr>
          <w:ins w:id="620" w:author="mohammad minoei" w:date="2015-09-07T13:26:00Z"/>
          <w:rtl/>
        </w:rPr>
      </w:pPr>
    </w:p>
    <w:p w:rsidR="00286DE3" w:rsidRDefault="00286DE3" w:rsidP="00C03C78">
      <w:pPr>
        <w:ind w:firstLine="0"/>
        <w:rPr>
          <w:ins w:id="621" w:author="mohammad minoei" w:date="2015-09-07T13:23:00Z"/>
          <w:rtl/>
        </w:rPr>
      </w:pPr>
    </w:p>
    <w:p w:rsidR="00286DE3" w:rsidRDefault="00286DE3" w:rsidP="00286DE3">
      <w:pPr>
        <w:pStyle w:val="Heading3"/>
        <w:spacing w:line="16" w:lineRule="atLeast"/>
        <w:rPr>
          <w:ins w:id="622" w:author="mohammad minoei" w:date="2015-09-07T13:25:00Z"/>
          <w:rtl/>
        </w:rPr>
      </w:pPr>
      <w:ins w:id="623" w:author="mohammad minoei" w:date="2015-09-07T13:25:00Z">
        <w:r>
          <w:rPr>
            <w:rFonts w:hint="cs"/>
            <w:rtl/>
          </w:rPr>
          <w:t>3-1-2- نصب استریسک</w:t>
        </w:r>
      </w:ins>
    </w:p>
    <w:p w:rsidR="00286DE3" w:rsidRDefault="00286DE3" w:rsidP="00C03C78">
      <w:pPr>
        <w:ind w:firstLine="0"/>
        <w:rPr>
          <w:ins w:id="624" w:author="mohammad minoei" w:date="2015-09-07T13:25:00Z"/>
          <w:rtl/>
        </w:rPr>
      </w:pPr>
    </w:p>
    <w:p w:rsidR="00C03C78" w:rsidRPr="006D4894" w:rsidRDefault="00C03C78" w:rsidP="00C03C78">
      <w:pPr>
        <w:ind w:firstLine="0"/>
        <w:rPr>
          <w:ins w:id="625" w:author="mohammad minoei" w:date="2015-09-07T13:03:00Z"/>
        </w:rPr>
      </w:pPr>
      <w:ins w:id="626" w:author="mohammad minoei" w:date="2015-09-07T13:03:00Z">
        <w:r w:rsidRPr="006D4894">
          <w:rPr>
            <w:rtl/>
          </w:rPr>
          <w:t>به منظور نصب</w:t>
        </w:r>
        <w:r w:rsidRPr="006D4894">
          <w:t xml:space="preserve"> Asterisk </w:t>
        </w:r>
        <w:r w:rsidRPr="006D4894">
          <w:rPr>
            <w:rtl/>
          </w:rPr>
          <w:t>مناسب، قبل از کامپایل</w:t>
        </w:r>
        <w:r w:rsidRPr="006D4894">
          <w:t xml:space="preserve"> Asterisk </w:t>
        </w:r>
        <w:r w:rsidRPr="006D4894">
          <w:rPr>
            <w:rtl/>
          </w:rPr>
          <w:t>چندین کتابخانه سیستم باید نصب شود</w:t>
        </w:r>
        <w:r w:rsidRPr="006D4894">
          <w:t xml:space="preserve"> :</w:t>
        </w:r>
      </w:ins>
    </w:p>
    <w:p w:rsidR="00C03C78" w:rsidRPr="006D4894" w:rsidRDefault="00C03C78" w:rsidP="00C03C78">
      <w:pPr>
        <w:ind w:firstLine="0"/>
        <w:rPr>
          <w:ins w:id="627" w:author="mohammad minoei" w:date="2015-09-07T13:03:00Z"/>
        </w:rPr>
      </w:pPr>
      <w:ins w:id="628" w:author="mohammad minoei" w:date="2015-09-07T13:03:00Z">
        <w:r w:rsidRPr="006D4894">
          <w:rPr>
            <w:rtl/>
          </w:rPr>
          <w:t>کتابخانه سیستم مورد نیاز</w:t>
        </w:r>
        <w:r w:rsidRPr="006D4894">
          <w:t>:</w:t>
        </w:r>
      </w:ins>
    </w:p>
    <w:p w:rsidR="00C03C78" w:rsidRPr="006D4894" w:rsidRDefault="00C03C78">
      <w:pPr>
        <w:pStyle w:val="ListParagraph"/>
        <w:numPr>
          <w:ilvl w:val="0"/>
          <w:numId w:val="51"/>
        </w:numPr>
        <w:rPr>
          <w:ins w:id="629" w:author="mohammad minoei" w:date="2015-09-07T13:03:00Z"/>
        </w:rPr>
        <w:pPrChange w:id="630" w:author="mohammad minoei" w:date="2015-09-07T13:04:00Z">
          <w:pPr>
            <w:ind w:firstLine="0"/>
          </w:pPr>
        </w:pPrChange>
      </w:pPr>
      <w:ins w:id="631" w:author="mohammad minoei" w:date="2015-09-07T13:03:00Z">
        <w:r w:rsidRPr="006D4894">
          <w:t>C/C++ compiler</w:t>
        </w:r>
      </w:ins>
    </w:p>
    <w:p w:rsidR="00C03C78" w:rsidRPr="006D4894" w:rsidRDefault="00C03C78">
      <w:pPr>
        <w:pStyle w:val="ListParagraph"/>
        <w:numPr>
          <w:ilvl w:val="0"/>
          <w:numId w:val="51"/>
        </w:numPr>
        <w:rPr>
          <w:ins w:id="632" w:author="mohammad minoei" w:date="2015-09-07T13:03:00Z"/>
        </w:rPr>
        <w:pPrChange w:id="633" w:author="mohammad minoei" w:date="2015-09-07T13:04:00Z">
          <w:pPr>
            <w:ind w:firstLine="0"/>
          </w:pPr>
        </w:pPrChange>
      </w:pPr>
      <w:ins w:id="634" w:author="mohammad minoei" w:date="2015-09-07T13:03:00Z">
        <w:r w:rsidRPr="006D4894">
          <w:t>OpenSSL</w:t>
        </w:r>
      </w:ins>
    </w:p>
    <w:p w:rsidR="00C03C78" w:rsidRPr="006D4894" w:rsidRDefault="00C03C78">
      <w:pPr>
        <w:pStyle w:val="ListParagraph"/>
        <w:numPr>
          <w:ilvl w:val="0"/>
          <w:numId w:val="51"/>
        </w:numPr>
        <w:rPr>
          <w:ins w:id="635" w:author="mohammad minoei" w:date="2015-09-07T13:03:00Z"/>
        </w:rPr>
        <w:pPrChange w:id="636" w:author="mohammad minoei" w:date="2015-09-07T13:04:00Z">
          <w:pPr>
            <w:ind w:firstLine="0"/>
          </w:pPr>
        </w:pPrChange>
      </w:pPr>
      <w:ins w:id="637" w:author="mohammad minoei" w:date="2015-09-07T13:03:00Z">
        <w:r w:rsidRPr="006D4894">
          <w:t>Ncurses</w:t>
        </w:r>
      </w:ins>
    </w:p>
    <w:p w:rsidR="00C03C78" w:rsidRPr="006D4894" w:rsidRDefault="00C03C78">
      <w:pPr>
        <w:pStyle w:val="ListParagraph"/>
        <w:numPr>
          <w:ilvl w:val="0"/>
          <w:numId w:val="51"/>
        </w:numPr>
        <w:rPr>
          <w:ins w:id="638" w:author="mohammad minoei" w:date="2015-09-07T13:03:00Z"/>
        </w:rPr>
        <w:pPrChange w:id="639" w:author="mohammad minoei" w:date="2015-09-07T13:04:00Z">
          <w:pPr>
            <w:ind w:firstLine="0"/>
          </w:pPr>
        </w:pPrChange>
      </w:pPr>
      <w:ins w:id="640" w:author="mohammad minoei" w:date="2015-09-07T13:03:00Z">
        <w:r w:rsidRPr="006D4894">
          <w:t>Newt</w:t>
        </w:r>
      </w:ins>
    </w:p>
    <w:p w:rsidR="00C03C78" w:rsidRPr="006D4894" w:rsidRDefault="00C03C78">
      <w:pPr>
        <w:pStyle w:val="ListParagraph"/>
        <w:numPr>
          <w:ilvl w:val="0"/>
          <w:numId w:val="51"/>
        </w:numPr>
        <w:rPr>
          <w:ins w:id="641" w:author="mohammad minoei" w:date="2015-09-07T13:03:00Z"/>
        </w:rPr>
        <w:pPrChange w:id="642" w:author="mohammad minoei" w:date="2015-09-07T13:04:00Z">
          <w:pPr>
            <w:ind w:firstLine="0"/>
          </w:pPr>
        </w:pPrChange>
      </w:pPr>
      <w:ins w:id="643" w:author="mohammad minoei" w:date="2015-09-07T13:03:00Z">
        <w:r w:rsidRPr="006D4894">
          <w:t>Libxml2</w:t>
        </w:r>
      </w:ins>
    </w:p>
    <w:p w:rsidR="00C03C78" w:rsidRPr="006D4894" w:rsidRDefault="00C03C78">
      <w:pPr>
        <w:pStyle w:val="ListParagraph"/>
        <w:numPr>
          <w:ilvl w:val="0"/>
          <w:numId w:val="51"/>
        </w:numPr>
        <w:rPr>
          <w:ins w:id="644" w:author="mohammad minoei" w:date="2015-09-07T13:03:00Z"/>
        </w:rPr>
        <w:pPrChange w:id="645" w:author="mohammad minoei" w:date="2015-09-07T13:04:00Z">
          <w:pPr>
            <w:ind w:firstLine="0"/>
          </w:pPr>
        </w:pPrChange>
      </w:pPr>
      <w:ins w:id="646" w:author="mohammad minoei" w:date="2015-09-07T13:03:00Z">
        <w:r w:rsidRPr="006D4894">
          <w:t>Kernel Headers</w:t>
        </w:r>
      </w:ins>
    </w:p>
    <w:p w:rsidR="00C03C78" w:rsidRPr="006D4894" w:rsidRDefault="00C03C78">
      <w:pPr>
        <w:pStyle w:val="ListParagraph"/>
        <w:numPr>
          <w:ilvl w:val="0"/>
          <w:numId w:val="51"/>
        </w:numPr>
        <w:rPr>
          <w:ins w:id="647" w:author="mohammad minoei" w:date="2015-09-07T13:03:00Z"/>
        </w:rPr>
        <w:pPrChange w:id="648" w:author="mohammad minoei" w:date="2015-09-07T13:04:00Z">
          <w:pPr>
            <w:ind w:firstLine="0"/>
          </w:pPr>
        </w:pPrChange>
      </w:pPr>
      <w:ins w:id="649" w:author="mohammad minoei" w:date="2015-09-07T13:03:00Z">
        <w:r w:rsidRPr="006D4894">
          <w:t>Sql lite</w:t>
        </w:r>
      </w:ins>
    </w:p>
    <w:p w:rsidR="00C03C78" w:rsidRPr="006D4894" w:rsidRDefault="00C03C78">
      <w:pPr>
        <w:pStyle w:val="ListParagraph"/>
        <w:numPr>
          <w:ilvl w:val="0"/>
          <w:numId w:val="51"/>
        </w:numPr>
        <w:rPr>
          <w:ins w:id="650" w:author="mohammad minoei" w:date="2015-09-07T13:03:00Z"/>
        </w:rPr>
        <w:pPrChange w:id="651" w:author="mohammad minoei" w:date="2015-09-07T13:04:00Z">
          <w:pPr>
            <w:ind w:firstLine="0"/>
          </w:pPr>
        </w:pPrChange>
      </w:pPr>
      <w:ins w:id="652" w:author="mohammad minoei" w:date="2015-09-07T13:03:00Z">
        <w:r w:rsidRPr="006D4894">
          <w:t>Vim (file editor)</w:t>
        </w:r>
      </w:ins>
    </w:p>
    <w:p w:rsidR="00C03C78" w:rsidRPr="006D4894" w:rsidRDefault="00C03C78" w:rsidP="00C03C78">
      <w:pPr>
        <w:ind w:firstLine="0"/>
        <w:rPr>
          <w:ins w:id="653" w:author="mohammad minoei" w:date="2015-09-07T13:03:00Z"/>
        </w:rPr>
      </w:pPr>
      <w:ins w:id="654" w:author="mohammad minoei" w:date="2015-09-07T13:03:00Z">
        <w:r w:rsidRPr="006D4894">
          <w:rPr>
            <w:rtl/>
          </w:rPr>
          <w:t>نصب و راه اندازی کتابخانه های سیستم</w:t>
        </w:r>
      </w:ins>
    </w:p>
    <w:p w:rsidR="00C03C78" w:rsidRPr="006D4894" w:rsidRDefault="00C03C78" w:rsidP="00C03C78">
      <w:pPr>
        <w:ind w:firstLine="0"/>
        <w:rPr>
          <w:ins w:id="655" w:author="mohammad minoei" w:date="2015-09-07T13:03:00Z"/>
        </w:rPr>
      </w:pPr>
      <w:ins w:id="656" w:author="mohammad minoei" w:date="2015-09-07T13:03:00Z">
        <w:r w:rsidRPr="006D4894">
          <w:rPr>
            <w:rtl/>
          </w:rPr>
          <w:t>برای شروع دستور زیر را اجرا میکنیم</w:t>
        </w:r>
        <w:r w:rsidRPr="006D4894">
          <w:t xml:space="preserve"> :</w:t>
        </w:r>
      </w:ins>
    </w:p>
    <w:p w:rsidR="00C03C78" w:rsidRPr="006D4894" w:rsidRDefault="00C03C78" w:rsidP="00C03C78">
      <w:pPr>
        <w:ind w:firstLine="0"/>
        <w:rPr>
          <w:ins w:id="657"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658"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659"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660" w:author="mohammad minoei" w:date="2015-09-07T13:03:00Z"/>
              </w:rPr>
              <w:pPrChange w:id="661" w:author="mohammad minoei" w:date="2015-09-07T13:37:00Z">
                <w:pPr>
                  <w:ind w:firstLine="0"/>
                </w:pPr>
              </w:pPrChange>
            </w:pPr>
            <w:ins w:id="662" w:author="mohammad minoei" w:date="2015-09-07T13:03:00Z">
              <w:r w:rsidRPr="006D4894">
                <w:t>apt-get install build-essential</w:t>
              </w:r>
            </w:ins>
          </w:p>
        </w:tc>
      </w:tr>
    </w:tbl>
    <w:p w:rsidR="00C03C78" w:rsidRPr="006D4894" w:rsidRDefault="00C03C78" w:rsidP="00C03C78">
      <w:pPr>
        <w:ind w:firstLine="0"/>
        <w:rPr>
          <w:ins w:id="663" w:author="mohammad minoei" w:date="2015-09-07T13:03:00Z"/>
        </w:rPr>
      </w:pPr>
      <w:ins w:id="664" w:author="mohammad minoei" w:date="2015-09-07T13:03:00Z">
        <w:r w:rsidRPr="006D4894">
          <w:t> </w:t>
        </w:r>
      </w:ins>
    </w:p>
    <w:p w:rsidR="00C03C78" w:rsidRPr="006D4894" w:rsidRDefault="00C03C78" w:rsidP="00C03C78">
      <w:pPr>
        <w:ind w:firstLine="0"/>
        <w:rPr>
          <w:ins w:id="665" w:author="mohammad minoei" w:date="2015-09-07T13:03:00Z"/>
          <w:rtl/>
        </w:rPr>
      </w:pPr>
      <w:ins w:id="666" w:author="mohammad minoei" w:date="2015-09-07T13:03:00Z">
        <w:r w:rsidRPr="006D4894">
          <w:rPr>
            <w:rtl/>
          </w:rPr>
          <w:t>همانطور که در تصویر زیر مشاهده میکنیم پیش ساخت های مورد نیاز نصب خواهد شد</w:t>
        </w:r>
        <w:r w:rsidRPr="006D4894">
          <w:t>:</w:t>
        </w:r>
      </w:ins>
    </w:p>
    <w:p w:rsidR="00C03C78" w:rsidRPr="006D4894" w:rsidRDefault="00C03C78">
      <w:pPr>
        <w:ind w:firstLine="0"/>
        <w:jc w:val="center"/>
        <w:rPr>
          <w:ins w:id="667" w:author="mohammad minoei" w:date="2015-09-07T13:03:00Z"/>
        </w:rPr>
        <w:pPrChange w:id="668" w:author="mohammad minoei" w:date="2015-09-07T13:26:00Z">
          <w:pPr>
            <w:ind w:firstLine="0"/>
          </w:pPr>
        </w:pPrChange>
      </w:pPr>
      <w:ins w:id="669" w:author="mohammad minoei" w:date="2015-09-07T13:03:00Z">
        <w:r w:rsidRPr="006D4894">
          <w:rPr>
            <w:noProof/>
            <w:lang w:bidi="fa-IR"/>
          </w:rPr>
          <w:lastRenderedPageBreak/>
          <w:drawing>
            <wp:inline distT="0" distB="0" distL="0" distR="0">
              <wp:extent cx="5243830" cy="1266825"/>
              <wp:effectExtent l="0" t="0" r="0" b="0"/>
              <wp:docPr id="9" name="Picture 9" descr="Bil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ld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3830" cy="1266825"/>
                      </a:xfrm>
                      <a:prstGeom prst="rect">
                        <a:avLst/>
                      </a:prstGeom>
                      <a:noFill/>
                      <a:ln>
                        <a:noFill/>
                      </a:ln>
                    </pic:spPr>
                  </pic:pic>
                </a:graphicData>
              </a:graphic>
            </wp:inline>
          </w:drawing>
        </w:r>
      </w:ins>
    </w:p>
    <w:p w:rsidR="00AD0A4C" w:rsidRPr="00F16C78" w:rsidRDefault="00AD0A4C" w:rsidP="00C4238D">
      <w:pPr>
        <w:spacing w:line="16" w:lineRule="atLeast"/>
        <w:jc w:val="center"/>
        <w:rPr>
          <w:ins w:id="670" w:author="mohammad minoei" w:date="2015-09-07T20:30:00Z"/>
          <w:rFonts w:hint="cs"/>
        </w:rPr>
        <w:pPrChange w:id="671" w:author="mohammad minoei" w:date="2015-09-07T20:47:00Z">
          <w:pPr>
            <w:spacing w:line="16" w:lineRule="atLeast"/>
            <w:jc w:val="center"/>
          </w:pPr>
        </w:pPrChange>
      </w:pPr>
      <w:ins w:id="672" w:author="mohammad minoei" w:date="2015-09-07T20:30:00Z">
        <w:r>
          <w:rPr>
            <w:rFonts w:cs="B Nazanin" w:hint="cs"/>
            <w:b/>
            <w:bCs/>
            <w:sz w:val="20"/>
            <w:szCs w:val="20"/>
            <w:rtl/>
            <w:lang w:bidi="fa-IR"/>
          </w:rPr>
          <w:t xml:space="preserve">شکل </w:t>
        </w:r>
      </w:ins>
      <w:ins w:id="673" w:author="mohammad minoei" w:date="2015-09-07T20:41:00Z">
        <w:r w:rsidR="005C35B2">
          <w:rPr>
            <w:rFonts w:cs="B Nazanin" w:hint="cs"/>
            <w:b/>
            <w:bCs/>
            <w:sz w:val="20"/>
            <w:szCs w:val="20"/>
            <w:rtl/>
            <w:lang w:bidi="fa-IR"/>
          </w:rPr>
          <w:t>2</w:t>
        </w:r>
      </w:ins>
      <w:ins w:id="674" w:author="mohammad minoei" w:date="2015-09-07T20:30:00Z">
        <w:r>
          <w:rPr>
            <w:rFonts w:cs="B Nazanin" w:hint="cs"/>
            <w:b/>
            <w:bCs/>
            <w:sz w:val="20"/>
            <w:szCs w:val="20"/>
            <w:rtl/>
            <w:lang w:bidi="fa-IR"/>
          </w:rPr>
          <w:t>-2</w:t>
        </w:r>
      </w:ins>
      <w:ins w:id="675" w:author="mohammad minoei" w:date="2015-09-07T20:41:00Z">
        <w:r w:rsidR="005C35B2">
          <w:rPr>
            <w:rFonts w:cs="B Nazanin" w:hint="cs"/>
            <w:b/>
            <w:bCs/>
            <w:sz w:val="20"/>
            <w:szCs w:val="20"/>
            <w:rtl/>
            <w:lang w:bidi="fa-IR"/>
          </w:rPr>
          <w:t>2</w:t>
        </w:r>
      </w:ins>
      <w:ins w:id="676" w:author="mohammad minoei" w:date="2015-09-07T20:30:00Z">
        <w:r>
          <w:rPr>
            <w:rFonts w:cs="B Nazanin" w:hint="cs"/>
            <w:b/>
            <w:bCs/>
            <w:sz w:val="20"/>
            <w:szCs w:val="20"/>
            <w:rtl/>
            <w:lang w:bidi="fa-IR"/>
          </w:rPr>
          <w:t xml:space="preserve">- </w:t>
        </w:r>
      </w:ins>
      <w:ins w:id="677" w:author="mohammad minoei" w:date="2015-09-07T20:47:00Z">
        <w:r w:rsidR="00C4238D">
          <w:rPr>
            <w:rFonts w:cs="B Nazanin" w:hint="cs"/>
            <w:b/>
            <w:bCs/>
            <w:sz w:val="20"/>
            <w:szCs w:val="20"/>
            <w:rtl/>
            <w:lang w:bidi="fa-IR"/>
          </w:rPr>
          <w:t>نصب نیازمندی ها</w:t>
        </w:r>
      </w:ins>
    </w:p>
    <w:p w:rsidR="00AD0A4C" w:rsidRDefault="00AD0A4C" w:rsidP="00C03C78">
      <w:pPr>
        <w:ind w:firstLine="0"/>
        <w:rPr>
          <w:ins w:id="678" w:author="mohammad minoei" w:date="2015-09-07T20:30:00Z"/>
          <w:rtl/>
        </w:rPr>
      </w:pPr>
    </w:p>
    <w:p w:rsidR="00C03C78" w:rsidRPr="006D4894" w:rsidRDefault="00C03C78" w:rsidP="00C03C78">
      <w:pPr>
        <w:ind w:firstLine="0"/>
        <w:rPr>
          <w:ins w:id="679" w:author="mohammad minoei" w:date="2015-09-07T13:03:00Z"/>
        </w:rPr>
      </w:pPr>
      <w:ins w:id="680" w:author="mohammad minoei" w:date="2015-09-07T13:03:00Z">
        <w:r w:rsidRPr="006D4894">
          <w:rPr>
            <w:rtl/>
          </w:rPr>
          <w:t>سپس</w:t>
        </w:r>
        <w:r w:rsidRPr="006D4894">
          <w:t xml:space="preserve"> OpenSSL</w:t>
        </w:r>
        <w:r w:rsidRPr="006D4894">
          <w:rPr>
            <w:rtl/>
          </w:rPr>
          <w:t xml:space="preserve">، </w:t>
        </w:r>
        <w:r w:rsidRPr="006D4894">
          <w:t>Ncurses</w:t>
        </w:r>
        <w:r w:rsidRPr="006D4894">
          <w:rPr>
            <w:rtl/>
          </w:rPr>
          <w:t xml:space="preserve">، </w:t>
        </w:r>
        <w:r w:rsidRPr="006D4894">
          <w:t>Newt</w:t>
        </w:r>
        <w:r w:rsidRPr="006D4894">
          <w:rPr>
            <w:rtl/>
          </w:rPr>
          <w:t xml:space="preserve">، </w:t>
        </w:r>
        <w:r w:rsidRPr="006D4894">
          <w:t>LibXML2</w:t>
        </w:r>
        <w:r w:rsidRPr="006D4894">
          <w:rPr>
            <w:rtl/>
          </w:rPr>
          <w:t xml:space="preserve">، </w:t>
        </w:r>
        <w:r w:rsidRPr="006D4894">
          <w:t xml:space="preserve">vim </w:t>
        </w:r>
        <w:r w:rsidRPr="006D4894">
          <w:rPr>
            <w:rtl/>
          </w:rPr>
          <w:t>و</w:t>
        </w:r>
        <w:r w:rsidRPr="006D4894">
          <w:t xml:space="preserve"> sqllite </w:t>
        </w:r>
        <w:r w:rsidRPr="006D4894">
          <w:rPr>
            <w:rtl/>
          </w:rPr>
          <w:t>و</w:t>
        </w:r>
        <w:r w:rsidRPr="006D4894">
          <w:t xml:space="preserve"> Kernel Headers </w:t>
        </w:r>
        <w:r w:rsidRPr="006D4894">
          <w:rPr>
            <w:rtl/>
          </w:rPr>
          <w:t>را نصب میکنیم . ابتدا برای اطمینان از آپدیت بودن سیستم، دستور زیر را اجرا میکنیم</w:t>
        </w:r>
        <w:r w:rsidRPr="006D4894">
          <w:t xml:space="preserve"> :</w:t>
        </w:r>
      </w:ins>
    </w:p>
    <w:p w:rsidR="00C03C78" w:rsidRPr="006D4894" w:rsidRDefault="00C03C78" w:rsidP="00C03C78">
      <w:pPr>
        <w:ind w:firstLine="0"/>
        <w:rPr>
          <w:ins w:id="681" w:author="mohammad minoei" w:date="2015-09-07T13:03:00Z"/>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682"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683"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684" w:author="mohammad minoei" w:date="2015-09-07T13:03:00Z"/>
              </w:rPr>
              <w:pPrChange w:id="685" w:author="mohammad minoei" w:date="2015-09-07T13:06:00Z">
                <w:pPr>
                  <w:ind w:firstLine="0"/>
                </w:pPr>
              </w:pPrChange>
            </w:pPr>
            <w:ins w:id="686" w:author="mohammad minoei" w:date="2015-09-07T13:03:00Z">
              <w:r w:rsidRPr="006D4894">
                <w:t>apt-get update</w:t>
              </w:r>
            </w:ins>
          </w:p>
        </w:tc>
      </w:tr>
    </w:tbl>
    <w:p w:rsidR="00C03C78" w:rsidRPr="006D4894" w:rsidRDefault="00C03C78" w:rsidP="00C03C78">
      <w:pPr>
        <w:ind w:firstLine="0"/>
        <w:rPr>
          <w:ins w:id="687" w:author="mohammad minoei" w:date="2015-09-07T13:03:00Z"/>
        </w:rPr>
      </w:pPr>
      <w:ins w:id="688" w:author="mohammad minoei" w:date="2015-09-07T13:03:00Z">
        <w:r w:rsidRPr="006D4894">
          <w:t xml:space="preserve">Kernel Headers </w:t>
        </w:r>
        <w:r w:rsidRPr="006D4894">
          <w:rPr>
            <w:rtl/>
          </w:rPr>
          <w:t xml:space="preserve">را با اجرای دستور زیر نصب </w:t>
        </w:r>
        <w:proofErr w:type="gramStart"/>
        <w:r w:rsidRPr="006D4894">
          <w:rPr>
            <w:rtl/>
          </w:rPr>
          <w:t>میکنیم</w:t>
        </w:r>
        <w:r w:rsidRPr="006D4894">
          <w:t xml:space="preserve"> :</w:t>
        </w:r>
        <w:proofErr w:type="gramEnd"/>
      </w:ins>
    </w:p>
    <w:p w:rsidR="00C03C78" w:rsidRPr="006D4894" w:rsidRDefault="00C03C78" w:rsidP="00C03C78">
      <w:pPr>
        <w:ind w:firstLine="0"/>
        <w:rPr>
          <w:ins w:id="689" w:author="mohammad minoei" w:date="2015-09-07T13:03:00Z"/>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690"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691"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692" w:author="mohammad minoei" w:date="2015-09-07T13:03:00Z"/>
                <w:rtl/>
                <w:lang w:bidi="fa-IR"/>
              </w:rPr>
              <w:pPrChange w:id="693" w:author="mohammad minoei" w:date="2015-09-07T13:06:00Z">
                <w:pPr>
                  <w:ind w:firstLine="0"/>
                </w:pPr>
              </w:pPrChange>
            </w:pPr>
            <w:ins w:id="694" w:author="mohammad minoei" w:date="2015-09-07T13:03:00Z">
              <w:r w:rsidRPr="006D4894">
                <w:t>apt-get install linux-headers-$(uname -r)</w:t>
              </w:r>
            </w:ins>
          </w:p>
        </w:tc>
      </w:tr>
    </w:tbl>
    <w:p w:rsidR="00C03C78" w:rsidRPr="006D4894" w:rsidRDefault="00C03C78" w:rsidP="00C03C78">
      <w:pPr>
        <w:ind w:firstLine="0"/>
        <w:rPr>
          <w:ins w:id="695" w:author="mohammad minoei" w:date="2015-09-07T13:03:00Z"/>
        </w:rPr>
      </w:pPr>
      <w:ins w:id="696" w:author="mohammad minoei" w:date="2015-09-07T13:03:00Z">
        <w:r w:rsidRPr="006D4894">
          <w:t> </w:t>
        </w:r>
      </w:ins>
    </w:p>
    <w:p w:rsidR="00C03C78" w:rsidRPr="006D4894" w:rsidRDefault="00C03C78">
      <w:pPr>
        <w:ind w:firstLine="0"/>
        <w:jc w:val="center"/>
        <w:rPr>
          <w:ins w:id="697" w:author="mohammad minoei" w:date="2015-09-07T13:03:00Z"/>
          <w:rtl/>
        </w:rPr>
        <w:pPrChange w:id="698" w:author="mohammad minoei" w:date="2015-09-07T13:26:00Z">
          <w:pPr>
            <w:ind w:firstLine="0"/>
          </w:pPr>
        </w:pPrChange>
      </w:pPr>
      <w:ins w:id="699" w:author="mohammad minoei" w:date="2015-09-07T13:03:00Z">
        <w:r w:rsidRPr="006D4894">
          <w:rPr>
            <w:noProof/>
            <w:lang w:bidi="fa-IR"/>
          </w:rPr>
          <w:drawing>
            <wp:inline distT="0" distB="0" distL="0" distR="0">
              <wp:extent cx="5243830" cy="2489835"/>
              <wp:effectExtent l="0" t="0" r="0" b="0"/>
              <wp:docPr id="8" name="Picture 8" descr="Bil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ld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3830" cy="2489835"/>
                      </a:xfrm>
                      <a:prstGeom prst="rect">
                        <a:avLst/>
                      </a:prstGeom>
                      <a:noFill/>
                      <a:ln>
                        <a:noFill/>
                      </a:ln>
                    </pic:spPr>
                  </pic:pic>
                </a:graphicData>
              </a:graphic>
            </wp:inline>
          </w:drawing>
        </w:r>
      </w:ins>
    </w:p>
    <w:p w:rsidR="00AD0A4C" w:rsidRPr="00F16C78" w:rsidRDefault="00AD0A4C" w:rsidP="00C4238D">
      <w:pPr>
        <w:spacing w:line="16" w:lineRule="atLeast"/>
        <w:jc w:val="center"/>
        <w:rPr>
          <w:ins w:id="700" w:author="mohammad minoei" w:date="2015-09-07T20:30:00Z"/>
          <w:rFonts w:hint="cs"/>
        </w:rPr>
        <w:pPrChange w:id="701" w:author="mohammad minoei" w:date="2015-09-07T20:47:00Z">
          <w:pPr>
            <w:spacing w:line="16" w:lineRule="atLeast"/>
            <w:jc w:val="center"/>
          </w:pPr>
        </w:pPrChange>
      </w:pPr>
      <w:ins w:id="702" w:author="mohammad minoei" w:date="2015-09-07T20:30:00Z">
        <w:r>
          <w:rPr>
            <w:rFonts w:cs="B Nazanin" w:hint="cs"/>
            <w:b/>
            <w:bCs/>
            <w:sz w:val="20"/>
            <w:szCs w:val="20"/>
            <w:rtl/>
            <w:lang w:bidi="fa-IR"/>
          </w:rPr>
          <w:t xml:space="preserve">شکل </w:t>
        </w:r>
      </w:ins>
      <w:ins w:id="703" w:author="mohammad minoei" w:date="2015-09-07T20:41:00Z">
        <w:r w:rsidR="005C35B2">
          <w:rPr>
            <w:rFonts w:cs="B Nazanin" w:hint="cs"/>
            <w:b/>
            <w:bCs/>
            <w:sz w:val="20"/>
            <w:szCs w:val="20"/>
            <w:rtl/>
            <w:lang w:bidi="fa-IR"/>
          </w:rPr>
          <w:t>2</w:t>
        </w:r>
      </w:ins>
      <w:ins w:id="704" w:author="mohammad minoei" w:date="2015-09-07T20:30:00Z">
        <w:r>
          <w:rPr>
            <w:rFonts w:cs="B Nazanin" w:hint="cs"/>
            <w:b/>
            <w:bCs/>
            <w:sz w:val="20"/>
            <w:szCs w:val="20"/>
            <w:rtl/>
            <w:lang w:bidi="fa-IR"/>
          </w:rPr>
          <w:t>-</w:t>
        </w:r>
      </w:ins>
      <w:ins w:id="705" w:author="mohammad minoei" w:date="2015-09-07T20:41:00Z">
        <w:r w:rsidR="005C35B2">
          <w:rPr>
            <w:rFonts w:cs="B Nazanin" w:hint="cs"/>
            <w:b/>
            <w:bCs/>
            <w:sz w:val="20"/>
            <w:szCs w:val="20"/>
            <w:rtl/>
            <w:lang w:bidi="fa-IR"/>
          </w:rPr>
          <w:t>23</w:t>
        </w:r>
      </w:ins>
      <w:ins w:id="706" w:author="mohammad minoei" w:date="2015-09-07T20:30:00Z">
        <w:r>
          <w:rPr>
            <w:rFonts w:cs="B Nazanin" w:hint="cs"/>
            <w:b/>
            <w:bCs/>
            <w:sz w:val="20"/>
            <w:szCs w:val="20"/>
            <w:rtl/>
            <w:lang w:bidi="fa-IR"/>
          </w:rPr>
          <w:t xml:space="preserve">- </w:t>
        </w:r>
      </w:ins>
      <w:ins w:id="707" w:author="mohammad minoei" w:date="2015-09-07T20:47:00Z">
        <w:r w:rsidR="00C4238D">
          <w:rPr>
            <w:rFonts w:cs="B Nazanin" w:hint="cs"/>
            <w:b/>
            <w:bCs/>
            <w:sz w:val="20"/>
            <w:szCs w:val="20"/>
            <w:rtl/>
            <w:lang w:bidi="fa-IR"/>
          </w:rPr>
          <w:t>نصب نیازمندی ها 2</w:t>
        </w:r>
      </w:ins>
    </w:p>
    <w:p w:rsidR="00286DE3" w:rsidRDefault="00286DE3" w:rsidP="00AD0A4C">
      <w:pPr>
        <w:ind w:firstLine="0"/>
        <w:jc w:val="center"/>
        <w:rPr>
          <w:ins w:id="708" w:author="mohammad minoei" w:date="2015-09-07T13:26:00Z"/>
          <w:rtl/>
        </w:rPr>
        <w:pPrChange w:id="709" w:author="mohammad minoei" w:date="2015-09-07T20:30:00Z">
          <w:pPr>
            <w:ind w:firstLine="0"/>
          </w:pPr>
        </w:pPrChange>
      </w:pPr>
    </w:p>
    <w:p w:rsidR="00C03C78" w:rsidRPr="006D4894" w:rsidRDefault="00C03C78" w:rsidP="00C03C78">
      <w:pPr>
        <w:ind w:firstLine="0"/>
        <w:rPr>
          <w:ins w:id="710" w:author="mohammad minoei" w:date="2015-09-07T13:03:00Z"/>
        </w:rPr>
      </w:pPr>
      <w:ins w:id="711" w:author="mohammad minoei" w:date="2015-09-07T13:03:00Z">
        <w:r w:rsidRPr="006D4894">
          <w:rPr>
            <w:rtl/>
          </w:rPr>
          <w:t>سپس برای نصب سایر کتابخانه های سیستم دستور زیر اجرا میکنیم</w:t>
        </w:r>
        <w:r w:rsidRPr="006D4894">
          <w:t xml:space="preserve"> :</w:t>
        </w:r>
      </w:ins>
    </w:p>
    <w:p w:rsidR="00C03C78" w:rsidRPr="006D4894" w:rsidRDefault="00C03C78" w:rsidP="00C03C78">
      <w:pPr>
        <w:ind w:firstLine="0"/>
        <w:rPr>
          <w:ins w:id="712"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713"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714" w:author="mohammad minoei" w:date="2015-09-07T13:03:00Z"/>
              </w:rPr>
            </w:pPr>
          </w:p>
        </w:tc>
        <w:tc>
          <w:tcPr>
            <w:tcW w:w="14100" w:type="dxa"/>
            <w:tcBorders>
              <w:top w:val="nil"/>
              <w:left w:val="nil"/>
              <w:bottom w:val="nil"/>
              <w:right w:val="nil"/>
            </w:tcBorders>
            <w:vAlign w:val="center"/>
            <w:hideMark/>
          </w:tcPr>
          <w:p w:rsidR="00C03C78" w:rsidRPr="006D4894" w:rsidRDefault="00C03C78">
            <w:pPr>
              <w:bidi w:val="0"/>
              <w:ind w:firstLine="0"/>
              <w:rPr>
                <w:ins w:id="715" w:author="mohammad minoei" w:date="2015-09-07T13:03:00Z"/>
                <w:lang w:bidi="fa-IR"/>
              </w:rPr>
              <w:pPrChange w:id="716" w:author="mohammad minoei" w:date="2015-09-07T13:37:00Z">
                <w:pPr>
                  <w:ind w:firstLine="0"/>
                </w:pPr>
              </w:pPrChange>
            </w:pPr>
            <w:ins w:id="717" w:author="mohammad minoei" w:date="2015-09-07T13:03:00Z">
              <w:r w:rsidRPr="006D4894">
                <w:t>apt-get install libxml2 libxml2-dev openssl libssl-dev libncurses5 libncurses5-dev libnewt0.52 libnewt-dev vim-nox libsqlite3-dev</w:t>
              </w:r>
            </w:ins>
          </w:p>
        </w:tc>
      </w:tr>
    </w:tbl>
    <w:p w:rsidR="00C03C78" w:rsidRPr="006D4894" w:rsidRDefault="00C03C78" w:rsidP="00C03C78">
      <w:pPr>
        <w:ind w:firstLine="0"/>
        <w:rPr>
          <w:ins w:id="718" w:author="mohammad minoei" w:date="2015-09-07T13:03:00Z"/>
        </w:rPr>
      </w:pPr>
      <w:ins w:id="719" w:author="mohammad minoei" w:date="2015-09-07T13:03:00Z">
        <w:r w:rsidRPr="006D4894">
          <w:t> </w:t>
        </w:r>
      </w:ins>
    </w:p>
    <w:p w:rsidR="00C03C78" w:rsidRPr="006D4894" w:rsidRDefault="00C03C78">
      <w:pPr>
        <w:ind w:firstLine="0"/>
        <w:jc w:val="center"/>
        <w:rPr>
          <w:ins w:id="720" w:author="mohammad minoei" w:date="2015-09-07T13:03:00Z"/>
          <w:rtl/>
        </w:rPr>
        <w:pPrChange w:id="721" w:author="mohammad minoei" w:date="2015-09-07T13:26:00Z">
          <w:pPr>
            <w:ind w:firstLine="0"/>
          </w:pPr>
        </w:pPrChange>
      </w:pPr>
      <w:ins w:id="722" w:author="mohammad minoei" w:date="2015-09-07T13:03:00Z">
        <w:r w:rsidRPr="006D4894">
          <w:rPr>
            <w:noProof/>
            <w:lang w:bidi="fa-IR"/>
          </w:rPr>
          <w:lastRenderedPageBreak/>
          <w:drawing>
            <wp:inline distT="0" distB="0" distL="0" distR="0">
              <wp:extent cx="5243830" cy="1388110"/>
              <wp:effectExtent l="0" t="0" r="0" b="0"/>
              <wp:docPr id="7" name="Picture 7" descr="Bil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ld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3830" cy="1388110"/>
                      </a:xfrm>
                      <a:prstGeom prst="rect">
                        <a:avLst/>
                      </a:prstGeom>
                      <a:noFill/>
                      <a:ln>
                        <a:noFill/>
                      </a:ln>
                    </pic:spPr>
                  </pic:pic>
                </a:graphicData>
              </a:graphic>
            </wp:inline>
          </w:drawing>
        </w:r>
      </w:ins>
    </w:p>
    <w:p w:rsidR="00AD0A4C" w:rsidRPr="00F16C78" w:rsidRDefault="00AD0A4C" w:rsidP="00C4238D">
      <w:pPr>
        <w:spacing w:line="16" w:lineRule="atLeast"/>
        <w:jc w:val="center"/>
        <w:rPr>
          <w:ins w:id="723" w:author="mohammad minoei" w:date="2015-09-07T20:30:00Z"/>
          <w:rFonts w:hint="cs"/>
        </w:rPr>
        <w:pPrChange w:id="724" w:author="mohammad minoei" w:date="2015-09-07T20:48:00Z">
          <w:pPr>
            <w:spacing w:line="16" w:lineRule="atLeast"/>
            <w:jc w:val="center"/>
          </w:pPr>
        </w:pPrChange>
      </w:pPr>
      <w:ins w:id="725" w:author="mohammad minoei" w:date="2015-09-07T20:30:00Z">
        <w:r>
          <w:rPr>
            <w:rFonts w:cs="B Nazanin" w:hint="cs"/>
            <w:b/>
            <w:bCs/>
            <w:sz w:val="20"/>
            <w:szCs w:val="20"/>
            <w:rtl/>
            <w:lang w:bidi="fa-IR"/>
          </w:rPr>
          <w:t xml:space="preserve">شکل </w:t>
        </w:r>
      </w:ins>
      <w:ins w:id="726" w:author="mohammad minoei" w:date="2015-09-07T20:42:00Z">
        <w:r w:rsidR="005C35B2">
          <w:rPr>
            <w:rFonts w:cs="B Nazanin" w:hint="cs"/>
            <w:b/>
            <w:bCs/>
            <w:sz w:val="20"/>
            <w:szCs w:val="20"/>
            <w:rtl/>
            <w:lang w:bidi="fa-IR"/>
          </w:rPr>
          <w:t>2</w:t>
        </w:r>
      </w:ins>
      <w:ins w:id="727" w:author="mohammad minoei" w:date="2015-09-07T20:30:00Z">
        <w:r>
          <w:rPr>
            <w:rFonts w:cs="B Nazanin" w:hint="cs"/>
            <w:b/>
            <w:bCs/>
            <w:sz w:val="20"/>
            <w:szCs w:val="20"/>
            <w:rtl/>
            <w:lang w:bidi="fa-IR"/>
          </w:rPr>
          <w:t>-2</w:t>
        </w:r>
      </w:ins>
      <w:ins w:id="728" w:author="mohammad minoei" w:date="2015-09-07T20:42:00Z">
        <w:r w:rsidR="005C35B2">
          <w:rPr>
            <w:rFonts w:cs="B Nazanin" w:hint="cs"/>
            <w:b/>
            <w:bCs/>
            <w:sz w:val="20"/>
            <w:szCs w:val="20"/>
            <w:rtl/>
            <w:lang w:bidi="fa-IR"/>
          </w:rPr>
          <w:t>4</w:t>
        </w:r>
      </w:ins>
      <w:ins w:id="729" w:author="mohammad minoei" w:date="2015-09-07T20:30:00Z">
        <w:r>
          <w:rPr>
            <w:rFonts w:cs="B Nazanin" w:hint="cs"/>
            <w:b/>
            <w:bCs/>
            <w:sz w:val="20"/>
            <w:szCs w:val="20"/>
            <w:rtl/>
            <w:lang w:bidi="fa-IR"/>
          </w:rPr>
          <w:t xml:space="preserve">- </w:t>
        </w:r>
      </w:ins>
      <w:ins w:id="730" w:author="mohammad minoei" w:date="2015-09-07T20:48:00Z">
        <w:r w:rsidR="00C4238D">
          <w:rPr>
            <w:rFonts w:cs="B Nazanin" w:hint="cs"/>
            <w:b/>
            <w:bCs/>
            <w:sz w:val="20"/>
            <w:szCs w:val="20"/>
            <w:rtl/>
            <w:lang w:bidi="fa-IR"/>
          </w:rPr>
          <w:t>نصب نیازمندی ها 3</w:t>
        </w:r>
      </w:ins>
    </w:p>
    <w:p w:rsidR="00286DE3" w:rsidRDefault="00286DE3" w:rsidP="00AD0A4C">
      <w:pPr>
        <w:ind w:firstLine="0"/>
        <w:jc w:val="center"/>
        <w:rPr>
          <w:ins w:id="731" w:author="mohammad minoei" w:date="2015-09-07T13:26:00Z"/>
          <w:rtl/>
        </w:rPr>
        <w:pPrChange w:id="732" w:author="mohammad minoei" w:date="2015-09-07T20:30:00Z">
          <w:pPr>
            <w:ind w:firstLine="0"/>
          </w:pPr>
        </w:pPrChange>
      </w:pPr>
    </w:p>
    <w:p w:rsidR="00C03C78" w:rsidRPr="006D4894" w:rsidRDefault="00C03C78" w:rsidP="00C03C78">
      <w:pPr>
        <w:ind w:firstLine="0"/>
        <w:rPr>
          <w:ins w:id="733" w:author="mohammad minoei" w:date="2015-09-07T13:03:00Z"/>
        </w:rPr>
      </w:pPr>
      <w:ins w:id="734" w:author="mohammad minoei" w:date="2015-09-07T13:03:00Z">
        <w:r w:rsidRPr="006D4894">
          <w:rPr>
            <w:rtl/>
          </w:rPr>
          <w:t>در حال حاضر، تمام کتابخانه ها و نرم افزار های پشتیبان مورد نیاز نصب شد . سیستم را ریبوت کرده و مراحل بعدی را برای نصب سیستم</w:t>
        </w:r>
        <w:r w:rsidRPr="006D4894">
          <w:t xml:space="preserve"> Asterisk </w:t>
        </w:r>
        <w:r w:rsidRPr="006D4894">
          <w:rPr>
            <w:rtl/>
          </w:rPr>
          <w:t>ادامه میدهیم</w:t>
        </w:r>
        <w:r w:rsidRPr="006D4894">
          <w:t xml:space="preserve"> .</w:t>
        </w:r>
      </w:ins>
    </w:p>
    <w:p w:rsidR="00C03C78" w:rsidRPr="006D4894" w:rsidRDefault="00C03C78" w:rsidP="00C03C78">
      <w:pPr>
        <w:ind w:firstLine="0"/>
        <w:rPr>
          <w:ins w:id="735" w:author="mohammad minoei" w:date="2015-09-07T13:03:00Z"/>
        </w:rPr>
      </w:pPr>
      <w:ins w:id="736" w:author="mohammad minoei" w:date="2015-09-07T13:03:00Z">
        <w:r w:rsidRPr="006D4894">
          <w:rPr>
            <w:rtl/>
          </w:rPr>
          <w:t>دانلود و نصب پکیج های </w:t>
        </w:r>
        <w:r w:rsidRPr="006D4894">
          <w:t>Asterisk</w:t>
        </w:r>
      </w:ins>
    </w:p>
    <w:p w:rsidR="00C03C78" w:rsidRPr="006D4894" w:rsidRDefault="00C03C78" w:rsidP="00C03C78">
      <w:pPr>
        <w:ind w:firstLine="0"/>
        <w:rPr>
          <w:ins w:id="737" w:author="mohammad minoei" w:date="2015-09-07T13:03:00Z"/>
          <w:rtl/>
          <w:lang w:bidi="fa-IR"/>
        </w:rPr>
      </w:pPr>
      <w:ins w:id="738" w:author="mohammad minoei" w:date="2015-09-07T13:03:00Z">
        <w:r w:rsidRPr="006D4894">
          <w:rPr>
            <w:rtl/>
          </w:rPr>
          <w:t>سیستم</w:t>
        </w:r>
        <w:r w:rsidRPr="006D4894">
          <w:t xml:space="preserve"> Asterisk </w:t>
        </w:r>
        <w:r w:rsidRPr="006D4894">
          <w:rPr>
            <w:rtl/>
          </w:rPr>
          <w:t>دارای دو پکیج پشتیبان است که باید به همراه پکیج</w:t>
        </w:r>
        <w:r w:rsidRPr="006D4894">
          <w:t xml:space="preserve"> Asterisk </w:t>
        </w:r>
        <w:r w:rsidRPr="006D4894">
          <w:rPr>
            <w:rtl/>
          </w:rPr>
          <w:t>نصب شود</w:t>
        </w:r>
        <w:r w:rsidRPr="006D4894">
          <w:t xml:space="preserve">: DAHDI </w:t>
        </w:r>
        <w:r w:rsidRPr="006D4894">
          <w:rPr>
            <w:rtl/>
          </w:rPr>
          <w:t>و</w:t>
        </w:r>
        <w:r w:rsidRPr="006D4894">
          <w:t xml:space="preserve"> LIBPRI</w:t>
        </w:r>
      </w:ins>
    </w:p>
    <w:p w:rsidR="00C03C78" w:rsidRPr="006D4894" w:rsidRDefault="00C03C78" w:rsidP="00C03C78">
      <w:pPr>
        <w:ind w:firstLine="0"/>
        <w:rPr>
          <w:ins w:id="739" w:author="mohammad minoei" w:date="2015-09-07T13:03:00Z"/>
          <w:rtl/>
        </w:rPr>
      </w:pPr>
      <w:ins w:id="740" w:author="mohammad minoei" w:date="2015-09-07T13:03:00Z">
        <w:r w:rsidRPr="006D4894">
          <w:t xml:space="preserve">DAHDI </w:t>
        </w:r>
        <w:r w:rsidRPr="006D4894">
          <w:rPr>
            <w:rtl/>
          </w:rPr>
          <w:t>مجموعه ای از درایورها و ابزارها برای تعدادی از کارت تلفن های دیجیتال، مانند آنهایی که توسط</w:t>
        </w:r>
        <w:r w:rsidRPr="006D4894">
          <w:t xml:space="preserve"> Digium </w:t>
        </w:r>
        <w:r w:rsidRPr="006D4894">
          <w:rPr>
            <w:rtl/>
          </w:rPr>
          <w:t>ساخته شده است می باشد و</w:t>
        </w:r>
        <w:r w:rsidRPr="006D4894">
          <w:t xml:space="preserve"> LIBPri </w:t>
        </w:r>
        <w:r w:rsidRPr="006D4894">
          <w:rPr>
            <w:rtl/>
          </w:rPr>
          <w:t>یک کتابخانه است که به</w:t>
        </w:r>
        <w:r w:rsidRPr="006D4894">
          <w:t xml:space="preserve"> Asterisk </w:t>
        </w:r>
        <w:r w:rsidRPr="006D4894">
          <w:rPr>
            <w:rtl/>
          </w:rPr>
          <w:t>اجازه می دهد تا با</w:t>
        </w:r>
        <w:r w:rsidRPr="006D4894">
          <w:t xml:space="preserve"> ISDN </w:t>
        </w:r>
        <w:r w:rsidRPr="006D4894">
          <w:rPr>
            <w:rtl/>
          </w:rPr>
          <w:t>ارتباط برقرار کند</w:t>
        </w:r>
        <w:r w:rsidRPr="006D4894">
          <w:t>.</w:t>
        </w:r>
      </w:ins>
    </w:p>
    <w:p w:rsidR="00C03C78" w:rsidRPr="006D4894" w:rsidRDefault="00C03C78" w:rsidP="00C03C78">
      <w:pPr>
        <w:ind w:firstLine="0"/>
        <w:rPr>
          <w:ins w:id="741" w:author="mohammad minoei" w:date="2015-09-07T13:03:00Z"/>
        </w:rPr>
      </w:pPr>
      <w:ins w:id="742" w:author="mohammad minoei" w:date="2015-09-07T13:03:00Z">
        <w:r w:rsidRPr="006D4894">
          <w:t xml:space="preserve">Asterisk </w:t>
        </w:r>
        <w:r w:rsidRPr="006D4894">
          <w:rPr>
            <w:rtl/>
          </w:rPr>
          <w:t xml:space="preserve">، </w:t>
        </w:r>
        <w:r w:rsidRPr="006D4894">
          <w:t xml:space="preserve">DAHDI </w:t>
        </w:r>
        <w:r w:rsidRPr="006D4894">
          <w:rPr>
            <w:rtl/>
          </w:rPr>
          <w:t>و</w:t>
        </w:r>
        <w:r w:rsidRPr="006D4894">
          <w:t xml:space="preserve"> LIBPri </w:t>
        </w:r>
        <w:r w:rsidRPr="006D4894">
          <w:rPr>
            <w:rtl/>
          </w:rPr>
          <w:t>را در پوشه</w:t>
        </w:r>
        <w:r w:rsidRPr="006D4894">
          <w:t xml:space="preserve"> /usr/local/src</w:t>
        </w:r>
        <w:proofErr w:type="gramStart"/>
        <w:r w:rsidRPr="006D4894">
          <w:t xml:space="preserve">  </w:t>
        </w:r>
        <w:r w:rsidRPr="006D4894">
          <w:rPr>
            <w:rtl/>
          </w:rPr>
          <w:t>دانلود</w:t>
        </w:r>
        <w:proofErr w:type="gramEnd"/>
        <w:r w:rsidRPr="006D4894">
          <w:rPr>
            <w:rtl/>
          </w:rPr>
          <w:t xml:space="preserve"> میکنیم</w:t>
        </w:r>
        <w:r w:rsidRPr="006D4894">
          <w:t xml:space="preserve"> :</w:t>
        </w:r>
      </w:ins>
    </w:p>
    <w:p w:rsidR="00C03C78" w:rsidRPr="006D4894" w:rsidRDefault="00C03C78" w:rsidP="00C03C78">
      <w:pPr>
        <w:ind w:firstLine="0"/>
        <w:rPr>
          <w:ins w:id="743" w:author="mohammad minoei" w:date="2015-09-07T13:03:00Z"/>
          <w:rtl/>
        </w:rPr>
      </w:pPr>
    </w:p>
    <w:p w:rsidR="00C03C78" w:rsidRPr="006D4894" w:rsidRDefault="00C03C78" w:rsidP="00C03C78">
      <w:pPr>
        <w:ind w:firstLine="0"/>
        <w:rPr>
          <w:ins w:id="744" w:author="mohammad minoei" w:date="2015-09-07T13:03:00Z"/>
        </w:rPr>
      </w:pPr>
      <w:ins w:id="745" w:author="mohammad minoei" w:date="2015-09-07T13:03:00Z">
        <w:r w:rsidRPr="006D4894">
          <w:rPr>
            <w:rtl/>
          </w:rPr>
          <w:t>برای دریافت آخرین نسخه پایدار می توانید به آدرس زیر مراجعه میکنیم</w:t>
        </w:r>
        <w:r w:rsidRPr="006D4894">
          <w:t xml:space="preserve"> :</w:t>
        </w:r>
      </w:ins>
    </w:p>
    <w:p w:rsidR="00C03C78" w:rsidRPr="006D4894" w:rsidRDefault="00C03C78">
      <w:pPr>
        <w:ind w:firstLine="0"/>
        <w:jc w:val="right"/>
        <w:rPr>
          <w:ins w:id="746" w:author="mohammad minoei" w:date="2015-09-07T13:03:00Z"/>
          <w:rtl/>
        </w:rPr>
        <w:pPrChange w:id="747" w:author="mohammad minoei" w:date="2015-09-07T13:27:00Z">
          <w:pPr>
            <w:ind w:firstLine="0"/>
          </w:pPr>
        </w:pPrChange>
      </w:pPr>
      <w:ins w:id="748" w:author="mohammad minoei" w:date="2015-09-07T13:03:00Z">
        <w:r w:rsidRPr="006D4894">
          <w:fldChar w:fldCharType="begin"/>
        </w:r>
        <w:r w:rsidRPr="006D4894">
          <w:instrText xml:space="preserve"> HYPERLINK "http://www.asterisk.org/downloads/asterisk/all-asterisk-versions" \t "_blank" </w:instrText>
        </w:r>
        <w:r w:rsidRPr="006D4894">
          <w:fldChar w:fldCharType="separate"/>
        </w:r>
        <w:r w:rsidRPr="006D4894">
          <w:rPr>
            <w:rStyle w:val="Hyperlink"/>
          </w:rPr>
          <w:t>http://www.asterisk.org/downloads/asterisk/all-asterisk-versions</w:t>
        </w:r>
        <w:r w:rsidRPr="006D4894">
          <w:fldChar w:fldCharType="end"/>
        </w:r>
      </w:ins>
    </w:p>
    <w:p w:rsidR="00C03C78" w:rsidRPr="006D4894" w:rsidRDefault="00C03C78" w:rsidP="00C03C78">
      <w:pPr>
        <w:ind w:firstLine="0"/>
        <w:rPr>
          <w:ins w:id="749" w:author="mohammad minoei" w:date="2015-09-07T13:03:00Z"/>
        </w:rPr>
      </w:pPr>
      <w:ins w:id="750" w:author="mohammad minoei" w:date="2015-09-07T13:03:00Z">
        <w:r w:rsidRPr="006D4894">
          <w:rPr>
            <w:rtl/>
          </w:rPr>
          <w:t>نسخه مناسب را انتخاب کرده و یا فرمان زیر را بعد از راه اندازی لینوکس اجرا میکنیم</w:t>
        </w:r>
        <w:r w:rsidRPr="006D4894">
          <w:t>:</w:t>
        </w:r>
      </w:ins>
    </w:p>
    <w:p w:rsidR="00C03C78" w:rsidRPr="006D4894" w:rsidRDefault="00C03C78" w:rsidP="00C03C78">
      <w:pPr>
        <w:ind w:firstLine="0"/>
        <w:rPr>
          <w:ins w:id="751"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752" w:author="mohammad minoei" w:date="2015-09-07T13:03:00Z"/>
        </w:trPr>
        <w:tc>
          <w:tcPr>
            <w:tcW w:w="0" w:type="auto"/>
            <w:tcBorders>
              <w:top w:val="nil"/>
              <w:left w:val="nil"/>
              <w:bottom w:val="nil"/>
              <w:right w:val="nil"/>
            </w:tcBorders>
            <w:vAlign w:val="center"/>
            <w:hideMark/>
          </w:tcPr>
          <w:p w:rsidR="00C03C78" w:rsidRPr="006D4894" w:rsidRDefault="00C03C78">
            <w:pPr>
              <w:bidi w:val="0"/>
              <w:ind w:firstLine="0"/>
              <w:rPr>
                <w:ins w:id="753" w:author="mohammad minoei" w:date="2015-09-07T13:03:00Z"/>
                <w:rtl/>
              </w:rPr>
              <w:pPrChange w:id="754" w:author="mohammad minoei" w:date="2015-09-07T13:06:00Z">
                <w:pPr>
                  <w:ind w:firstLine="0"/>
                </w:pPr>
              </w:pPrChange>
            </w:pPr>
          </w:p>
        </w:tc>
        <w:tc>
          <w:tcPr>
            <w:tcW w:w="10140" w:type="dxa"/>
            <w:tcBorders>
              <w:top w:val="nil"/>
              <w:left w:val="nil"/>
              <w:bottom w:val="nil"/>
              <w:right w:val="nil"/>
            </w:tcBorders>
            <w:vAlign w:val="center"/>
            <w:hideMark/>
          </w:tcPr>
          <w:p w:rsidR="00C03C78" w:rsidRPr="006D4894" w:rsidRDefault="00C03C78">
            <w:pPr>
              <w:bidi w:val="0"/>
              <w:ind w:firstLine="0"/>
              <w:rPr>
                <w:ins w:id="755" w:author="mohammad minoei" w:date="2015-09-07T13:03:00Z"/>
              </w:rPr>
              <w:pPrChange w:id="756" w:author="mohammad minoei" w:date="2015-09-07T13:06:00Z">
                <w:pPr>
                  <w:ind w:firstLine="0"/>
                </w:pPr>
              </w:pPrChange>
            </w:pPr>
            <w:ins w:id="757" w:author="mohammad minoei" w:date="2015-09-07T13:03:00Z">
              <w:r w:rsidRPr="006D4894">
                <w:t>wget http://downloads.asterisk.org/pub/telephony/asterisk/asterisk-13-current.tar.gz</w:t>
              </w:r>
            </w:ins>
          </w:p>
        </w:tc>
      </w:tr>
    </w:tbl>
    <w:p w:rsidR="00C03C78" w:rsidRPr="006D4894" w:rsidRDefault="00C03C78" w:rsidP="00C03C78">
      <w:pPr>
        <w:ind w:firstLine="0"/>
        <w:rPr>
          <w:ins w:id="758" w:author="mohammad minoei" w:date="2015-09-07T13:03:00Z"/>
        </w:rPr>
      </w:pPr>
      <w:ins w:id="759" w:author="mohammad minoei" w:date="2015-09-07T13:03:00Z">
        <w:r w:rsidRPr="006D4894">
          <w:t> </w:t>
        </w:r>
      </w:ins>
    </w:p>
    <w:p w:rsidR="00C03C78" w:rsidRPr="006D4894" w:rsidRDefault="00C03C78" w:rsidP="00C03C78">
      <w:pPr>
        <w:ind w:firstLine="0"/>
        <w:rPr>
          <w:ins w:id="760" w:author="mohammad minoei" w:date="2015-09-07T13:03:00Z"/>
        </w:rPr>
      </w:pPr>
      <w:ins w:id="761" w:author="mohammad minoei" w:date="2015-09-07T13:03:00Z">
        <w:r w:rsidRPr="006D4894">
          <w:rPr>
            <w:rtl/>
          </w:rPr>
          <w:t>همراه با پلت فرم</w:t>
        </w:r>
        <w:r w:rsidRPr="006D4894">
          <w:t xml:space="preserve">  asterisk </w:t>
        </w:r>
        <w:r w:rsidRPr="006D4894">
          <w:rPr>
            <w:rtl/>
          </w:rPr>
          <w:t>، دو پکیج دیگر نیز  باید از وب سایت</w:t>
        </w:r>
        <w:r w:rsidRPr="006D4894">
          <w:t xml:space="preserve"> asterisk </w:t>
        </w:r>
        <w:r w:rsidRPr="006D4894">
          <w:rPr>
            <w:rtl/>
          </w:rPr>
          <w:t>دانلود شود</w:t>
        </w:r>
        <w:r w:rsidRPr="006D4894">
          <w:t xml:space="preserve"> :</w:t>
        </w:r>
      </w:ins>
    </w:p>
    <w:p w:rsidR="00C03C78" w:rsidRPr="006D4894" w:rsidRDefault="00C03C78" w:rsidP="00C03C78">
      <w:pPr>
        <w:ind w:firstLine="0"/>
        <w:rPr>
          <w:ins w:id="762" w:author="mohammad minoei" w:date="2015-09-07T13:03:00Z"/>
        </w:rPr>
      </w:pPr>
      <w:ins w:id="763" w:author="mohammad minoei" w:date="2015-09-07T13:03:00Z">
        <w:r w:rsidRPr="006D4894">
          <w:t xml:space="preserve">DAHDI </w:t>
        </w:r>
        <w:proofErr w:type="gramStart"/>
        <w:r w:rsidRPr="006D4894">
          <w:t>Library :</w:t>
        </w:r>
        <w:proofErr w:type="gramEnd"/>
        <w:r w:rsidRPr="006D4894">
          <w:t xml:space="preserve"> </w:t>
        </w:r>
        <w:r w:rsidRPr="006D4894">
          <w:rPr>
            <w:rtl/>
          </w:rPr>
          <w:t>برای مدیریت رابط های ارتباطی مورد استفاده قرار میگیرد</w:t>
        </w:r>
        <w:r w:rsidRPr="006D4894">
          <w:t xml:space="preserve"> :</w:t>
        </w:r>
      </w:ins>
    </w:p>
    <w:p w:rsidR="00C03C78" w:rsidRPr="006D4894" w:rsidRDefault="00C03C78" w:rsidP="00C03C78">
      <w:pPr>
        <w:ind w:firstLine="0"/>
        <w:rPr>
          <w:ins w:id="764"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Change w:id="765" w:author="mohammad minoei" w:date="2015-09-07T13:0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81"/>
        <w:gridCol w:w="9080"/>
        <w:tblGridChange w:id="766">
          <w:tblGrid>
            <w:gridCol w:w="81"/>
            <w:gridCol w:w="9080"/>
          </w:tblGrid>
        </w:tblGridChange>
      </w:tblGrid>
      <w:tr w:rsidR="00C03C78" w:rsidRPr="006D4894" w:rsidTr="000E51D4">
        <w:trPr>
          <w:tblCellSpacing w:w="15" w:type="dxa"/>
          <w:ins w:id="767" w:author="mohammad minoei" w:date="2015-09-07T13:03:00Z"/>
          <w:trPrChange w:id="768" w:author="mohammad minoei" w:date="2015-09-07T13:05:00Z">
            <w:trPr>
              <w:tblCellSpacing w:w="15" w:type="dxa"/>
            </w:trPr>
          </w:trPrChange>
        </w:trPr>
        <w:tc>
          <w:tcPr>
            <w:tcW w:w="0" w:type="auto"/>
            <w:tcBorders>
              <w:top w:val="nil"/>
              <w:left w:val="nil"/>
              <w:bottom w:val="nil"/>
              <w:right w:val="nil"/>
            </w:tcBorders>
            <w:vAlign w:val="center"/>
            <w:hideMark/>
            <w:tcPrChange w:id="769" w:author="mohammad minoei" w:date="2015-09-07T13:05:00Z">
              <w:tcPr>
                <w:tcW w:w="0" w:type="auto"/>
                <w:tcBorders>
                  <w:top w:val="nil"/>
                  <w:left w:val="nil"/>
                  <w:bottom w:val="nil"/>
                  <w:right w:val="nil"/>
                </w:tcBorders>
                <w:vAlign w:val="center"/>
                <w:hideMark/>
              </w:tcPr>
            </w:tcPrChange>
          </w:tcPr>
          <w:p w:rsidR="00C03C78" w:rsidRPr="006D4894" w:rsidRDefault="00C03C78">
            <w:pPr>
              <w:bidi w:val="0"/>
              <w:ind w:firstLine="0"/>
              <w:rPr>
                <w:ins w:id="770" w:author="mohammad minoei" w:date="2015-09-07T13:03:00Z"/>
              </w:rPr>
              <w:pPrChange w:id="771" w:author="mohammad minoei" w:date="2015-09-07T13:05:00Z">
                <w:pPr>
                  <w:ind w:firstLine="0"/>
                </w:pPr>
              </w:pPrChange>
            </w:pPr>
          </w:p>
        </w:tc>
        <w:tc>
          <w:tcPr>
            <w:tcW w:w="11925" w:type="dxa"/>
            <w:tcBorders>
              <w:top w:val="nil"/>
              <w:left w:val="nil"/>
              <w:bottom w:val="nil"/>
              <w:right w:val="nil"/>
            </w:tcBorders>
            <w:vAlign w:val="center"/>
            <w:hideMark/>
            <w:tcPrChange w:id="772" w:author="mohammad minoei" w:date="2015-09-07T13:05:00Z">
              <w:tcPr>
                <w:tcW w:w="11925" w:type="dxa"/>
                <w:tcBorders>
                  <w:top w:val="nil"/>
                  <w:left w:val="nil"/>
                  <w:bottom w:val="nil"/>
                  <w:right w:val="nil"/>
                </w:tcBorders>
                <w:vAlign w:val="center"/>
                <w:hideMark/>
              </w:tcPr>
            </w:tcPrChange>
          </w:tcPr>
          <w:p w:rsidR="00C03C78" w:rsidRPr="006D4894" w:rsidRDefault="000E51D4">
            <w:pPr>
              <w:bidi w:val="0"/>
              <w:ind w:firstLine="0"/>
              <w:rPr>
                <w:ins w:id="773" w:author="mohammad minoei" w:date="2015-09-07T13:03:00Z"/>
              </w:rPr>
              <w:pPrChange w:id="774" w:author="mohammad minoei" w:date="2015-09-07T13:05:00Z">
                <w:pPr>
                  <w:ind w:firstLine="0"/>
                </w:pPr>
              </w:pPrChange>
            </w:pPr>
            <w:ins w:id="775" w:author="mohammad minoei" w:date="2015-09-07T13:03:00Z">
              <w:r>
                <w:t>Wget</w:t>
              </w:r>
            </w:ins>
            <w:ins w:id="776" w:author="mohammad minoei" w:date="2015-09-07T13:06:00Z">
              <w:r>
                <w:t xml:space="preserve"> </w:t>
              </w:r>
            </w:ins>
            <w:ins w:id="777" w:author="mohammad minoei" w:date="2015-09-07T13:03:00Z">
              <w:r w:rsidR="00C03C78" w:rsidRPr="006D4894">
                <w:t>http://downloads.asterisk.org/pub/telephony/dahdi-linux-complete/dahdi-linux-complete-2.6.1+2.6.1.tar.gz</w:t>
              </w:r>
            </w:ins>
          </w:p>
        </w:tc>
      </w:tr>
    </w:tbl>
    <w:p w:rsidR="00C03C78" w:rsidRPr="006D4894" w:rsidRDefault="00C03C78" w:rsidP="00C03C78">
      <w:pPr>
        <w:ind w:firstLine="0"/>
        <w:rPr>
          <w:ins w:id="778" w:author="mohammad minoei" w:date="2015-09-07T13:03:00Z"/>
        </w:rPr>
      </w:pPr>
      <w:ins w:id="779" w:author="mohammad minoei" w:date="2015-09-07T13:03:00Z">
        <w:r w:rsidRPr="006D4894">
          <w:t> </w:t>
        </w:r>
      </w:ins>
    </w:p>
    <w:p w:rsidR="00C03C78" w:rsidRPr="006D4894" w:rsidRDefault="00C03C78" w:rsidP="00C03C78">
      <w:pPr>
        <w:ind w:firstLine="0"/>
        <w:rPr>
          <w:ins w:id="780" w:author="mohammad minoei" w:date="2015-09-07T13:03:00Z"/>
        </w:rPr>
      </w:pPr>
      <w:ins w:id="781" w:author="mohammad minoei" w:date="2015-09-07T13:03:00Z">
        <w:r w:rsidRPr="006D4894">
          <w:t xml:space="preserve">LIBPRI </w:t>
        </w:r>
        <w:proofErr w:type="gramStart"/>
        <w:r w:rsidRPr="006D4894">
          <w:t>Library :</w:t>
        </w:r>
        <w:proofErr w:type="gramEnd"/>
        <w:r w:rsidRPr="006D4894">
          <w:t xml:space="preserve"> </w:t>
        </w:r>
        <w:r w:rsidRPr="006D4894">
          <w:rPr>
            <w:rtl/>
          </w:rPr>
          <w:t>در هنگام استفاده از سیگنالینگ</w:t>
        </w:r>
        <w:r w:rsidRPr="006D4894">
          <w:t xml:space="preserve"> pri </w:t>
        </w:r>
        <w:r w:rsidRPr="006D4894">
          <w:rPr>
            <w:rtl/>
          </w:rPr>
          <w:t>یک وابسته برای</w:t>
        </w:r>
        <w:r w:rsidRPr="006D4894">
          <w:t xml:space="preserve"> Asterisk </w:t>
        </w:r>
        <w:r w:rsidRPr="006D4894">
          <w:rPr>
            <w:rtl/>
          </w:rPr>
          <w:t>و</w:t>
        </w:r>
        <w:r w:rsidRPr="006D4894">
          <w:t xml:space="preserve"> DAHDI </w:t>
        </w:r>
        <w:r w:rsidRPr="006D4894">
          <w:rPr>
            <w:rtl/>
          </w:rPr>
          <w:t>می باشد</w:t>
        </w:r>
        <w:r w:rsidRPr="006D4894">
          <w:t>:</w:t>
        </w:r>
      </w:ins>
    </w:p>
    <w:p w:rsidR="00C03C78" w:rsidRPr="006D4894" w:rsidRDefault="00C03C78" w:rsidP="00C03C78">
      <w:pPr>
        <w:ind w:firstLine="0"/>
        <w:rPr>
          <w:ins w:id="782"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783"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784"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785" w:author="mohammad minoei" w:date="2015-09-07T13:03:00Z"/>
              </w:rPr>
              <w:pPrChange w:id="786" w:author="mohammad minoei" w:date="2015-09-07T13:07:00Z">
                <w:pPr>
                  <w:ind w:firstLine="0"/>
                </w:pPr>
              </w:pPrChange>
            </w:pPr>
            <w:ins w:id="787" w:author="mohammad minoei" w:date="2015-09-07T13:03:00Z">
              <w:r w:rsidRPr="006D4894">
                <w:t>wget http://downloads.asterisk.org/pub/telephony/libpri/libpri-1.4-current.tar.gz</w:t>
              </w:r>
            </w:ins>
          </w:p>
        </w:tc>
      </w:tr>
    </w:tbl>
    <w:p w:rsidR="00C03C78" w:rsidRPr="006D4894" w:rsidRDefault="00C03C78" w:rsidP="00C03C78">
      <w:pPr>
        <w:ind w:firstLine="0"/>
        <w:rPr>
          <w:ins w:id="788" w:author="mohammad minoei" w:date="2015-09-07T13:03:00Z"/>
        </w:rPr>
      </w:pPr>
    </w:p>
    <w:p w:rsidR="00C03C78" w:rsidRPr="006D4894" w:rsidRDefault="00C03C78">
      <w:pPr>
        <w:ind w:firstLine="0"/>
        <w:jc w:val="center"/>
        <w:rPr>
          <w:ins w:id="789" w:author="mohammad minoei" w:date="2015-09-07T13:03:00Z"/>
          <w:rtl/>
        </w:rPr>
        <w:pPrChange w:id="790" w:author="mohammad minoei" w:date="2015-09-07T13:27:00Z">
          <w:pPr>
            <w:ind w:firstLine="0"/>
          </w:pPr>
        </w:pPrChange>
      </w:pPr>
      <w:ins w:id="791" w:author="mohammad minoei" w:date="2015-09-07T13:03:00Z">
        <w:r w:rsidRPr="006D4894">
          <w:rPr>
            <w:noProof/>
            <w:lang w:bidi="fa-IR"/>
          </w:rPr>
          <w:drawing>
            <wp:inline distT="0" distB="0" distL="0" distR="0">
              <wp:extent cx="5243830" cy="2280285"/>
              <wp:effectExtent l="0" t="0" r="0" b="0"/>
              <wp:docPr id="6" name="Picture 6" descr="Bil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ld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3830" cy="2280285"/>
                      </a:xfrm>
                      <a:prstGeom prst="rect">
                        <a:avLst/>
                      </a:prstGeom>
                      <a:noFill/>
                      <a:ln>
                        <a:noFill/>
                      </a:ln>
                    </pic:spPr>
                  </pic:pic>
                </a:graphicData>
              </a:graphic>
            </wp:inline>
          </w:drawing>
        </w:r>
      </w:ins>
    </w:p>
    <w:p w:rsidR="00AD0A4C" w:rsidRPr="00F16C78" w:rsidRDefault="00AD0A4C" w:rsidP="00C4238D">
      <w:pPr>
        <w:spacing w:line="16" w:lineRule="atLeast"/>
        <w:jc w:val="center"/>
        <w:rPr>
          <w:ins w:id="792" w:author="mohammad minoei" w:date="2015-09-07T20:30:00Z"/>
          <w:rFonts w:hint="cs"/>
        </w:rPr>
        <w:pPrChange w:id="793" w:author="mohammad minoei" w:date="2015-09-07T20:48:00Z">
          <w:pPr>
            <w:spacing w:line="16" w:lineRule="atLeast"/>
            <w:jc w:val="center"/>
          </w:pPr>
        </w:pPrChange>
      </w:pPr>
      <w:ins w:id="794" w:author="mohammad minoei" w:date="2015-09-07T20:30:00Z">
        <w:r>
          <w:rPr>
            <w:rFonts w:cs="B Nazanin" w:hint="cs"/>
            <w:b/>
            <w:bCs/>
            <w:sz w:val="20"/>
            <w:szCs w:val="20"/>
            <w:rtl/>
            <w:lang w:bidi="fa-IR"/>
          </w:rPr>
          <w:t xml:space="preserve">شکل </w:t>
        </w:r>
      </w:ins>
      <w:ins w:id="795" w:author="mohammad minoei" w:date="2015-09-07T20:42:00Z">
        <w:r w:rsidR="005C35B2">
          <w:rPr>
            <w:rFonts w:cs="B Nazanin" w:hint="cs"/>
            <w:b/>
            <w:bCs/>
            <w:sz w:val="20"/>
            <w:szCs w:val="20"/>
            <w:rtl/>
            <w:lang w:bidi="fa-IR"/>
          </w:rPr>
          <w:t>2</w:t>
        </w:r>
      </w:ins>
      <w:ins w:id="796" w:author="mohammad minoei" w:date="2015-09-07T20:30:00Z">
        <w:r>
          <w:rPr>
            <w:rFonts w:cs="B Nazanin" w:hint="cs"/>
            <w:b/>
            <w:bCs/>
            <w:sz w:val="20"/>
            <w:szCs w:val="20"/>
            <w:rtl/>
            <w:lang w:bidi="fa-IR"/>
          </w:rPr>
          <w:t>-2</w:t>
        </w:r>
      </w:ins>
      <w:ins w:id="797" w:author="mohammad minoei" w:date="2015-09-07T20:42:00Z">
        <w:r w:rsidR="005C35B2">
          <w:rPr>
            <w:rFonts w:cs="B Nazanin" w:hint="cs"/>
            <w:b/>
            <w:bCs/>
            <w:sz w:val="20"/>
            <w:szCs w:val="20"/>
            <w:rtl/>
            <w:lang w:bidi="fa-IR"/>
          </w:rPr>
          <w:t>5</w:t>
        </w:r>
      </w:ins>
      <w:ins w:id="798" w:author="mohammad minoei" w:date="2015-09-07T20:30:00Z">
        <w:r>
          <w:rPr>
            <w:rFonts w:cs="B Nazanin" w:hint="cs"/>
            <w:b/>
            <w:bCs/>
            <w:sz w:val="20"/>
            <w:szCs w:val="20"/>
            <w:rtl/>
            <w:lang w:bidi="fa-IR"/>
          </w:rPr>
          <w:t xml:space="preserve">- </w:t>
        </w:r>
      </w:ins>
      <w:ins w:id="799" w:author="mohammad minoei" w:date="2015-09-07T20:48:00Z">
        <w:r w:rsidR="00C4238D">
          <w:rPr>
            <w:rFonts w:cs="B Nazanin" w:hint="cs"/>
            <w:b/>
            <w:bCs/>
            <w:sz w:val="20"/>
            <w:szCs w:val="20"/>
            <w:rtl/>
            <w:lang w:bidi="fa-IR"/>
          </w:rPr>
          <w:t>دانلود نیازمندی ها</w:t>
        </w:r>
      </w:ins>
    </w:p>
    <w:p w:rsidR="00F864D1" w:rsidRDefault="00F864D1" w:rsidP="00AD0A4C">
      <w:pPr>
        <w:ind w:firstLine="0"/>
        <w:jc w:val="center"/>
        <w:rPr>
          <w:ins w:id="800" w:author="mohammad minoei" w:date="2015-09-07T13:27:00Z"/>
          <w:rtl/>
        </w:rPr>
        <w:pPrChange w:id="801" w:author="mohammad minoei" w:date="2015-09-07T20:30:00Z">
          <w:pPr>
            <w:ind w:firstLine="0"/>
          </w:pPr>
        </w:pPrChange>
      </w:pPr>
    </w:p>
    <w:p w:rsidR="00C03C78" w:rsidRPr="006D4894" w:rsidRDefault="00C03C78" w:rsidP="00C03C78">
      <w:pPr>
        <w:ind w:firstLine="0"/>
        <w:rPr>
          <w:ins w:id="802" w:author="mohammad minoei" w:date="2015-09-07T13:03:00Z"/>
        </w:rPr>
      </w:pPr>
      <w:ins w:id="803" w:author="mohammad minoei" w:date="2015-09-07T13:03:00Z">
        <w:r w:rsidRPr="006D4894">
          <w:rPr>
            <w:rtl/>
          </w:rPr>
          <w:t>با اجرای دستور زیر فایل های فوق را در همان دایرکتوری اکسترکت میکنیم( نام پکیج ها را تغییر میدهیم)</w:t>
        </w:r>
        <w:r w:rsidRPr="006D4894">
          <w:t xml:space="preserve"> :</w:t>
        </w:r>
      </w:ins>
    </w:p>
    <w:p w:rsidR="00C03C78" w:rsidRPr="006D4894" w:rsidRDefault="00C03C78" w:rsidP="00C03C78">
      <w:pPr>
        <w:ind w:firstLine="0"/>
        <w:rPr>
          <w:ins w:id="804"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805"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806" w:author="mohammad minoei" w:date="2015-09-07T13:03:00Z"/>
                <w:rtl/>
              </w:rPr>
            </w:pPr>
          </w:p>
        </w:tc>
        <w:tc>
          <w:tcPr>
            <w:tcW w:w="10140" w:type="dxa"/>
            <w:tcBorders>
              <w:top w:val="nil"/>
              <w:left w:val="nil"/>
              <w:bottom w:val="nil"/>
              <w:right w:val="nil"/>
            </w:tcBorders>
            <w:vAlign w:val="center"/>
            <w:hideMark/>
          </w:tcPr>
          <w:p w:rsidR="00C03C78" w:rsidRPr="006D4894" w:rsidRDefault="00C03C78">
            <w:pPr>
              <w:bidi w:val="0"/>
              <w:ind w:firstLine="0"/>
              <w:jc w:val="both"/>
              <w:rPr>
                <w:ins w:id="807" w:author="mohammad minoei" w:date="2015-09-07T13:03:00Z"/>
                <w:rtl/>
              </w:rPr>
              <w:pPrChange w:id="808" w:author="mohammad minoei" w:date="2015-09-07T13:38:00Z">
                <w:pPr>
                  <w:ind w:firstLine="0"/>
                </w:pPr>
              </w:pPrChange>
            </w:pPr>
            <w:ins w:id="809" w:author="mohammad minoei" w:date="2015-09-07T13:03:00Z">
              <w:r w:rsidRPr="006D4894">
                <w:t>tar -zxf [package_name].tar.gz</w:t>
              </w:r>
            </w:ins>
          </w:p>
        </w:tc>
      </w:tr>
    </w:tbl>
    <w:p w:rsidR="00C03C78" w:rsidRPr="006D4894" w:rsidRDefault="00C03C78" w:rsidP="00C03C78">
      <w:pPr>
        <w:ind w:firstLine="0"/>
        <w:rPr>
          <w:ins w:id="810" w:author="mohammad minoei" w:date="2015-09-07T13:03:00Z"/>
        </w:rPr>
      </w:pPr>
      <w:ins w:id="811" w:author="mohammad minoei" w:date="2015-09-07T13:03:00Z">
        <w:r w:rsidRPr="006D4894">
          <w:t> </w:t>
        </w:r>
      </w:ins>
    </w:p>
    <w:p w:rsidR="00C03C78" w:rsidRPr="006D4894" w:rsidRDefault="00C03C78">
      <w:pPr>
        <w:ind w:firstLine="0"/>
        <w:jc w:val="center"/>
        <w:rPr>
          <w:ins w:id="812" w:author="mohammad minoei" w:date="2015-09-07T13:03:00Z"/>
          <w:rtl/>
        </w:rPr>
        <w:pPrChange w:id="813" w:author="mohammad minoei" w:date="2015-09-07T13:27:00Z">
          <w:pPr>
            <w:ind w:firstLine="0"/>
          </w:pPr>
        </w:pPrChange>
      </w:pPr>
      <w:ins w:id="814" w:author="mohammad minoei" w:date="2015-09-07T13:03:00Z">
        <w:r w:rsidRPr="006D4894">
          <w:rPr>
            <w:noProof/>
            <w:lang w:bidi="fa-IR"/>
          </w:rPr>
          <w:drawing>
            <wp:inline distT="0" distB="0" distL="0" distR="0">
              <wp:extent cx="5243830" cy="1431925"/>
              <wp:effectExtent l="0" t="0" r="0" b="0"/>
              <wp:docPr id="5" name="Picture 5" descr="Bil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3830" cy="1431925"/>
                      </a:xfrm>
                      <a:prstGeom prst="rect">
                        <a:avLst/>
                      </a:prstGeom>
                      <a:noFill/>
                      <a:ln>
                        <a:noFill/>
                      </a:ln>
                    </pic:spPr>
                  </pic:pic>
                </a:graphicData>
              </a:graphic>
            </wp:inline>
          </w:drawing>
        </w:r>
      </w:ins>
    </w:p>
    <w:p w:rsidR="00AD0A4C" w:rsidRPr="00F16C78" w:rsidRDefault="00AD0A4C" w:rsidP="00C4238D">
      <w:pPr>
        <w:spacing w:line="16" w:lineRule="atLeast"/>
        <w:jc w:val="center"/>
        <w:rPr>
          <w:ins w:id="815" w:author="mohammad minoei" w:date="2015-09-07T20:30:00Z"/>
          <w:rFonts w:hint="cs"/>
        </w:rPr>
        <w:pPrChange w:id="816" w:author="mohammad minoei" w:date="2015-09-07T20:48:00Z">
          <w:pPr>
            <w:spacing w:line="16" w:lineRule="atLeast"/>
            <w:jc w:val="center"/>
          </w:pPr>
        </w:pPrChange>
      </w:pPr>
      <w:ins w:id="817" w:author="mohammad minoei" w:date="2015-09-07T20:30:00Z">
        <w:r>
          <w:rPr>
            <w:rFonts w:cs="B Nazanin" w:hint="cs"/>
            <w:b/>
            <w:bCs/>
            <w:sz w:val="20"/>
            <w:szCs w:val="20"/>
            <w:rtl/>
            <w:lang w:bidi="fa-IR"/>
          </w:rPr>
          <w:t xml:space="preserve">شکل </w:t>
        </w:r>
      </w:ins>
      <w:ins w:id="818" w:author="mohammad minoei" w:date="2015-09-07T20:42:00Z">
        <w:r w:rsidR="005C35B2">
          <w:rPr>
            <w:rFonts w:cs="B Nazanin" w:hint="cs"/>
            <w:b/>
            <w:bCs/>
            <w:sz w:val="20"/>
            <w:szCs w:val="20"/>
            <w:rtl/>
            <w:lang w:bidi="fa-IR"/>
          </w:rPr>
          <w:t>2</w:t>
        </w:r>
      </w:ins>
      <w:ins w:id="819" w:author="mohammad minoei" w:date="2015-09-07T20:30:00Z">
        <w:r>
          <w:rPr>
            <w:rFonts w:cs="B Nazanin" w:hint="cs"/>
            <w:b/>
            <w:bCs/>
            <w:sz w:val="20"/>
            <w:szCs w:val="20"/>
            <w:rtl/>
            <w:lang w:bidi="fa-IR"/>
          </w:rPr>
          <w:t>-</w:t>
        </w:r>
      </w:ins>
      <w:ins w:id="820" w:author="mohammad minoei" w:date="2015-09-07T20:42:00Z">
        <w:r w:rsidR="005C35B2">
          <w:rPr>
            <w:rFonts w:cs="B Nazanin" w:hint="cs"/>
            <w:b/>
            <w:bCs/>
            <w:sz w:val="20"/>
            <w:szCs w:val="20"/>
            <w:rtl/>
            <w:lang w:bidi="fa-IR"/>
          </w:rPr>
          <w:t>26</w:t>
        </w:r>
      </w:ins>
      <w:ins w:id="821" w:author="mohammad minoei" w:date="2015-09-07T20:30:00Z">
        <w:r>
          <w:rPr>
            <w:rFonts w:cs="B Nazanin" w:hint="cs"/>
            <w:b/>
            <w:bCs/>
            <w:sz w:val="20"/>
            <w:szCs w:val="20"/>
            <w:rtl/>
            <w:lang w:bidi="fa-IR"/>
          </w:rPr>
          <w:t xml:space="preserve">- </w:t>
        </w:r>
      </w:ins>
      <w:ins w:id="822" w:author="mohammad minoei" w:date="2015-09-07T20:48:00Z">
        <w:r w:rsidR="00C4238D">
          <w:rPr>
            <w:rFonts w:cs="B Nazanin" w:hint="cs"/>
            <w:b/>
            <w:bCs/>
            <w:sz w:val="20"/>
            <w:szCs w:val="20"/>
            <w:rtl/>
            <w:lang w:bidi="fa-IR"/>
          </w:rPr>
          <w:t>آ</w:t>
        </w:r>
      </w:ins>
      <w:ins w:id="823" w:author="mohammad minoei" w:date="2015-09-07T20:49:00Z">
        <w:r w:rsidR="00C4238D">
          <w:rPr>
            <w:rFonts w:cs="B Nazanin" w:hint="cs"/>
            <w:b/>
            <w:bCs/>
            <w:sz w:val="20"/>
            <w:szCs w:val="20"/>
            <w:rtl/>
            <w:lang w:bidi="fa-IR"/>
          </w:rPr>
          <w:t>ماده سازی برای نصب</w:t>
        </w:r>
      </w:ins>
    </w:p>
    <w:p w:rsidR="00F864D1" w:rsidRDefault="00F864D1" w:rsidP="00AD0A4C">
      <w:pPr>
        <w:ind w:firstLine="0"/>
        <w:jc w:val="center"/>
        <w:rPr>
          <w:ins w:id="824" w:author="mohammad minoei" w:date="2015-09-07T13:27:00Z"/>
          <w:rtl/>
        </w:rPr>
        <w:pPrChange w:id="825" w:author="mohammad minoei" w:date="2015-09-07T20:30:00Z">
          <w:pPr>
            <w:ind w:firstLine="0"/>
          </w:pPr>
        </w:pPrChange>
      </w:pPr>
    </w:p>
    <w:p w:rsidR="00C03C78" w:rsidRPr="006D4894" w:rsidRDefault="00C03C78" w:rsidP="00C03C78">
      <w:pPr>
        <w:ind w:firstLine="0"/>
        <w:rPr>
          <w:ins w:id="826" w:author="mohammad minoei" w:date="2015-09-07T13:03:00Z"/>
        </w:rPr>
      </w:pPr>
      <w:ins w:id="827" w:author="mohammad minoei" w:date="2015-09-07T13:03:00Z">
        <w:r w:rsidRPr="006D4894">
          <w:rPr>
            <w:rtl/>
          </w:rPr>
          <w:t>اکنون باید با ورود به پوشه</w:t>
        </w:r>
        <w:r w:rsidRPr="006D4894">
          <w:t xml:space="preserve"> Asterisk </w:t>
        </w:r>
        <w:r w:rsidRPr="006D4894">
          <w:rPr>
            <w:rtl/>
          </w:rPr>
          <w:t>و با اجرای چند دستور</w:t>
        </w:r>
        <w:r w:rsidRPr="006D4894">
          <w:t xml:space="preserve"> DAHDI </w:t>
        </w:r>
        <w:r w:rsidRPr="006D4894">
          <w:rPr>
            <w:rtl/>
          </w:rPr>
          <w:t>و</w:t>
        </w:r>
        <w:r w:rsidRPr="006D4894">
          <w:t xml:space="preserve"> LibPri </w:t>
        </w:r>
        <w:r w:rsidRPr="006D4894">
          <w:rPr>
            <w:rtl/>
          </w:rPr>
          <w:t>ساخته شود</w:t>
        </w:r>
        <w:r w:rsidRPr="006D4894">
          <w:t xml:space="preserve"> :</w:t>
        </w:r>
      </w:ins>
    </w:p>
    <w:p w:rsidR="00C03C78" w:rsidRPr="006D4894" w:rsidRDefault="00C03C78" w:rsidP="00C03C78">
      <w:pPr>
        <w:ind w:firstLine="0"/>
        <w:rPr>
          <w:ins w:id="828"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8840"/>
      </w:tblGrid>
      <w:tr w:rsidR="00C03C78" w:rsidRPr="006D4894" w:rsidTr="00C03C78">
        <w:trPr>
          <w:tblCellSpacing w:w="15" w:type="dxa"/>
          <w:ins w:id="829"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830" w:author="mohammad minoei" w:date="2015-09-07T13:03:00Z"/>
              </w:rPr>
            </w:pPr>
          </w:p>
        </w:tc>
        <w:tc>
          <w:tcPr>
            <w:tcW w:w="8795" w:type="dxa"/>
            <w:tcBorders>
              <w:top w:val="nil"/>
              <w:left w:val="nil"/>
              <w:bottom w:val="nil"/>
              <w:right w:val="nil"/>
            </w:tcBorders>
            <w:vAlign w:val="center"/>
            <w:hideMark/>
          </w:tcPr>
          <w:p w:rsidR="00C03C78" w:rsidRPr="006D4894" w:rsidRDefault="00C03C78">
            <w:pPr>
              <w:bidi w:val="0"/>
              <w:ind w:firstLine="0"/>
              <w:jc w:val="left"/>
              <w:rPr>
                <w:ins w:id="831" w:author="mohammad minoei" w:date="2015-09-07T13:03:00Z"/>
              </w:rPr>
              <w:pPrChange w:id="832" w:author="mohammad minoei" w:date="2015-09-07T13:38:00Z">
                <w:pPr>
                  <w:ind w:firstLine="0"/>
                </w:pPr>
              </w:pPrChange>
            </w:pPr>
            <w:ins w:id="833" w:author="mohammad minoei" w:date="2015-09-07T13:03:00Z">
              <w:r w:rsidRPr="006D4894">
                <w:t>make make install</w:t>
              </w:r>
            </w:ins>
          </w:p>
        </w:tc>
      </w:tr>
      <w:tr w:rsidR="00C03C78" w:rsidRPr="006D4894" w:rsidTr="00C03C78">
        <w:trPr>
          <w:tblCellSpacing w:w="15" w:type="dxa"/>
          <w:ins w:id="834"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835" w:author="mohammad minoei" w:date="2015-09-07T13:03:00Z"/>
              </w:rPr>
            </w:pPr>
            <w:ins w:id="836" w:author="mohammad minoei" w:date="2015-09-07T13:03:00Z">
              <w:r w:rsidRPr="006D4894">
                <w:t> </w:t>
              </w:r>
            </w:ins>
          </w:p>
        </w:tc>
        <w:tc>
          <w:tcPr>
            <w:tcW w:w="8795" w:type="dxa"/>
            <w:tcBorders>
              <w:top w:val="nil"/>
              <w:left w:val="nil"/>
              <w:bottom w:val="nil"/>
              <w:right w:val="nil"/>
            </w:tcBorders>
            <w:vAlign w:val="center"/>
            <w:hideMark/>
          </w:tcPr>
          <w:p w:rsidR="00C03C78" w:rsidRPr="006D4894" w:rsidRDefault="00C03C78">
            <w:pPr>
              <w:bidi w:val="0"/>
              <w:ind w:firstLine="0"/>
              <w:jc w:val="left"/>
              <w:rPr>
                <w:ins w:id="837" w:author="mohammad minoei" w:date="2015-09-07T13:03:00Z"/>
              </w:rPr>
              <w:pPrChange w:id="838" w:author="mohammad minoei" w:date="2015-09-07T13:38:00Z">
                <w:pPr>
                  <w:ind w:firstLine="0"/>
                </w:pPr>
              </w:pPrChange>
            </w:pPr>
            <w:ins w:id="839" w:author="mohammad minoei" w:date="2015-09-07T13:03:00Z">
              <w:r w:rsidRPr="006D4894">
                <w:t>make config</w:t>
              </w:r>
            </w:ins>
          </w:p>
        </w:tc>
      </w:tr>
    </w:tbl>
    <w:p w:rsidR="00C03C78" w:rsidRPr="006D4894" w:rsidRDefault="00C03C78" w:rsidP="00C03C78">
      <w:pPr>
        <w:ind w:firstLine="0"/>
        <w:rPr>
          <w:ins w:id="840" w:author="mohammad minoei" w:date="2015-09-07T13:03:00Z"/>
        </w:rPr>
      </w:pPr>
      <w:ins w:id="841" w:author="mohammad minoei" w:date="2015-09-07T13:03:00Z">
        <w:r w:rsidRPr="006D4894">
          <w:t> </w:t>
        </w:r>
      </w:ins>
    </w:p>
    <w:p w:rsidR="00C03C78" w:rsidRPr="006D4894" w:rsidRDefault="00C03C78" w:rsidP="00C03C78">
      <w:pPr>
        <w:ind w:firstLine="0"/>
        <w:rPr>
          <w:ins w:id="842" w:author="mohammad minoei" w:date="2015-09-07T13:03:00Z"/>
        </w:rPr>
      </w:pPr>
      <w:ins w:id="843" w:author="mohammad minoei" w:date="2015-09-07T13:03:00Z">
        <w:r w:rsidRPr="006D4894">
          <w:rPr>
            <w:rtl/>
          </w:rPr>
          <w:t>نصب</w:t>
        </w:r>
        <w:r w:rsidRPr="006D4894">
          <w:t xml:space="preserve"> Libpri : </w:t>
        </w:r>
        <w:r w:rsidRPr="006D4894">
          <w:rPr>
            <w:rtl/>
          </w:rPr>
          <w:t>برای ادامه کار قبل از هر چیز باید آخرین نسخه پچ</w:t>
        </w:r>
        <w:r w:rsidRPr="006D4894">
          <w:t xml:space="preserve"> libpri </w:t>
        </w:r>
        <w:r w:rsidRPr="006D4894">
          <w:rPr>
            <w:rtl/>
          </w:rPr>
          <w:t>رو (در صورت وجود) نصب میکنیم</w:t>
        </w:r>
        <w:r w:rsidRPr="006D4894">
          <w:t>.</w:t>
        </w:r>
      </w:ins>
    </w:p>
    <w:p w:rsidR="00C03C78" w:rsidRPr="006D4894" w:rsidRDefault="00C03C78" w:rsidP="00C03C78">
      <w:pPr>
        <w:ind w:firstLine="0"/>
        <w:rPr>
          <w:ins w:id="844" w:author="mohammad minoei" w:date="2015-09-07T13:03:00Z"/>
        </w:rPr>
      </w:pPr>
      <w:ins w:id="845" w:author="mohammad minoei" w:date="2015-09-07T13:03:00Z">
        <w:r w:rsidRPr="006D4894">
          <w:rPr>
            <w:rtl/>
          </w:rPr>
          <w:t>در نهایت نصب پکیج</w:t>
        </w:r>
        <w:r w:rsidRPr="006D4894">
          <w:t xml:space="preserve"> Asterisk </w:t>
        </w:r>
        <w:r w:rsidRPr="006D4894">
          <w:rPr>
            <w:rtl/>
          </w:rPr>
          <w:t>را آغاز میکنیم، ابتدا وارد پوشه</w:t>
        </w:r>
        <w:r w:rsidRPr="006D4894">
          <w:t xml:space="preserve"> Asterisk </w:t>
        </w:r>
        <w:r w:rsidRPr="006D4894">
          <w:rPr>
            <w:rtl/>
          </w:rPr>
          <w:t>شده و سپس مراحل زیر را انجام میدهیم</w:t>
        </w:r>
        <w:r w:rsidRPr="006D4894">
          <w:t xml:space="preserve"> :</w:t>
        </w:r>
      </w:ins>
    </w:p>
    <w:p w:rsidR="00C03C78" w:rsidRPr="006D4894" w:rsidRDefault="00C03C78" w:rsidP="00C03C78">
      <w:pPr>
        <w:ind w:firstLine="0"/>
        <w:rPr>
          <w:ins w:id="846" w:author="mohammad minoei" w:date="2015-09-07T13:03:00Z"/>
        </w:rPr>
      </w:pPr>
      <w:ins w:id="847" w:author="mohammad minoei" w:date="2015-09-07T13:03:00Z">
        <w:r w:rsidRPr="006D4894">
          <w:rPr>
            <w:rtl/>
          </w:rPr>
          <w:t>دستور زیر را اجرا میکنیم</w:t>
        </w:r>
        <w:r w:rsidRPr="006D4894">
          <w:t xml:space="preserve"> :</w:t>
        </w:r>
      </w:ins>
    </w:p>
    <w:p w:rsidR="00C03C78" w:rsidRPr="006D4894" w:rsidRDefault="00C03C78" w:rsidP="00C03C78">
      <w:pPr>
        <w:ind w:firstLine="0"/>
        <w:rPr>
          <w:ins w:id="848"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849" w:author="mohammad minoei" w:date="2015-09-07T13:03:00Z"/>
        </w:trPr>
        <w:tc>
          <w:tcPr>
            <w:tcW w:w="0" w:type="auto"/>
            <w:tcBorders>
              <w:top w:val="nil"/>
              <w:left w:val="nil"/>
              <w:bottom w:val="nil"/>
              <w:right w:val="nil"/>
            </w:tcBorders>
            <w:vAlign w:val="center"/>
            <w:hideMark/>
          </w:tcPr>
          <w:p w:rsidR="00C03C78" w:rsidRPr="006D4894" w:rsidRDefault="00C03C78" w:rsidP="00C03C78">
            <w:pPr>
              <w:ind w:firstLine="0"/>
              <w:rPr>
                <w:ins w:id="850" w:author="mohammad minoei" w:date="2015-09-07T13:03:00Z"/>
                <w:rtl/>
              </w:rPr>
            </w:pPr>
          </w:p>
        </w:tc>
        <w:tc>
          <w:tcPr>
            <w:tcW w:w="10140" w:type="dxa"/>
            <w:tcBorders>
              <w:top w:val="nil"/>
              <w:left w:val="nil"/>
              <w:bottom w:val="nil"/>
              <w:right w:val="nil"/>
            </w:tcBorders>
            <w:vAlign w:val="center"/>
            <w:hideMark/>
          </w:tcPr>
          <w:p w:rsidR="00C03C78" w:rsidRPr="006D4894" w:rsidRDefault="00C03C78">
            <w:pPr>
              <w:ind w:firstLine="0"/>
              <w:jc w:val="right"/>
              <w:rPr>
                <w:ins w:id="851" w:author="mohammad minoei" w:date="2015-09-07T13:03:00Z"/>
              </w:rPr>
              <w:pPrChange w:id="852" w:author="mohammad minoei" w:date="2015-09-07T13:07:00Z">
                <w:pPr>
                  <w:ind w:firstLine="0"/>
                </w:pPr>
              </w:pPrChange>
            </w:pPr>
            <w:ins w:id="853" w:author="mohammad minoei" w:date="2015-09-07T13:03:00Z">
              <w:r w:rsidRPr="006D4894">
                <w:t>./configure</w:t>
              </w:r>
            </w:ins>
          </w:p>
        </w:tc>
      </w:tr>
    </w:tbl>
    <w:p w:rsidR="00C03C78" w:rsidRPr="006D4894" w:rsidRDefault="00C03C78" w:rsidP="00C03C78">
      <w:pPr>
        <w:ind w:firstLine="0"/>
        <w:rPr>
          <w:ins w:id="854" w:author="mohammad minoei" w:date="2015-09-07T13:03:00Z"/>
        </w:rPr>
      </w:pPr>
      <w:ins w:id="855" w:author="mohammad minoei" w:date="2015-09-07T13:03:00Z">
        <w:r w:rsidRPr="006D4894">
          <w:lastRenderedPageBreak/>
          <w:t> </w:t>
        </w:r>
      </w:ins>
    </w:p>
    <w:p w:rsidR="00C03C78" w:rsidRPr="006D4894" w:rsidRDefault="00C03C78" w:rsidP="00C03C78">
      <w:pPr>
        <w:ind w:firstLine="0"/>
        <w:rPr>
          <w:ins w:id="856" w:author="mohammad minoei" w:date="2015-09-07T13:03:00Z"/>
        </w:rPr>
      </w:pPr>
      <w:ins w:id="857" w:author="mohammad minoei" w:date="2015-09-07T13:03:00Z">
        <w:r w:rsidRPr="006D4894">
          <w:rPr>
            <w:rtl/>
          </w:rPr>
          <w:t>نتیجه نهایی در تصویر زیر نشان داده شده است</w:t>
        </w:r>
        <w:r w:rsidRPr="006D4894">
          <w:t xml:space="preserve"> :</w:t>
        </w:r>
      </w:ins>
    </w:p>
    <w:p w:rsidR="00C03C78" w:rsidRPr="006D4894" w:rsidRDefault="00C03C78">
      <w:pPr>
        <w:ind w:firstLine="0"/>
        <w:jc w:val="center"/>
        <w:rPr>
          <w:ins w:id="858" w:author="mohammad minoei" w:date="2015-09-07T13:03:00Z"/>
        </w:rPr>
        <w:pPrChange w:id="859" w:author="mohammad minoei" w:date="2015-09-07T13:27:00Z">
          <w:pPr>
            <w:ind w:firstLine="0"/>
          </w:pPr>
        </w:pPrChange>
      </w:pPr>
      <w:ins w:id="860" w:author="mohammad minoei" w:date="2015-09-07T13:03:00Z">
        <w:r w:rsidRPr="006D4894">
          <w:rPr>
            <w:noProof/>
            <w:lang w:bidi="fa-IR"/>
          </w:rPr>
          <w:drawing>
            <wp:inline distT="0" distB="0" distL="0" distR="0">
              <wp:extent cx="5243830" cy="3867150"/>
              <wp:effectExtent l="0" t="0" r="0" b="0"/>
              <wp:docPr id="4" name="Picture 4" descr="Bil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ld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3830" cy="3867150"/>
                      </a:xfrm>
                      <a:prstGeom prst="rect">
                        <a:avLst/>
                      </a:prstGeom>
                      <a:noFill/>
                      <a:ln>
                        <a:noFill/>
                      </a:ln>
                    </pic:spPr>
                  </pic:pic>
                </a:graphicData>
              </a:graphic>
            </wp:inline>
          </w:drawing>
        </w:r>
      </w:ins>
    </w:p>
    <w:p w:rsidR="00AD0A4C" w:rsidRPr="00F16C78" w:rsidRDefault="00AD0A4C" w:rsidP="00C4238D">
      <w:pPr>
        <w:spacing w:line="16" w:lineRule="atLeast"/>
        <w:jc w:val="center"/>
        <w:rPr>
          <w:ins w:id="861" w:author="mohammad minoei" w:date="2015-09-07T20:30:00Z"/>
          <w:rFonts w:hint="cs"/>
        </w:rPr>
        <w:pPrChange w:id="862" w:author="mohammad minoei" w:date="2015-09-07T20:49:00Z">
          <w:pPr>
            <w:spacing w:line="16" w:lineRule="atLeast"/>
            <w:jc w:val="center"/>
          </w:pPr>
        </w:pPrChange>
      </w:pPr>
      <w:ins w:id="863" w:author="mohammad minoei" w:date="2015-09-07T20:30:00Z">
        <w:r>
          <w:rPr>
            <w:rFonts w:cs="B Nazanin" w:hint="cs"/>
            <w:b/>
            <w:bCs/>
            <w:sz w:val="20"/>
            <w:szCs w:val="20"/>
            <w:rtl/>
            <w:lang w:bidi="fa-IR"/>
          </w:rPr>
          <w:t xml:space="preserve">شکل </w:t>
        </w:r>
      </w:ins>
      <w:ins w:id="864" w:author="mohammad minoei" w:date="2015-09-07T20:42:00Z">
        <w:r w:rsidR="005C35B2">
          <w:rPr>
            <w:rFonts w:cs="B Nazanin" w:hint="cs"/>
            <w:b/>
            <w:bCs/>
            <w:sz w:val="20"/>
            <w:szCs w:val="20"/>
            <w:rtl/>
            <w:lang w:bidi="fa-IR"/>
          </w:rPr>
          <w:t>2</w:t>
        </w:r>
      </w:ins>
      <w:ins w:id="865" w:author="mohammad minoei" w:date="2015-09-07T20:30:00Z">
        <w:r>
          <w:rPr>
            <w:rFonts w:cs="B Nazanin" w:hint="cs"/>
            <w:b/>
            <w:bCs/>
            <w:sz w:val="20"/>
            <w:szCs w:val="20"/>
            <w:rtl/>
            <w:lang w:bidi="fa-IR"/>
          </w:rPr>
          <w:t>-2</w:t>
        </w:r>
      </w:ins>
      <w:ins w:id="866" w:author="mohammad minoei" w:date="2015-09-07T20:42:00Z">
        <w:r w:rsidR="005C35B2">
          <w:rPr>
            <w:rFonts w:cs="B Nazanin" w:hint="cs"/>
            <w:b/>
            <w:bCs/>
            <w:sz w:val="20"/>
            <w:szCs w:val="20"/>
            <w:rtl/>
            <w:lang w:bidi="fa-IR"/>
          </w:rPr>
          <w:t>7</w:t>
        </w:r>
      </w:ins>
      <w:ins w:id="867" w:author="mohammad minoei" w:date="2015-09-07T20:30:00Z">
        <w:r>
          <w:rPr>
            <w:rFonts w:cs="B Nazanin" w:hint="cs"/>
            <w:b/>
            <w:bCs/>
            <w:sz w:val="20"/>
            <w:szCs w:val="20"/>
            <w:rtl/>
            <w:lang w:bidi="fa-IR"/>
          </w:rPr>
          <w:t xml:space="preserve">- </w:t>
        </w:r>
      </w:ins>
      <w:ins w:id="868" w:author="mohammad minoei" w:date="2015-09-07T20:49:00Z">
        <w:r w:rsidR="00C4238D">
          <w:rPr>
            <w:rFonts w:cs="B Nazanin" w:hint="cs"/>
            <w:b/>
            <w:bCs/>
            <w:sz w:val="20"/>
            <w:szCs w:val="20"/>
            <w:rtl/>
            <w:lang w:bidi="fa-IR"/>
          </w:rPr>
          <w:t>پایان نصب</w:t>
        </w:r>
      </w:ins>
    </w:p>
    <w:p w:rsidR="00F864D1" w:rsidRDefault="00F864D1" w:rsidP="00AD0A4C">
      <w:pPr>
        <w:ind w:firstLine="0"/>
        <w:jc w:val="center"/>
        <w:rPr>
          <w:ins w:id="869" w:author="mohammad minoei" w:date="2015-09-07T13:27:00Z"/>
          <w:rtl/>
        </w:rPr>
        <w:pPrChange w:id="870" w:author="mohammad minoei" w:date="2015-09-07T20:30:00Z">
          <w:pPr>
            <w:ind w:firstLine="0"/>
          </w:pPr>
        </w:pPrChange>
      </w:pPr>
    </w:p>
    <w:p w:rsidR="00F864D1" w:rsidRDefault="00F864D1" w:rsidP="00C03C78">
      <w:pPr>
        <w:ind w:firstLine="0"/>
        <w:rPr>
          <w:ins w:id="871" w:author="mohammad minoei" w:date="2015-09-07T13:27:00Z"/>
          <w:rtl/>
        </w:rPr>
      </w:pPr>
    </w:p>
    <w:p w:rsidR="00C03C78" w:rsidRPr="006D4894" w:rsidRDefault="00C03C78" w:rsidP="00C03C78">
      <w:pPr>
        <w:ind w:firstLine="0"/>
        <w:rPr>
          <w:ins w:id="872" w:author="mohammad minoei" w:date="2015-09-07T13:03:00Z"/>
        </w:rPr>
      </w:pPr>
      <w:ins w:id="873" w:author="mohammad minoei" w:date="2015-09-07T13:03:00Z">
        <w:r w:rsidRPr="006D4894">
          <w:rPr>
            <w:rtl/>
          </w:rPr>
          <w:t>سپس با اجرای دستور</w:t>
        </w:r>
        <w:r w:rsidRPr="006D4894">
          <w:t xml:space="preserve"> “make menuselect” </w:t>
        </w:r>
        <w:r w:rsidRPr="006D4894">
          <w:rPr>
            <w:rtl/>
          </w:rPr>
          <w:t>گزینه</w:t>
        </w:r>
        <w:r w:rsidRPr="006D4894">
          <w:t xml:space="preserve"> mysql_cdr  </w:t>
        </w:r>
        <w:r w:rsidRPr="006D4894">
          <w:rPr>
            <w:rtl/>
          </w:rPr>
          <w:t>را از منو انتخاب میکنیم</w:t>
        </w:r>
        <w:r w:rsidRPr="006D4894">
          <w:t xml:space="preserve"> :</w:t>
        </w:r>
      </w:ins>
    </w:p>
    <w:p w:rsidR="00C03C78" w:rsidRPr="006D4894" w:rsidRDefault="00C03C78">
      <w:pPr>
        <w:ind w:firstLine="0"/>
        <w:jc w:val="center"/>
        <w:rPr>
          <w:ins w:id="874" w:author="mohammad minoei" w:date="2015-09-07T13:03:00Z"/>
          <w:rtl/>
        </w:rPr>
        <w:pPrChange w:id="875" w:author="mohammad minoei" w:date="2015-09-07T13:27:00Z">
          <w:pPr>
            <w:ind w:firstLine="0"/>
          </w:pPr>
        </w:pPrChange>
      </w:pPr>
      <w:ins w:id="876" w:author="mohammad minoei" w:date="2015-09-07T13:03:00Z">
        <w:r w:rsidRPr="006D4894">
          <w:rPr>
            <w:noProof/>
            <w:lang w:bidi="fa-IR"/>
          </w:rPr>
          <w:lastRenderedPageBreak/>
          <w:drawing>
            <wp:inline distT="0" distB="0" distL="0" distR="0">
              <wp:extent cx="5243830" cy="3338195"/>
              <wp:effectExtent l="0" t="0" r="0" b="0"/>
              <wp:docPr id="3" name="Picture 3" descr="Bil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ld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3830" cy="3338195"/>
                      </a:xfrm>
                      <a:prstGeom prst="rect">
                        <a:avLst/>
                      </a:prstGeom>
                      <a:noFill/>
                      <a:ln>
                        <a:noFill/>
                      </a:ln>
                    </pic:spPr>
                  </pic:pic>
                </a:graphicData>
              </a:graphic>
            </wp:inline>
          </w:drawing>
        </w:r>
      </w:ins>
    </w:p>
    <w:p w:rsidR="00AD0A4C" w:rsidRPr="00F16C78" w:rsidRDefault="00AD0A4C" w:rsidP="00C4238D">
      <w:pPr>
        <w:spacing w:line="16" w:lineRule="atLeast"/>
        <w:jc w:val="center"/>
        <w:rPr>
          <w:ins w:id="877" w:author="mohammad minoei" w:date="2015-09-07T20:30:00Z"/>
          <w:rFonts w:hint="cs"/>
        </w:rPr>
        <w:pPrChange w:id="878" w:author="mohammad minoei" w:date="2015-09-07T20:49:00Z">
          <w:pPr>
            <w:spacing w:line="16" w:lineRule="atLeast"/>
            <w:jc w:val="center"/>
          </w:pPr>
        </w:pPrChange>
      </w:pPr>
      <w:ins w:id="879" w:author="mohammad minoei" w:date="2015-09-07T20:30:00Z">
        <w:r>
          <w:rPr>
            <w:rFonts w:cs="B Nazanin" w:hint="cs"/>
            <w:b/>
            <w:bCs/>
            <w:sz w:val="20"/>
            <w:szCs w:val="20"/>
            <w:rtl/>
            <w:lang w:bidi="fa-IR"/>
          </w:rPr>
          <w:t xml:space="preserve">شکل </w:t>
        </w:r>
      </w:ins>
      <w:ins w:id="880" w:author="mohammad minoei" w:date="2015-09-07T20:42:00Z">
        <w:r w:rsidR="005C35B2">
          <w:rPr>
            <w:rFonts w:cs="B Nazanin" w:hint="cs"/>
            <w:b/>
            <w:bCs/>
            <w:sz w:val="20"/>
            <w:szCs w:val="20"/>
            <w:rtl/>
            <w:lang w:bidi="fa-IR"/>
          </w:rPr>
          <w:t>2</w:t>
        </w:r>
      </w:ins>
      <w:ins w:id="881" w:author="mohammad minoei" w:date="2015-09-07T20:30:00Z">
        <w:r>
          <w:rPr>
            <w:rFonts w:cs="B Nazanin" w:hint="cs"/>
            <w:b/>
            <w:bCs/>
            <w:sz w:val="20"/>
            <w:szCs w:val="20"/>
            <w:rtl/>
            <w:lang w:bidi="fa-IR"/>
          </w:rPr>
          <w:t>-2</w:t>
        </w:r>
      </w:ins>
      <w:ins w:id="882" w:author="mohammad minoei" w:date="2015-09-07T20:42:00Z">
        <w:r w:rsidR="005C35B2">
          <w:rPr>
            <w:rFonts w:cs="B Nazanin" w:hint="cs"/>
            <w:b/>
            <w:bCs/>
            <w:sz w:val="20"/>
            <w:szCs w:val="20"/>
            <w:rtl/>
            <w:lang w:bidi="fa-IR"/>
          </w:rPr>
          <w:t>8</w:t>
        </w:r>
      </w:ins>
      <w:ins w:id="883" w:author="mohammad minoei" w:date="2015-09-07T20:30:00Z">
        <w:r>
          <w:rPr>
            <w:rFonts w:cs="B Nazanin" w:hint="cs"/>
            <w:b/>
            <w:bCs/>
            <w:sz w:val="20"/>
            <w:szCs w:val="20"/>
            <w:rtl/>
            <w:lang w:bidi="fa-IR"/>
          </w:rPr>
          <w:t xml:space="preserve">- </w:t>
        </w:r>
      </w:ins>
      <w:ins w:id="884" w:author="mohammad minoei" w:date="2015-09-07T20:49:00Z">
        <w:r w:rsidR="00C4238D">
          <w:rPr>
            <w:rFonts w:cs="B Nazanin" w:hint="cs"/>
            <w:b/>
            <w:bCs/>
            <w:sz w:val="20"/>
            <w:szCs w:val="20"/>
            <w:rtl/>
            <w:lang w:bidi="fa-IR"/>
          </w:rPr>
          <w:t>اضافه کردن افزونه ها</w:t>
        </w:r>
      </w:ins>
    </w:p>
    <w:p w:rsidR="00286DE3" w:rsidRDefault="00286DE3" w:rsidP="00AD0A4C">
      <w:pPr>
        <w:ind w:firstLine="0"/>
        <w:jc w:val="center"/>
        <w:rPr>
          <w:ins w:id="885" w:author="mohammad minoei" w:date="2015-09-07T13:21:00Z"/>
          <w:rtl/>
        </w:rPr>
        <w:pPrChange w:id="886" w:author="mohammad minoei" w:date="2015-09-07T20:30:00Z">
          <w:pPr>
            <w:ind w:firstLine="0"/>
          </w:pPr>
        </w:pPrChange>
      </w:pPr>
    </w:p>
    <w:p w:rsidR="00C03C78" w:rsidRPr="006D4894" w:rsidRDefault="00C03C78" w:rsidP="00C03C78">
      <w:pPr>
        <w:ind w:firstLine="0"/>
        <w:rPr>
          <w:ins w:id="887" w:author="mohammad minoei" w:date="2015-09-07T13:03:00Z"/>
        </w:rPr>
      </w:pPr>
      <w:ins w:id="888" w:author="mohammad minoei" w:date="2015-09-07T13:03:00Z">
        <w:r w:rsidRPr="006D4894">
          <w:rPr>
            <w:rtl/>
          </w:rPr>
          <w:t>در نهایت با اجرای دستورهای</w:t>
        </w:r>
        <w:r w:rsidRPr="006D4894">
          <w:t xml:space="preserve"> “make” </w:t>
        </w:r>
        <w:r w:rsidRPr="006D4894">
          <w:rPr>
            <w:rtl/>
          </w:rPr>
          <w:t>و</w:t>
        </w:r>
        <w:r w:rsidRPr="006D4894">
          <w:t xml:space="preserve"> “make install” </w:t>
        </w:r>
        <w:r w:rsidRPr="006D4894">
          <w:rPr>
            <w:rtl/>
          </w:rPr>
          <w:t>پکیج</w:t>
        </w:r>
        <w:r w:rsidRPr="006D4894">
          <w:t xml:space="preserve"> asterisk </w:t>
        </w:r>
        <w:r w:rsidRPr="006D4894">
          <w:rPr>
            <w:rtl/>
          </w:rPr>
          <w:t>را نصب میکنیم . نتیجه نهایی در ۲ تصویر زیر نشان داده است</w:t>
        </w:r>
        <w:r w:rsidRPr="006D4894">
          <w:t>:</w:t>
        </w:r>
      </w:ins>
    </w:p>
    <w:p w:rsidR="00C03C78" w:rsidRPr="006D4894" w:rsidRDefault="00C03C78">
      <w:pPr>
        <w:ind w:firstLine="0"/>
        <w:jc w:val="center"/>
        <w:rPr>
          <w:ins w:id="889" w:author="mohammad minoei" w:date="2015-09-07T13:03:00Z"/>
          <w:rtl/>
        </w:rPr>
        <w:pPrChange w:id="890" w:author="mohammad minoei" w:date="2015-09-07T13:27:00Z">
          <w:pPr>
            <w:ind w:firstLine="0"/>
          </w:pPr>
        </w:pPrChange>
      </w:pPr>
      <w:ins w:id="891" w:author="mohammad minoei" w:date="2015-09-07T13:03:00Z">
        <w:r w:rsidRPr="006D4894">
          <w:rPr>
            <w:noProof/>
            <w:lang w:bidi="fa-IR"/>
          </w:rPr>
          <w:drawing>
            <wp:inline distT="0" distB="0" distL="0" distR="0">
              <wp:extent cx="5243830" cy="1189990"/>
              <wp:effectExtent l="0" t="0" r="0" b="0"/>
              <wp:docPr id="2" name="Picture 2" descr="Bil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ld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3830" cy="1189990"/>
                      </a:xfrm>
                      <a:prstGeom prst="rect">
                        <a:avLst/>
                      </a:prstGeom>
                      <a:noFill/>
                      <a:ln>
                        <a:noFill/>
                      </a:ln>
                    </pic:spPr>
                  </pic:pic>
                </a:graphicData>
              </a:graphic>
            </wp:inline>
          </w:drawing>
        </w:r>
      </w:ins>
    </w:p>
    <w:p w:rsidR="00AD0A4C" w:rsidRPr="00F16C78" w:rsidRDefault="00AD0A4C" w:rsidP="00C4238D">
      <w:pPr>
        <w:spacing w:line="16" w:lineRule="atLeast"/>
        <w:jc w:val="center"/>
        <w:rPr>
          <w:ins w:id="892" w:author="mohammad minoei" w:date="2015-09-07T20:30:00Z"/>
          <w:rFonts w:hint="cs"/>
        </w:rPr>
        <w:pPrChange w:id="893" w:author="mohammad minoei" w:date="2015-09-07T20:49:00Z">
          <w:pPr>
            <w:spacing w:line="16" w:lineRule="atLeast"/>
            <w:jc w:val="center"/>
          </w:pPr>
        </w:pPrChange>
      </w:pPr>
      <w:ins w:id="894" w:author="mohammad minoei" w:date="2015-09-07T20:30:00Z">
        <w:r>
          <w:rPr>
            <w:rFonts w:cs="B Nazanin" w:hint="cs"/>
            <w:b/>
            <w:bCs/>
            <w:sz w:val="20"/>
            <w:szCs w:val="20"/>
            <w:rtl/>
            <w:lang w:bidi="fa-IR"/>
          </w:rPr>
          <w:t xml:space="preserve">شکل </w:t>
        </w:r>
      </w:ins>
      <w:ins w:id="895" w:author="mohammad minoei" w:date="2015-09-07T20:42:00Z">
        <w:r w:rsidR="005C35B2">
          <w:rPr>
            <w:rFonts w:cs="B Nazanin" w:hint="cs"/>
            <w:b/>
            <w:bCs/>
            <w:sz w:val="20"/>
            <w:szCs w:val="20"/>
            <w:rtl/>
            <w:lang w:bidi="fa-IR"/>
          </w:rPr>
          <w:t>2</w:t>
        </w:r>
      </w:ins>
      <w:ins w:id="896" w:author="mohammad minoei" w:date="2015-09-07T20:30:00Z">
        <w:r>
          <w:rPr>
            <w:rFonts w:cs="B Nazanin" w:hint="cs"/>
            <w:b/>
            <w:bCs/>
            <w:sz w:val="20"/>
            <w:szCs w:val="20"/>
            <w:rtl/>
            <w:lang w:bidi="fa-IR"/>
          </w:rPr>
          <w:t>-2</w:t>
        </w:r>
      </w:ins>
      <w:ins w:id="897" w:author="mohammad minoei" w:date="2015-09-07T20:42:00Z">
        <w:r w:rsidR="005C35B2">
          <w:rPr>
            <w:rFonts w:cs="B Nazanin" w:hint="cs"/>
            <w:b/>
            <w:bCs/>
            <w:sz w:val="20"/>
            <w:szCs w:val="20"/>
            <w:rtl/>
            <w:lang w:bidi="fa-IR"/>
          </w:rPr>
          <w:t>9</w:t>
        </w:r>
      </w:ins>
      <w:ins w:id="898" w:author="mohammad minoei" w:date="2015-09-07T20:30:00Z">
        <w:r>
          <w:rPr>
            <w:rFonts w:cs="B Nazanin" w:hint="cs"/>
            <w:b/>
            <w:bCs/>
            <w:sz w:val="20"/>
            <w:szCs w:val="20"/>
            <w:rtl/>
            <w:lang w:bidi="fa-IR"/>
          </w:rPr>
          <w:t xml:space="preserve">- </w:t>
        </w:r>
      </w:ins>
      <w:ins w:id="899" w:author="mohammad minoei" w:date="2015-09-07T20:50:00Z">
        <w:r w:rsidR="00C4238D">
          <w:rPr>
            <w:rFonts w:cs="B Nazanin" w:hint="cs"/>
            <w:b/>
            <w:bCs/>
            <w:sz w:val="20"/>
            <w:szCs w:val="20"/>
            <w:rtl/>
            <w:lang w:bidi="fa-IR"/>
          </w:rPr>
          <w:t>تکمیل نصب افزونه ها</w:t>
        </w:r>
      </w:ins>
    </w:p>
    <w:p w:rsidR="00C03C78" w:rsidRDefault="00C03C78" w:rsidP="00AD0A4C">
      <w:pPr>
        <w:ind w:firstLine="0"/>
        <w:jc w:val="center"/>
        <w:rPr>
          <w:ins w:id="900" w:author="mohammad minoei" w:date="2015-09-07T13:27:00Z"/>
          <w:rtl/>
        </w:rPr>
        <w:pPrChange w:id="901" w:author="mohammad minoei" w:date="2015-09-07T20:30:00Z">
          <w:pPr>
            <w:ind w:firstLine="0"/>
          </w:pPr>
        </w:pPrChange>
      </w:pPr>
    </w:p>
    <w:p w:rsidR="00F864D1" w:rsidRDefault="00F864D1" w:rsidP="00C03C78">
      <w:pPr>
        <w:ind w:firstLine="0"/>
        <w:rPr>
          <w:ins w:id="902" w:author="mohammad minoei" w:date="2015-09-07T13:27:00Z"/>
          <w:rtl/>
        </w:rPr>
      </w:pPr>
    </w:p>
    <w:p w:rsidR="00F864D1" w:rsidRPr="006D4894" w:rsidRDefault="00F864D1" w:rsidP="00C03C78">
      <w:pPr>
        <w:ind w:firstLine="0"/>
        <w:rPr>
          <w:ins w:id="903" w:author="mohammad minoei" w:date="2015-09-07T13:03:00Z"/>
        </w:rPr>
      </w:pPr>
    </w:p>
    <w:p w:rsidR="00C03C78" w:rsidRPr="006D4894" w:rsidRDefault="00C03C78">
      <w:pPr>
        <w:ind w:firstLine="0"/>
        <w:jc w:val="center"/>
        <w:rPr>
          <w:ins w:id="904" w:author="mohammad minoei" w:date="2015-09-07T13:03:00Z"/>
          <w:rtl/>
        </w:rPr>
        <w:pPrChange w:id="905" w:author="mohammad minoei" w:date="2015-09-07T13:21:00Z">
          <w:pPr>
            <w:ind w:firstLine="0"/>
          </w:pPr>
        </w:pPrChange>
      </w:pPr>
      <w:ins w:id="906" w:author="mohammad minoei" w:date="2015-09-07T13:03:00Z">
        <w:r w:rsidRPr="006D4894">
          <w:rPr>
            <w:noProof/>
            <w:lang w:bidi="fa-IR"/>
          </w:rPr>
          <w:lastRenderedPageBreak/>
          <w:drawing>
            <wp:inline distT="0" distB="0" distL="0" distR="0">
              <wp:extent cx="5243830" cy="2743200"/>
              <wp:effectExtent l="0" t="0" r="0" b="0"/>
              <wp:docPr id="1" name="Picture 1" descr="Bild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ild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3830" cy="2743200"/>
                      </a:xfrm>
                      <a:prstGeom prst="rect">
                        <a:avLst/>
                      </a:prstGeom>
                      <a:noFill/>
                      <a:ln>
                        <a:noFill/>
                      </a:ln>
                    </pic:spPr>
                  </pic:pic>
                </a:graphicData>
              </a:graphic>
            </wp:inline>
          </w:drawing>
        </w:r>
      </w:ins>
    </w:p>
    <w:p w:rsidR="00AD0A4C" w:rsidRPr="00F16C78" w:rsidRDefault="00AD0A4C" w:rsidP="00C4238D">
      <w:pPr>
        <w:spacing w:line="16" w:lineRule="atLeast"/>
        <w:jc w:val="center"/>
        <w:rPr>
          <w:ins w:id="907" w:author="mohammad minoei" w:date="2015-09-07T20:30:00Z"/>
          <w:rFonts w:hint="cs"/>
        </w:rPr>
        <w:pPrChange w:id="908" w:author="mohammad minoei" w:date="2015-09-07T20:50:00Z">
          <w:pPr>
            <w:spacing w:line="16" w:lineRule="atLeast"/>
            <w:jc w:val="center"/>
          </w:pPr>
        </w:pPrChange>
      </w:pPr>
      <w:ins w:id="909" w:author="mohammad minoei" w:date="2015-09-07T20:30:00Z">
        <w:r>
          <w:rPr>
            <w:rFonts w:cs="B Nazanin" w:hint="cs"/>
            <w:b/>
            <w:bCs/>
            <w:sz w:val="20"/>
            <w:szCs w:val="20"/>
            <w:rtl/>
            <w:lang w:bidi="fa-IR"/>
          </w:rPr>
          <w:t xml:space="preserve">شکل </w:t>
        </w:r>
      </w:ins>
      <w:ins w:id="910" w:author="mohammad minoei" w:date="2015-09-07T20:42:00Z">
        <w:r w:rsidR="005C35B2">
          <w:rPr>
            <w:rFonts w:cs="B Nazanin" w:hint="cs"/>
            <w:b/>
            <w:bCs/>
            <w:sz w:val="20"/>
            <w:szCs w:val="20"/>
            <w:rtl/>
            <w:lang w:bidi="fa-IR"/>
          </w:rPr>
          <w:t>2</w:t>
        </w:r>
      </w:ins>
      <w:ins w:id="911" w:author="mohammad minoei" w:date="2015-09-07T20:30:00Z">
        <w:r>
          <w:rPr>
            <w:rFonts w:cs="B Nazanin" w:hint="cs"/>
            <w:b/>
            <w:bCs/>
            <w:sz w:val="20"/>
            <w:szCs w:val="20"/>
            <w:rtl/>
            <w:lang w:bidi="fa-IR"/>
          </w:rPr>
          <w:t>-</w:t>
        </w:r>
      </w:ins>
      <w:ins w:id="912" w:author="mohammad minoei" w:date="2015-09-07T20:42:00Z">
        <w:r w:rsidR="005C35B2">
          <w:rPr>
            <w:rFonts w:cs="B Nazanin" w:hint="cs"/>
            <w:b/>
            <w:bCs/>
            <w:sz w:val="20"/>
            <w:szCs w:val="20"/>
            <w:rtl/>
            <w:lang w:bidi="fa-IR"/>
          </w:rPr>
          <w:t>30</w:t>
        </w:r>
      </w:ins>
      <w:ins w:id="913" w:author="mohammad minoei" w:date="2015-09-07T20:30:00Z">
        <w:r>
          <w:rPr>
            <w:rFonts w:cs="B Nazanin" w:hint="cs"/>
            <w:b/>
            <w:bCs/>
            <w:sz w:val="20"/>
            <w:szCs w:val="20"/>
            <w:rtl/>
            <w:lang w:bidi="fa-IR"/>
          </w:rPr>
          <w:t xml:space="preserve">- </w:t>
        </w:r>
      </w:ins>
      <w:ins w:id="914" w:author="mohammad minoei" w:date="2015-09-07T20:50:00Z">
        <w:r w:rsidR="00C4238D">
          <w:rPr>
            <w:rFonts w:cs="B Nazanin" w:hint="cs"/>
            <w:b/>
            <w:bCs/>
            <w:sz w:val="20"/>
            <w:szCs w:val="20"/>
            <w:rtl/>
            <w:lang w:bidi="fa-IR"/>
          </w:rPr>
          <w:t>نهایی شدن نصب</w:t>
        </w:r>
      </w:ins>
    </w:p>
    <w:p w:rsidR="00F864D1" w:rsidRDefault="00F864D1" w:rsidP="00AD0A4C">
      <w:pPr>
        <w:ind w:firstLine="0"/>
        <w:jc w:val="center"/>
        <w:rPr>
          <w:ins w:id="915" w:author="mohammad minoei" w:date="2015-09-07T13:27:00Z"/>
          <w:rtl/>
        </w:rPr>
        <w:pPrChange w:id="916" w:author="mohammad minoei" w:date="2015-09-07T20:30:00Z">
          <w:pPr>
            <w:ind w:firstLine="0"/>
          </w:pPr>
        </w:pPrChange>
      </w:pPr>
    </w:p>
    <w:p w:rsidR="00C03C78" w:rsidRPr="006D4894" w:rsidRDefault="00C03C78" w:rsidP="00C03C78">
      <w:pPr>
        <w:ind w:firstLine="0"/>
        <w:rPr>
          <w:ins w:id="917" w:author="mohammad minoei" w:date="2015-09-07T13:03:00Z"/>
        </w:rPr>
      </w:pPr>
      <w:ins w:id="918" w:author="mohammad minoei" w:date="2015-09-07T13:03:00Z">
        <w:r w:rsidRPr="006D4894">
          <w:rPr>
            <w:rtl/>
          </w:rPr>
          <w:t>برای نصب مجموعه ای از فایل های پیکربندی نمونه برای</w:t>
        </w:r>
        <w:r w:rsidRPr="006D4894">
          <w:t xml:space="preserve"> asterisk </w:t>
        </w:r>
        <w:r w:rsidRPr="006D4894">
          <w:rPr>
            <w:rtl/>
          </w:rPr>
          <w:t>، دستور زیر را تایپ میکنیم</w:t>
        </w:r>
        <w:r w:rsidRPr="006D4894">
          <w:t xml:space="preserve"> :</w:t>
        </w:r>
      </w:ins>
    </w:p>
    <w:p w:rsidR="00C03C78" w:rsidRPr="006D4894" w:rsidRDefault="00C03C78" w:rsidP="00C03C78">
      <w:pPr>
        <w:ind w:firstLine="0"/>
        <w:rPr>
          <w:ins w:id="919" w:author="mohammad minoei" w:date="2015-09-07T13:03:00Z"/>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80"/>
      </w:tblGrid>
      <w:tr w:rsidR="00C03C78" w:rsidRPr="006D4894" w:rsidTr="00C03C78">
        <w:trPr>
          <w:tblCellSpacing w:w="15" w:type="dxa"/>
          <w:ins w:id="920" w:author="mohammad minoei" w:date="2015-09-07T13:03:00Z"/>
        </w:trPr>
        <w:tc>
          <w:tcPr>
            <w:tcW w:w="0" w:type="auto"/>
            <w:tcBorders>
              <w:top w:val="nil"/>
              <w:left w:val="nil"/>
              <w:bottom w:val="nil"/>
              <w:right w:val="nil"/>
            </w:tcBorders>
            <w:vAlign w:val="center"/>
          </w:tcPr>
          <w:p w:rsidR="00C03C78" w:rsidRPr="006D4894" w:rsidRDefault="00C03C78" w:rsidP="00C03C78">
            <w:pPr>
              <w:ind w:firstLine="0"/>
              <w:rPr>
                <w:ins w:id="921" w:author="mohammad minoei" w:date="2015-09-07T13:03:00Z"/>
              </w:rPr>
            </w:pPr>
          </w:p>
        </w:tc>
        <w:tc>
          <w:tcPr>
            <w:tcW w:w="10140" w:type="dxa"/>
            <w:tcBorders>
              <w:top w:val="nil"/>
              <w:left w:val="nil"/>
              <w:bottom w:val="nil"/>
              <w:right w:val="nil"/>
            </w:tcBorders>
            <w:vAlign w:val="center"/>
            <w:hideMark/>
          </w:tcPr>
          <w:p w:rsidR="00C03C78" w:rsidRPr="006D4894" w:rsidRDefault="00C03C78">
            <w:pPr>
              <w:ind w:firstLine="0"/>
              <w:jc w:val="right"/>
              <w:rPr>
                <w:ins w:id="922" w:author="mohammad minoei" w:date="2015-09-07T13:03:00Z"/>
                <w:rtl/>
                <w:lang w:bidi="fa-IR"/>
              </w:rPr>
              <w:pPrChange w:id="923" w:author="mohammad minoei" w:date="2015-09-07T13:07:00Z">
                <w:pPr>
                  <w:ind w:firstLine="0"/>
                </w:pPr>
              </w:pPrChange>
            </w:pPr>
            <w:ins w:id="924" w:author="mohammad minoei" w:date="2015-09-07T13:03:00Z">
              <w:r w:rsidRPr="006D4894">
                <w:t>#make samples</w:t>
              </w:r>
            </w:ins>
          </w:p>
        </w:tc>
      </w:tr>
    </w:tbl>
    <w:p w:rsidR="00C03C78" w:rsidRPr="006D4894" w:rsidRDefault="00C03C78" w:rsidP="00C03C78">
      <w:pPr>
        <w:ind w:firstLine="0"/>
        <w:rPr>
          <w:ins w:id="925" w:author="mohammad minoei" w:date="2015-09-07T13:03:00Z"/>
        </w:rPr>
      </w:pPr>
      <w:ins w:id="926" w:author="mohammad minoei" w:date="2015-09-07T13:03:00Z">
        <w:r w:rsidRPr="006D4894">
          <w:t> </w:t>
        </w:r>
      </w:ins>
    </w:p>
    <w:p w:rsidR="00C03C78" w:rsidRPr="006D4894" w:rsidRDefault="00C03C78" w:rsidP="00C03C78">
      <w:pPr>
        <w:ind w:firstLine="0"/>
        <w:rPr>
          <w:ins w:id="927" w:author="mohammad minoei" w:date="2015-09-07T13:03:00Z"/>
        </w:rPr>
      </w:pPr>
    </w:p>
    <w:p w:rsidR="00EE713B" w:rsidRDefault="00EE713B">
      <w:pPr>
        <w:rPr>
          <w:ins w:id="928" w:author="mohammad minoei" w:date="2015-09-07T13:27:00Z"/>
          <w:rtl/>
        </w:rPr>
        <w:pPrChange w:id="929" w:author="mohammad minoei" w:date="2015-09-06T23:51:00Z">
          <w:pPr>
            <w:pStyle w:val="Heading3"/>
            <w:spacing w:line="16" w:lineRule="atLeast"/>
          </w:pPr>
        </w:pPrChange>
      </w:pPr>
    </w:p>
    <w:p w:rsidR="00F864D1" w:rsidRDefault="00F864D1">
      <w:pPr>
        <w:rPr>
          <w:ins w:id="930" w:author="mohammad minoei" w:date="2015-09-07T13:27:00Z"/>
          <w:rtl/>
        </w:rPr>
        <w:pPrChange w:id="931" w:author="mohammad minoei" w:date="2015-09-06T23:51:00Z">
          <w:pPr>
            <w:pStyle w:val="Heading3"/>
            <w:spacing w:line="16" w:lineRule="atLeast"/>
          </w:pPr>
        </w:pPrChange>
      </w:pPr>
    </w:p>
    <w:p w:rsidR="00F864D1" w:rsidRDefault="00F864D1">
      <w:pPr>
        <w:rPr>
          <w:ins w:id="932" w:author="mohammad minoei" w:date="2015-09-07T13:27:00Z"/>
          <w:rtl/>
        </w:rPr>
        <w:pPrChange w:id="933" w:author="mohammad minoei" w:date="2015-09-06T23:51:00Z">
          <w:pPr>
            <w:pStyle w:val="Heading3"/>
            <w:spacing w:line="16" w:lineRule="atLeast"/>
          </w:pPr>
        </w:pPrChange>
      </w:pPr>
    </w:p>
    <w:p w:rsidR="00FA2495" w:rsidRDefault="00FA2495">
      <w:pPr>
        <w:pStyle w:val="Heading3"/>
        <w:spacing w:line="16" w:lineRule="atLeast"/>
        <w:rPr>
          <w:ins w:id="934" w:author="mohammad minoei" w:date="2015-09-07T13:08:00Z"/>
          <w:rtl/>
          <w:lang w:bidi="fa-IR"/>
        </w:rPr>
        <w:pPrChange w:id="935" w:author="mohammad minoei" w:date="2015-09-07T13:26:00Z">
          <w:pPr>
            <w:pStyle w:val="Heading3"/>
            <w:spacing w:line="16" w:lineRule="atLeast"/>
          </w:pPr>
        </w:pPrChange>
      </w:pPr>
      <w:ins w:id="936" w:author="mohammad minoei" w:date="2015-09-06T23:42:00Z">
        <w:r>
          <w:rPr>
            <w:rFonts w:hint="cs"/>
            <w:rtl/>
          </w:rPr>
          <w:t>3-1-</w:t>
        </w:r>
      </w:ins>
      <w:ins w:id="937" w:author="mohammad minoei" w:date="2015-09-07T13:26:00Z">
        <w:r w:rsidR="00286DE3">
          <w:rPr>
            <w:rFonts w:hint="cs"/>
            <w:rtl/>
          </w:rPr>
          <w:t>3</w:t>
        </w:r>
      </w:ins>
      <w:ins w:id="938" w:author="mohammad minoei" w:date="2015-09-06T23:42:00Z">
        <w:r>
          <w:rPr>
            <w:rFonts w:hint="cs"/>
            <w:rtl/>
          </w:rPr>
          <w:t xml:space="preserve">- </w:t>
        </w:r>
      </w:ins>
      <w:ins w:id="939" w:author="mohammad minoei" w:date="2015-09-06T23:43:00Z">
        <w:r>
          <w:rPr>
            <w:rFonts w:hint="cs"/>
            <w:rtl/>
          </w:rPr>
          <w:t xml:space="preserve">نصب کارت </w:t>
        </w:r>
      </w:ins>
      <w:ins w:id="940" w:author="mohammad minoei" w:date="2015-09-06T23:45:00Z">
        <w:r>
          <w:t>DAHDI</w:t>
        </w:r>
      </w:ins>
    </w:p>
    <w:p w:rsidR="000E51D4" w:rsidRDefault="000E51D4">
      <w:pPr>
        <w:rPr>
          <w:ins w:id="941" w:author="mohammad minoei" w:date="2015-09-07T13:21:00Z"/>
          <w:rtl/>
          <w:lang w:bidi="fa-IR"/>
        </w:rPr>
        <w:pPrChange w:id="942" w:author="mohammad minoei" w:date="2015-09-07T13:20:00Z">
          <w:pPr>
            <w:pStyle w:val="Heading3"/>
            <w:spacing w:line="16" w:lineRule="atLeast"/>
          </w:pPr>
        </w:pPrChange>
      </w:pPr>
      <w:ins w:id="943" w:author="mohammad minoei" w:date="2015-09-07T13:09:00Z">
        <w:r w:rsidRPr="000E51D4">
          <w:rPr>
            <w:lang w:bidi="fa-IR"/>
          </w:rPr>
          <w:t>Digium Asterisk Hardware Device Interface</w:t>
        </w:r>
        <w:r w:rsidRPr="000E51D4">
          <w:rPr>
            <w:rtl/>
            <w:lang w:bidi="fa-IR"/>
          </w:rPr>
          <w:t xml:space="preserve"> </w:t>
        </w:r>
        <w:r w:rsidRPr="000E51D4">
          <w:rPr>
            <w:rFonts w:hint="cs"/>
            <w:rtl/>
            <w:lang w:bidi="fa-IR"/>
          </w:rPr>
          <w:t>ی</w:t>
        </w:r>
        <w:r w:rsidRPr="000E51D4">
          <w:rPr>
            <w:rFonts w:hint="eastAsia"/>
            <w:rtl/>
            <w:lang w:bidi="fa-IR"/>
          </w:rPr>
          <w:t>ا</w:t>
        </w:r>
        <w:r w:rsidRPr="000E51D4">
          <w:rPr>
            <w:rtl/>
            <w:lang w:bidi="fa-IR"/>
          </w:rPr>
          <w:t xml:space="preserve"> به اختصار </w:t>
        </w:r>
        <w:r w:rsidRPr="000E51D4">
          <w:rPr>
            <w:lang w:bidi="fa-IR"/>
          </w:rPr>
          <w:t>DAHDI</w:t>
        </w:r>
        <w:r w:rsidRPr="000E51D4">
          <w:rPr>
            <w:rtl/>
            <w:lang w:bidi="fa-IR"/>
          </w:rPr>
          <w:t xml:space="preserve"> نام بسته نرم افزار</w:t>
        </w:r>
        <w:r w:rsidRPr="000E51D4">
          <w:rPr>
            <w:rFonts w:hint="cs"/>
            <w:rtl/>
            <w:lang w:bidi="fa-IR"/>
          </w:rPr>
          <w:t>ی</w:t>
        </w:r>
        <w:r w:rsidRPr="000E51D4">
          <w:rPr>
            <w:rtl/>
            <w:lang w:bidi="fa-IR"/>
          </w:rPr>
          <w:t xml:space="preserve"> است که در آن درا</w:t>
        </w:r>
        <w:r w:rsidRPr="000E51D4">
          <w:rPr>
            <w:rFonts w:hint="cs"/>
            <w:rtl/>
            <w:lang w:bidi="fa-IR"/>
          </w:rPr>
          <w:t>ی</w:t>
        </w:r>
        <w:r w:rsidRPr="000E51D4">
          <w:rPr>
            <w:rFonts w:hint="eastAsia"/>
            <w:rtl/>
            <w:lang w:bidi="fa-IR"/>
          </w:rPr>
          <w:t>ورها</w:t>
        </w:r>
        <w:r w:rsidRPr="000E51D4">
          <w:rPr>
            <w:rtl/>
            <w:lang w:bidi="fa-IR"/>
          </w:rPr>
          <w:t xml:space="preserve"> و پ</w:t>
        </w:r>
        <w:r w:rsidRPr="000E51D4">
          <w:rPr>
            <w:rFonts w:hint="cs"/>
            <w:rtl/>
            <w:lang w:bidi="fa-IR"/>
          </w:rPr>
          <w:t>ی</w:t>
        </w:r>
        <w:r w:rsidRPr="000E51D4">
          <w:rPr>
            <w:rFonts w:hint="eastAsia"/>
            <w:rtl/>
            <w:lang w:bidi="fa-IR"/>
          </w:rPr>
          <w:t>کربند</w:t>
        </w:r>
        <w:r w:rsidRPr="000E51D4">
          <w:rPr>
            <w:rFonts w:hint="cs"/>
            <w:rtl/>
            <w:lang w:bidi="fa-IR"/>
          </w:rPr>
          <w:t>ی</w:t>
        </w:r>
        <w:r w:rsidRPr="000E51D4">
          <w:rPr>
            <w:rtl/>
            <w:lang w:bidi="fa-IR"/>
          </w:rPr>
          <w:t xml:space="preserve"> ها</w:t>
        </w:r>
        <w:r w:rsidRPr="000E51D4">
          <w:rPr>
            <w:rFonts w:hint="cs"/>
            <w:rtl/>
            <w:lang w:bidi="fa-IR"/>
          </w:rPr>
          <w:t>ی</w:t>
        </w:r>
        <w:r w:rsidRPr="000E51D4">
          <w:rPr>
            <w:rtl/>
            <w:lang w:bidi="fa-IR"/>
          </w:rPr>
          <w:t xml:space="preserve"> مورد ن</w:t>
        </w:r>
        <w:r w:rsidRPr="000E51D4">
          <w:rPr>
            <w:rFonts w:hint="cs"/>
            <w:rtl/>
            <w:lang w:bidi="fa-IR"/>
          </w:rPr>
          <w:t>ی</w:t>
        </w:r>
        <w:r w:rsidRPr="000E51D4">
          <w:rPr>
            <w:rFonts w:hint="eastAsia"/>
            <w:rtl/>
            <w:lang w:bidi="fa-IR"/>
          </w:rPr>
          <w:t>از</w:t>
        </w:r>
        <w:r w:rsidRPr="000E51D4">
          <w:rPr>
            <w:rtl/>
            <w:lang w:bidi="fa-IR"/>
          </w:rPr>
          <w:t xml:space="preserve"> برا</w:t>
        </w:r>
        <w:r w:rsidRPr="000E51D4">
          <w:rPr>
            <w:rFonts w:hint="cs"/>
            <w:rtl/>
            <w:lang w:bidi="fa-IR"/>
          </w:rPr>
          <w:t>ی</w:t>
        </w:r>
        <w:r w:rsidRPr="000E51D4">
          <w:rPr>
            <w:rtl/>
            <w:lang w:bidi="fa-IR"/>
          </w:rPr>
          <w:t xml:space="preserve"> شناسا</w:t>
        </w:r>
        <w:r w:rsidRPr="000E51D4">
          <w:rPr>
            <w:rFonts w:hint="cs"/>
            <w:rtl/>
            <w:lang w:bidi="fa-IR"/>
          </w:rPr>
          <w:t>یی</w:t>
        </w:r>
        <w:r w:rsidRPr="000E51D4">
          <w:rPr>
            <w:rtl/>
            <w:lang w:bidi="fa-IR"/>
          </w:rPr>
          <w:t xml:space="preserve"> کارت ها</w:t>
        </w:r>
        <w:r w:rsidRPr="000E51D4">
          <w:rPr>
            <w:rFonts w:hint="cs"/>
            <w:rtl/>
            <w:lang w:bidi="fa-IR"/>
          </w:rPr>
          <w:t>ی</w:t>
        </w:r>
        <w:r w:rsidRPr="000E51D4">
          <w:rPr>
            <w:rtl/>
            <w:lang w:bidi="fa-IR"/>
          </w:rPr>
          <w:t xml:space="preserve"> تلفن</w:t>
        </w:r>
        <w:r w:rsidRPr="000E51D4">
          <w:rPr>
            <w:rFonts w:hint="cs"/>
            <w:rtl/>
            <w:lang w:bidi="fa-IR"/>
          </w:rPr>
          <w:t>ی</w:t>
        </w:r>
        <w:r w:rsidRPr="000E51D4">
          <w:rPr>
            <w:rtl/>
            <w:lang w:bidi="fa-IR"/>
          </w:rPr>
          <w:t xml:space="preserve"> </w:t>
        </w:r>
        <w:r w:rsidRPr="000E51D4">
          <w:rPr>
            <w:lang w:bidi="fa-IR"/>
          </w:rPr>
          <w:t>Digium</w:t>
        </w:r>
        <w:r w:rsidRPr="000E51D4">
          <w:rPr>
            <w:rtl/>
            <w:lang w:bidi="fa-IR"/>
          </w:rPr>
          <w:t xml:space="preserve"> </w:t>
        </w:r>
        <w:r w:rsidRPr="000E51D4">
          <w:rPr>
            <w:rFonts w:hint="cs"/>
            <w:rtl/>
            <w:lang w:bidi="fa-IR"/>
          </w:rPr>
          <w:t>ی</w:t>
        </w:r>
        <w:r w:rsidRPr="000E51D4">
          <w:rPr>
            <w:rFonts w:hint="eastAsia"/>
            <w:rtl/>
            <w:lang w:bidi="fa-IR"/>
          </w:rPr>
          <w:t>ا</w:t>
        </w:r>
        <w:r w:rsidRPr="000E51D4">
          <w:rPr>
            <w:rtl/>
            <w:lang w:bidi="fa-IR"/>
          </w:rPr>
          <w:t xml:space="preserve"> هم خانواده ها</w:t>
        </w:r>
        <w:r w:rsidRPr="000E51D4">
          <w:rPr>
            <w:rFonts w:hint="cs"/>
            <w:rtl/>
            <w:lang w:bidi="fa-IR"/>
          </w:rPr>
          <w:t>ی</w:t>
        </w:r>
        <w:r w:rsidRPr="000E51D4">
          <w:rPr>
            <w:rtl/>
            <w:lang w:bidi="fa-IR"/>
          </w:rPr>
          <w:t xml:space="preserve"> آن برا</w:t>
        </w:r>
        <w:r w:rsidRPr="000E51D4">
          <w:rPr>
            <w:rFonts w:hint="cs"/>
            <w:rtl/>
            <w:lang w:bidi="fa-IR"/>
          </w:rPr>
          <w:t>ی</w:t>
        </w:r>
        <w:r w:rsidRPr="000E51D4">
          <w:rPr>
            <w:rtl/>
            <w:lang w:bidi="fa-IR"/>
          </w:rPr>
          <w:t xml:space="preserve"> ارتباط با خطوط شهر</w:t>
        </w:r>
        <w:r w:rsidRPr="000E51D4">
          <w:rPr>
            <w:rFonts w:hint="cs"/>
            <w:rtl/>
            <w:lang w:bidi="fa-IR"/>
          </w:rPr>
          <w:t>ی</w:t>
        </w:r>
        <w:r w:rsidR="00286DE3">
          <w:rPr>
            <w:rtl/>
            <w:lang w:bidi="fa-IR"/>
          </w:rPr>
          <w:t xml:space="preserve"> موجود است</w:t>
        </w:r>
      </w:ins>
      <w:ins w:id="944" w:author="mohammad minoei" w:date="2015-09-07T13:20:00Z">
        <w:r w:rsidR="00286DE3">
          <w:rPr>
            <w:rFonts w:hint="cs"/>
            <w:rtl/>
            <w:lang w:bidi="fa-IR"/>
          </w:rPr>
          <w:t>.</w:t>
        </w:r>
      </w:ins>
    </w:p>
    <w:p w:rsidR="00286DE3" w:rsidRDefault="00286DE3">
      <w:pPr>
        <w:jc w:val="center"/>
        <w:rPr>
          <w:ins w:id="945" w:author="mohammad minoei" w:date="2015-09-07T13:08:00Z"/>
          <w:rtl/>
          <w:lang w:bidi="fa-IR"/>
        </w:rPr>
        <w:pPrChange w:id="946" w:author="mohammad minoei" w:date="2015-09-07T13:21:00Z">
          <w:pPr>
            <w:pStyle w:val="Heading3"/>
            <w:spacing w:line="16" w:lineRule="atLeast"/>
          </w:pPr>
        </w:pPrChange>
      </w:pPr>
      <w:ins w:id="947" w:author="mohammad minoei" w:date="2015-09-07T13:21:00Z">
        <w:r>
          <w:rPr>
            <w:noProof/>
            <w:lang w:bidi="fa-IR"/>
            <w:rPrChange w:id="948" w:author="Unknown">
              <w:rPr>
                <w:b w:val="0"/>
                <w:bCs w:val="0"/>
                <w:noProof/>
                <w:lang w:bidi="fa-IR"/>
              </w:rPr>
            </w:rPrChange>
          </w:rPr>
          <w:lastRenderedPageBreak/>
          <w:drawing>
            <wp:inline distT="0" distB="0" distL="0" distR="0">
              <wp:extent cx="3333750" cy="3686175"/>
              <wp:effectExtent l="0" t="0" r="0" b="0"/>
              <wp:docPr id="31" name="Picture 31" descr="http://miniatel.com/blog/wp-content/uploads/dah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iniatel.com/blog/wp-content/uploads/dahd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3750" cy="3686175"/>
                      </a:xfrm>
                      <a:prstGeom prst="rect">
                        <a:avLst/>
                      </a:prstGeom>
                      <a:noFill/>
                      <a:ln>
                        <a:noFill/>
                      </a:ln>
                    </pic:spPr>
                  </pic:pic>
                </a:graphicData>
              </a:graphic>
            </wp:inline>
          </w:drawing>
        </w:r>
      </w:ins>
    </w:p>
    <w:p w:rsidR="00AD0A4C" w:rsidRPr="00F16C78" w:rsidRDefault="00AD0A4C" w:rsidP="00C4238D">
      <w:pPr>
        <w:spacing w:line="16" w:lineRule="atLeast"/>
        <w:jc w:val="center"/>
        <w:rPr>
          <w:ins w:id="949" w:author="mohammad minoei" w:date="2015-09-07T20:31:00Z"/>
          <w:rFonts w:hint="cs"/>
        </w:rPr>
        <w:pPrChange w:id="950" w:author="mohammad minoei" w:date="2015-09-07T20:51:00Z">
          <w:pPr>
            <w:spacing w:line="16" w:lineRule="atLeast"/>
            <w:jc w:val="center"/>
          </w:pPr>
        </w:pPrChange>
      </w:pPr>
      <w:ins w:id="951" w:author="mohammad minoei" w:date="2015-09-07T20:31:00Z">
        <w:r>
          <w:rPr>
            <w:rFonts w:cs="B Nazanin" w:hint="cs"/>
            <w:b/>
            <w:bCs/>
            <w:sz w:val="20"/>
            <w:szCs w:val="20"/>
            <w:rtl/>
            <w:lang w:bidi="fa-IR"/>
          </w:rPr>
          <w:t xml:space="preserve">شکل </w:t>
        </w:r>
      </w:ins>
      <w:ins w:id="952" w:author="mohammad minoei" w:date="2015-09-07T20:42:00Z">
        <w:r w:rsidR="005C35B2">
          <w:rPr>
            <w:rFonts w:cs="B Nazanin" w:hint="cs"/>
            <w:b/>
            <w:bCs/>
            <w:sz w:val="20"/>
            <w:szCs w:val="20"/>
            <w:rtl/>
            <w:lang w:bidi="fa-IR"/>
          </w:rPr>
          <w:t>2</w:t>
        </w:r>
      </w:ins>
      <w:ins w:id="953" w:author="mohammad minoei" w:date="2015-09-07T20:31:00Z">
        <w:r>
          <w:rPr>
            <w:rFonts w:cs="B Nazanin" w:hint="cs"/>
            <w:b/>
            <w:bCs/>
            <w:sz w:val="20"/>
            <w:szCs w:val="20"/>
            <w:rtl/>
            <w:lang w:bidi="fa-IR"/>
          </w:rPr>
          <w:t>-</w:t>
        </w:r>
      </w:ins>
      <w:ins w:id="954" w:author="mohammad minoei" w:date="2015-09-07T20:42:00Z">
        <w:r w:rsidR="005C35B2">
          <w:rPr>
            <w:rFonts w:cs="B Nazanin" w:hint="cs"/>
            <w:b/>
            <w:bCs/>
            <w:sz w:val="20"/>
            <w:szCs w:val="20"/>
            <w:rtl/>
            <w:lang w:bidi="fa-IR"/>
          </w:rPr>
          <w:t>31</w:t>
        </w:r>
      </w:ins>
      <w:ins w:id="955" w:author="mohammad minoei" w:date="2015-09-07T20:31:00Z">
        <w:r>
          <w:rPr>
            <w:rFonts w:cs="B Nazanin" w:hint="cs"/>
            <w:b/>
            <w:bCs/>
            <w:sz w:val="20"/>
            <w:szCs w:val="20"/>
            <w:rtl/>
            <w:lang w:bidi="fa-IR"/>
          </w:rPr>
          <w:t xml:space="preserve">- </w:t>
        </w:r>
      </w:ins>
      <w:ins w:id="956" w:author="mohammad minoei" w:date="2015-09-07T20:51:00Z">
        <w:r w:rsidR="00C4238D">
          <w:rPr>
            <w:rFonts w:cs="B Nazanin" w:hint="cs"/>
            <w:b/>
            <w:bCs/>
            <w:sz w:val="20"/>
            <w:szCs w:val="20"/>
            <w:rtl/>
            <w:lang w:bidi="fa-IR"/>
          </w:rPr>
          <w:t>ارتباط سخت افزار با استریسک</w:t>
        </w:r>
      </w:ins>
    </w:p>
    <w:p w:rsidR="000E51D4" w:rsidRDefault="000E51D4" w:rsidP="00AD0A4C">
      <w:pPr>
        <w:jc w:val="center"/>
        <w:rPr>
          <w:ins w:id="957" w:author="mohammad minoei" w:date="2015-09-07T13:08:00Z"/>
          <w:rtl/>
          <w:lang w:bidi="fa-IR"/>
        </w:rPr>
        <w:pPrChange w:id="958" w:author="mohammad minoei" w:date="2015-09-07T20:31:00Z">
          <w:pPr>
            <w:pStyle w:val="Heading3"/>
            <w:spacing w:line="16" w:lineRule="atLeast"/>
          </w:pPr>
        </w:pPrChange>
      </w:pPr>
    </w:p>
    <w:p w:rsidR="000E51D4" w:rsidRDefault="00F864D1">
      <w:pPr>
        <w:rPr>
          <w:ins w:id="959" w:author="mohammad minoei" w:date="2015-09-07T13:29:00Z"/>
          <w:rtl/>
          <w:lang w:bidi="fa-IR"/>
        </w:rPr>
        <w:pPrChange w:id="960" w:author="mohammad minoei" w:date="2015-09-07T13:29:00Z">
          <w:pPr>
            <w:pStyle w:val="Heading3"/>
            <w:spacing w:line="16" w:lineRule="atLeast"/>
          </w:pPr>
        </w:pPrChange>
      </w:pPr>
      <w:ins w:id="961" w:author="mohammad minoei" w:date="2015-09-07T13:28:00Z">
        <w:r w:rsidRPr="00F864D1">
          <w:rPr>
            <w:rtl/>
            <w:lang w:bidi="fa-IR"/>
          </w:rPr>
          <w:t>به ل</w:t>
        </w:r>
        <w:r w:rsidRPr="00F864D1">
          <w:rPr>
            <w:rFonts w:hint="cs"/>
            <w:rtl/>
            <w:lang w:bidi="fa-IR"/>
          </w:rPr>
          <w:t>ی</w:t>
        </w:r>
        <w:r w:rsidRPr="00F864D1">
          <w:rPr>
            <w:rFonts w:hint="eastAsia"/>
            <w:rtl/>
            <w:lang w:bidi="fa-IR"/>
          </w:rPr>
          <w:t>نک</w:t>
        </w:r>
        <w:r w:rsidRPr="00F864D1">
          <w:rPr>
            <w:rtl/>
            <w:lang w:bidi="fa-IR"/>
          </w:rPr>
          <w:t xml:space="preserve"> </w:t>
        </w:r>
        <w:r w:rsidRPr="00F864D1">
          <w:rPr>
            <w:lang w:bidi="fa-IR"/>
          </w:rPr>
          <w:t>http://downloads.digium.com/pub/telephony/firmware/releases</w:t>
        </w:r>
        <w:r w:rsidRPr="00F864D1">
          <w:rPr>
            <w:rtl/>
            <w:lang w:bidi="fa-IR"/>
          </w:rPr>
          <w:t xml:space="preserve">/ مراجعه </w:t>
        </w:r>
      </w:ins>
      <w:ins w:id="962" w:author="mohammad minoei" w:date="2015-09-07T13:29:00Z">
        <w:r>
          <w:rPr>
            <w:rFonts w:hint="cs"/>
            <w:rtl/>
            <w:lang w:bidi="fa-IR"/>
          </w:rPr>
          <w:t>میکنیم</w:t>
        </w:r>
      </w:ins>
      <w:ins w:id="963" w:author="mohammad minoei" w:date="2015-09-07T13:28:00Z">
        <w:r w:rsidRPr="00F864D1">
          <w:rPr>
            <w:rtl/>
            <w:lang w:bidi="fa-IR"/>
          </w:rPr>
          <w:t xml:space="preserve"> و فا</w:t>
        </w:r>
        <w:r w:rsidRPr="00F864D1">
          <w:rPr>
            <w:rFonts w:hint="cs"/>
            <w:rtl/>
            <w:lang w:bidi="fa-IR"/>
          </w:rPr>
          <w:t>ی</w:t>
        </w:r>
        <w:r w:rsidRPr="00F864D1">
          <w:rPr>
            <w:rFonts w:hint="eastAsia"/>
            <w:rtl/>
            <w:lang w:bidi="fa-IR"/>
          </w:rPr>
          <w:t>ل</w:t>
        </w:r>
        <w:r w:rsidRPr="00F864D1">
          <w:rPr>
            <w:rtl/>
            <w:lang w:bidi="fa-IR"/>
          </w:rPr>
          <w:t xml:space="preserve"> ها</w:t>
        </w:r>
        <w:r w:rsidRPr="00F864D1">
          <w:rPr>
            <w:rFonts w:hint="cs"/>
            <w:rtl/>
            <w:lang w:bidi="fa-IR"/>
          </w:rPr>
          <w:t>ی</w:t>
        </w:r>
        <w:r w:rsidRPr="00F864D1">
          <w:rPr>
            <w:rtl/>
            <w:lang w:bidi="fa-IR"/>
          </w:rPr>
          <w:t xml:space="preserve"> ز</w:t>
        </w:r>
        <w:r w:rsidRPr="00F864D1">
          <w:rPr>
            <w:rFonts w:hint="cs"/>
            <w:rtl/>
            <w:lang w:bidi="fa-IR"/>
          </w:rPr>
          <w:t>ی</w:t>
        </w:r>
        <w:r w:rsidRPr="00F864D1">
          <w:rPr>
            <w:rFonts w:hint="eastAsia"/>
            <w:rtl/>
            <w:lang w:bidi="fa-IR"/>
          </w:rPr>
          <w:t>ر</w:t>
        </w:r>
        <w:r w:rsidRPr="00F864D1">
          <w:rPr>
            <w:rtl/>
            <w:lang w:bidi="fa-IR"/>
          </w:rPr>
          <w:t xml:space="preserve"> را دانلود </w:t>
        </w:r>
      </w:ins>
      <w:ins w:id="964" w:author="mohammad minoei" w:date="2015-09-07T13:29:00Z">
        <w:r>
          <w:rPr>
            <w:rFonts w:hint="cs"/>
            <w:rtl/>
            <w:lang w:bidi="fa-IR"/>
          </w:rPr>
          <w:t>میکنیم</w:t>
        </w:r>
      </w:ins>
      <w:ins w:id="965" w:author="mohammad minoei" w:date="2015-09-07T13:28:00Z">
        <w:r>
          <w:rPr>
            <w:rtl/>
            <w:lang w:bidi="fa-IR"/>
          </w:rPr>
          <w:t xml:space="preserve"> </w:t>
        </w:r>
      </w:ins>
      <w:ins w:id="966" w:author="mohammad minoei" w:date="2015-09-07T13:29:00Z">
        <w:r>
          <w:rPr>
            <w:rFonts w:hint="cs"/>
            <w:rtl/>
            <w:lang w:bidi="fa-IR"/>
          </w:rPr>
          <w:t>:</w:t>
        </w:r>
      </w:ins>
    </w:p>
    <w:p w:rsidR="00F864D1" w:rsidRDefault="00F864D1" w:rsidP="00F864D1">
      <w:pPr>
        <w:rPr>
          <w:ins w:id="967" w:author="mohammad minoei" w:date="2015-09-07T13:30:00Z"/>
          <w:rtl/>
          <w:lang w:bidi="fa-IR"/>
        </w:rPr>
      </w:pPr>
    </w:p>
    <w:p w:rsidR="00B509EF" w:rsidRDefault="00B509EF">
      <w:pPr>
        <w:pStyle w:val="ListParagraph"/>
        <w:numPr>
          <w:ilvl w:val="0"/>
          <w:numId w:val="52"/>
        </w:numPr>
        <w:bidi w:val="0"/>
        <w:rPr>
          <w:ins w:id="968" w:author="mohammad minoei" w:date="2015-09-07T13:30:00Z"/>
          <w:rtl/>
          <w:lang w:bidi="fa-IR"/>
        </w:rPr>
        <w:pPrChange w:id="969" w:author="mohammad minoei" w:date="2015-09-07T13:31:00Z">
          <w:pPr/>
        </w:pPrChange>
      </w:pPr>
      <w:ins w:id="970" w:author="mohammad minoei" w:date="2015-09-07T13:30:00Z">
        <w:r w:rsidRPr="00B509EF">
          <w:rPr>
            <w:lang w:bidi="fa-IR"/>
          </w:rPr>
          <w:t>http://downloads.digium.com/pub/telephony/firmware/releses/dahdi-fw-hx</w:t>
        </w:r>
        <w:r w:rsidRPr="00B509EF">
          <w:rPr>
            <w:rtl/>
            <w:lang w:bidi="fa-IR"/>
          </w:rPr>
          <w:t>8-2.06</w:t>
        </w:r>
        <w:r w:rsidRPr="00B509EF">
          <w:rPr>
            <w:lang w:bidi="fa-IR"/>
          </w:rPr>
          <w:t>.tar.gz</w:t>
        </w:r>
      </w:ins>
    </w:p>
    <w:p w:rsidR="00F864D1" w:rsidRDefault="00F864D1">
      <w:pPr>
        <w:pStyle w:val="ListParagraph"/>
        <w:numPr>
          <w:ilvl w:val="0"/>
          <w:numId w:val="52"/>
        </w:numPr>
        <w:bidi w:val="0"/>
        <w:rPr>
          <w:ins w:id="971" w:author="mohammad minoei" w:date="2015-09-07T13:30:00Z"/>
          <w:lang w:bidi="fa-IR"/>
        </w:rPr>
        <w:pPrChange w:id="972" w:author="mohammad minoei" w:date="2015-09-07T13:31:00Z">
          <w:pPr/>
        </w:pPrChange>
      </w:pPr>
      <w:ins w:id="973" w:author="mohammad minoei" w:date="2015-09-07T13:30:00Z">
        <w:r>
          <w:rPr>
            <w:lang w:bidi="fa-IR"/>
          </w:rPr>
          <w:t>http://downloads.digium.com/pub/telephony/firmware/releases/dahdi-fw-oct</w:t>
        </w:r>
        <w:r>
          <w:rPr>
            <w:rtl/>
            <w:lang w:bidi="fa-IR"/>
          </w:rPr>
          <w:t>6114-064-1.05.01</w:t>
        </w:r>
        <w:r>
          <w:rPr>
            <w:lang w:bidi="fa-IR"/>
          </w:rPr>
          <w:t>.tar.gz</w:t>
        </w:r>
      </w:ins>
    </w:p>
    <w:p w:rsidR="00F864D1" w:rsidRDefault="00F864D1">
      <w:pPr>
        <w:pStyle w:val="ListParagraph"/>
        <w:numPr>
          <w:ilvl w:val="0"/>
          <w:numId w:val="52"/>
        </w:numPr>
        <w:bidi w:val="0"/>
        <w:rPr>
          <w:ins w:id="974" w:author="mohammad minoei" w:date="2015-09-07T13:30:00Z"/>
          <w:lang w:bidi="fa-IR"/>
        </w:rPr>
        <w:pPrChange w:id="975" w:author="mohammad minoei" w:date="2015-09-07T13:31:00Z">
          <w:pPr/>
        </w:pPrChange>
      </w:pPr>
      <w:ins w:id="976" w:author="mohammad minoei" w:date="2015-09-07T13:30:00Z">
        <w:r>
          <w:rPr>
            <w:lang w:bidi="fa-IR"/>
          </w:rPr>
          <w:t>http://downloads.digium.com/pub/telephony/firmware/releases/dahdi-fw-oct</w:t>
        </w:r>
        <w:r>
          <w:rPr>
            <w:rtl/>
            <w:lang w:bidi="fa-IR"/>
          </w:rPr>
          <w:t>6114-128-1.05.01</w:t>
        </w:r>
        <w:r>
          <w:rPr>
            <w:lang w:bidi="fa-IR"/>
          </w:rPr>
          <w:t>.tar.gz</w:t>
        </w:r>
      </w:ins>
    </w:p>
    <w:p w:rsidR="00F864D1" w:rsidRDefault="00F864D1">
      <w:pPr>
        <w:pStyle w:val="ListParagraph"/>
        <w:numPr>
          <w:ilvl w:val="0"/>
          <w:numId w:val="52"/>
        </w:numPr>
        <w:bidi w:val="0"/>
        <w:rPr>
          <w:ins w:id="977" w:author="mohammad minoei" w:date="2015-09-07T13:30:00Z"/>
          <w:lang w:bidi="fa-IR"/>
        </w:rPr>
        <w:pPrChange w:id="978" w:author="mohammad minoei" w:date="2015-09-07T13:31:00Z">
          <w:pPr/>
        </w:pPrChange>
      </w:pPr>
      <w:ins w:id="979" w:author="mohammad minoei" w:date="2015-09-07T13:30:00Z">
        <w:r>
          <w:rPr>
            <w:lang w:bidi="fa-IR"/>
          </w:rPr>
          <w:t>http://downloads.digium.com/pub/telephony/firmware/releases/dahdi-fw-vpmoct</w:t>
        </w:r>
        <w:r>
          <w:rPr>
            <w:rtl/>
            <w:lang w:bidi="fa-IR"/>
          </w:rPr>
          <w:t>032-1.8.0</w:t>
        </w:r>
        <w:r>
          <w:rPr>
            <w:lang w:bidi="fa-IR"/>
          </w:rPr>
          <w:t>.tar.gz</w:t>
        </w:r>
      </w:ins>
    </w:p>
    <w:p w:rsidR="00F864D1" w:rsidRDefault="00F864D1">
      <w:pPr>
        <w:pStyle w:val="ListParagraph"/>
        <w:numPr>
          <w:ilvl w:val="0"/>
          <w:numId w:val="52"/>
        </w:numPr>
        <w:bidi w:val="0"/>
        <w:rPr>
          <w:ins w:id="980" w:author="mohammad minoei" w:date="2015-09-07T13:30:00Z"/>
          <w:lang w:bidi="fa-IR"/>
        </w:rPr>
        <w:pPrChange w:id="981" w:author="mohammad minoei" w:date="2015-09-07T13:31:00Z">
          <w:pPr/>
        </w:pPrChange>
      </w:pPr>
      <w:ins w:id="982" w:author="mohammad minoei" w:date="2015-09-07T13:30:00Z">
        <w:r>
          <w:rPr>
            <w:lang w:bidi="fa-IR"/>
          </w:rPr>
          <w:t>http://downloads.digium.com/pub/telephony/firmware/releases/dahdi-fw-tc</w:t>
        </w:r>
        <w:r>
          <w:rPr>
            <w:rtl/>
            <w:lang w:bidi="fa-IR"/>
          </w:rPr>
          <w:t>400</w:t>
        </w:r>
        <w:r>
          <w:rPr>
            <w:lang w:bidi="fa-IR"/>
          </w:rPr>
          <w:t>m-MR</w:t>
        </w:r>
        <w:r>
          <w:rPr>
            <w:rtl/>
            <w:lang w:bidi="fa-IR"/>
          </w:rPr>
          <w:t>6.12</w:t>
        </w:r>
        <w:r>
          <w:rPr>
            <w:lang w:bidi="fa-IR"/>
          </w:rPr>
          <w:t>.tar.gz</w:t>
        </w:r>
      </w:ins>
    </w:p>
    <w:p w:rsidR="00F864D1" w:rsidRDefault="00F864D1">
      <w:pPr>
        <w:pStyle w:val="ListParagraph"/>
        <w:numPr>
          <w:ilvl w:val="0"/>
          <w:numId w:val="52"/>
        </w:numPr>
        <w:bidi w:val="0"/>
        <w:rPr>
          <w:ins w:id="983" w:author="mohammad minoei" w:date="2015-09-07T13:30:00Z"/>
          <w:lang w:bidi="fa-IR"/>
        </w:rPr>
        <w:pPrChange w:id="984" w:author="mohammad minoei" w:date="2015-09-07T13:31:00Z">
          <w:pPr/>
        </w:pPrChange>
      </w:pPr>
      <w:ins w:id="985" w:author="mohammad minoei" w:date="2015-09-07T13:30:00Z">
        <w:r>
          <w:rPr>
            <w:lang w:bidi="fa-IR"/>
          </w:rPr>
          <w:t>http://downloads.digium.com/pub/telephony/firmware/releases/dahdi-fwload-vpmadt</w:t>
        </w:r>
        <w:r>
          <w:rPr>
            <w:rtl/>
            <w:lang w:bidi="fa-IR"/>
          </w:rPr>
          <w:t>032-1.25.0</w:t>
        </w:r>
        <w:r>
          <w:rPr>
            <w:lang w:bidi="fa-IR"/>
          </w:rPr>
          <w:t>.tar.gz</w:t>
        </w:r>
      </w:ins>
    </w:p>
    <w:p w:rsidR="00F864D1" w:rsidRDefault="00F864D1">
      <w:pPr>
        <w:pStyle w:val="ListParagraph"/>
        <w:numPr>
          <w:ilvl w:val="0"/>
          <w:numId w:val="52"/>
        </w:numPr>
        <w:bidi w:val="0"/>
        <w:rPr>
          <w:ins w:id="986" w:author="mohammad minoei" w:date="2015-09-07T13:30:00Z"/>
          <w:lang w:bidi="fa-IR"/>
        </w:rPr>
        <w:pPrChange w:id="987" w:author="mohammad minoei" w:date="2015-09-07T13:31:00Z">
          <w:pPr/>
        </w:pPrChange>
      </w:pPr>
      <w:ins w:id="988" w:author="mohammad minoei" w:date="2015-09-07T13:30:00Z">
        <w:r>
          <w:rPr>
            <w:lang w:bidi="fa-IR"/>
          </w:rPr>
          <w:lastRenderedPageBreak/>
          <w:t>http://downloads.digium.com/pub/telephony/firmware/releases/dahdi-fw-te</w:t>
        </w:r>
        <w:r>
          <w:rPr>
            <w:rtl/>
            <w:lang w:bidi="fa-IR"/>
          </w:rPr>
          <w:t>820-1.76</w:t>
        </w:r>
        <w:r>
          <w:rPr>
            <w:lang w:bidi="fa-IR"/>
          </w:rPr>
          <w:t>.tar.gz</w:t>
        </w:r>
      </w:ins>
    </w:p>
    <w:p w:rsidR="00F864D1" w:rsidRDefault="00F864D1">
      <w:pPr>
        <w:pStyle w:val="ListParagraph"/>
        <w:numPr>
          <w:ilvl w:val="0"/>
          <w:numId w:val="52"/>
        </w:numPr>
        <w:bidi w:val="0"/>
        <w:rPr>
          <w:ins w:id="989" w:author="mohammad minoei" w:date="2015-09-07T13:30:00Z"/>
          <w:lang w:bidi="fa-IR"/>
        </w:rPr>
        <w:pPrChange w:id="990" w:author="mohammad minoei" w:date="2015-09-07T13:31:00Z">
          <w:pPr/>
        </w:pPrChange>
      </w:pPr>
      <w:ins w:id="991" w:author="mohammad minoei" w:date="2015-09-07T13:30:00Z">
        <w:r>
          <w:rPr>
            <w:lang w:bidi="fa-IR"/>
          </w:rPr>
          <w:t>http://downloads.digium.com/pub/telephony/firmware/releases/dahdi-fw-vpmoct</w:t>
        </w:r>
        <w:r>
          <w:rPr>
            <w:rtl/>
            <w:lang w:bidi="fa-IR"/>
          </w:rPr>
          <w:t>032-1.12.0</w:t>
        </w:r>
        <w:r>
          <w:rPr>
            <w:lang w:bidi="fa-IR"/>
          </w:rPr>
          <w:t>.tar.gz</w:t>
        </w:r>
      </w:ins>
    </w:p>
    <w:p w:rsidR="00F864D1" w:rsidRDefault="00F864D1">
      <w:pPr>
        <w:pStyle w:val="ListParagraph"/>
        <w:numPr>
          <w:ilvl w:val="0"/>
          <w:numId w:val="52"/>
        </w:numPr>
        <w:bidi w:val="0"/>
        <w:rPr>
          <w:ins w:id="992" w:author="mohammad minoei" w:date="2015-09-07T13:08:00Z"/>
          <w:rtl/>
          <w:lang w:bidi="fa-IR"/>
        </w:rPr>
        <w:pPrChange w:id="993" w:author="mohammad minoei" w:date="2015-09-07T13:31:00Z">
          <w:pPr>
            <w:pStyle w:val="Heading3"/>
            <w:spacing w:line="16" w:lineRule="atLeast"/>
          </w:pPr>
        </w:pPrChange>
      </w:pPr>
      <w:ins w:id="994" w:author="mohammad minoei" w:date="2015-09-07T13:30:00Z">
        <w:r>
          <w:rPr>
            <w:lang w:bidi="fa-IR"/>
          </w:rPr>
          <w:t>http://downloads.digium.com/pub/telephony/firmware/releases/dahdi-fw-oct</w:t>
        </w:r>
        <w:r>
          <w:rPr>
            <w:rtl/>
            <w:lang w:bidi="fa-IR"/>
          </w:rPr>
          <w:t>6114-256-1.05.01</w:t>
        </w:r>
        <w:r>
          <w:rPr>
            <w:lang w:bidi="fa-IR"/>
          </w:rPr>
          <w:t>.tar.gz</w:t>
        </w:r>
      </w:ins>
    </w:p>
    <w:p w:rsidR="000E51D4" w:rsidRDefault="000E51D4">
      <w:pPr>
        <w:rPr>
          <w:ins w:id="995" w:author="mohammad minoei" w:date="2015-09-07T13:08:00Z"/>
          <w:rtl/>
          <w:lang w:bidi="fa-IR"/>
        </w:rPr>
        <w:pPrChange w:id="996" w:author="mohammad minoei" w:date="2015-09-07T13:08:00Z">
          <w:pPr>
            <w:pStyle w:val="Heading3"/>
            <w:spacing w:line="16" w:lineRule="atLeast"/>
          </w:pPr>
        </w:pPrChange>
      </w:pPr>
    </w:p>
    <w:p w:rsidR="00B509EF" w:rsidRDefault="00B509EF" w:rsidP="00B509EF">
      <w:pPr>
        <w:rPr>
          <w:ins w:id="997" w:author="mohammad minoei" w:date="2015-09-07T13:31:00Z"/>
          <w:rtl/>
          <w:lang w:bidi="fa-IR"/>
        </w:rPr>
      </w:pPr>
      <w:ins w:id="998" w:author="mohammad minoei" w:date="2015-09-07T13:31:00Z">
        <w:r>
          <w:rPr>
            <w:rtl/>
            <w:lang w:bidi="fa-IR"/>
          </w:rPr>
          <w:t>و فا</w:t>
        </w:r>
        <w:r>
          <w:rPr>
            <w:rFonts w:hint="cs"/>
            <w:rtl/>
            <w:lang w:bidi="fa-IR"/>
          </w:rPr>
          <w:t>ی</w:t>
        </w:r>
        <w:r>
          <w:rPr>
            <w:rFonts w:hint="eastAsia"/>
            <w:rtl/>
            <w:lang w:bidi="fa-IR"/>
          </w:rPr>
          <w:t>ل</w:t>
        </w:r>
        <w:r>
          <w:rPr>
            <w:rtl/>
            <w:lang w:bidi="fa-IR"/>
          </w:rPr>
          <w:t xml:space="preserve"> ها</w:t>
        </w:r>
        <w:r>
          <w:rPr>
            <w:rFonts w:hint="cs"/>
            <w:rtl/>
            <w:lang w:bidi="fa-IR"/>
          </w:rPr>
          <w:t>ی</w:t>
        </w:r>
        <w:r>
          <w:rPr>
            <w:rtl/>
            <w:lang w:bidi="fa-IR"/>
          </w:rPr>
          <w:t xml:space="preserve"> دانلود شده را در مس</w:t>
        </w:r>
        <w:r>
          <w:rPr>
            <w:rFonts w:hint="cs"/>
            <w:rtl/>
            <w:lang w:bidi="fa-IR"/>
          </w:rPr>
          <w:t>ی</w:t>
        </w:r>
        <w:r>
          <w:rPr>
            <w:rFonts w:hint="eastAsia"/>
            <w:rtl/>
            <w:lang w:bidi="fa-IR"/>
          </w:rPr>
          <w:t>ر</w:t>
        </w:r>
        <w:r>
          <w:rPr>
            <w:rtl/>
            <w:lang w:bidi="fa-IR"/>
          </w:rPr>
          <w:t xml:space="preserve"> </w:t>
        </w:r>
        <w:r>
          <w:rPr>
            <w:lang w:bidi="fa-IR"/>
          </w:rPr>
          <w:t>linux/drivers/dahdi/firmware</w:t>
        </w:r>
        <w:r>
          <w:rPr>
            <w:rtl/>
            <w:lang w:bidi="fa-IR"/>
          </w:rPr>
          <w:t xml:space="preserve">/ در بسته </w:t>
        </w:r>
        <w:r>
          <w:rPr>
            <w:lang w:bidi="fa-IR"/>
          </w:rPr>
          <w:t>DAHDI</w:t>
        </w:r>
        <w:r>
          <w:rPr>
            <w:rtl/>
            <w:lang w:bidi="fa-IR"/>
          </w:rPr>
          <w:t xml:space="preserve"> قرار ده</w:t>
        </w:r>
        <w:r>
          <w:rPr>
            <w:rFonts w:hint="cs"/>
            <w:rtl/>
            <w:lang w:bidi="fa-IR"/>
          </w:rPr>
          <w:t>ی</w:t>
        </w:r>
        <w:r>
          <w:rPr>
            <w:rFonts w:hint="eastAsia"/>
            <w:rtl/>
            <w:lang w:bidi="fa-IR"/>
          </w:rPr>
          <w:t>د</w:t>
        </w:r>
        <w:r>
          <w:rPr>
            <w:rtl/>
            <w:lang w:bidi="fa-IR"/>
          </w:rPr>
          <w:t xml:space="preserve"> . مس</w:t>
        </w:r>
        <w:r>
          <w:rPr>
            <w:rFonts w:hint="cs"/>
            <w:rtl/>
            <w:lang w:bidi="fa-IR"/>
          </w:rPr>
          <w:t>ی</w:t>
        </w:r>
        <w:r>
          <w:rPr>
            <w:rFonts w:hint="eastAsia"/>
            <w:rtl/>
            <w:lang w:bidi="fa-IR"/>
          </w:rPr>
          <w:t>ر</w:t>
        </w:r>
        <w:r>
          <w:rPr>
            <w:rtl/>
            <w:lang w:bidi="fa-IR"/>
          </w:rPr>
          <w:t xml:space="preserve"> کامل به فرض ا</w:t>
        </w:r>
        <w:r>
          <w:rPr>
            <w:rFonts w:hint="cs"/>
            <w:rtl/>
            <w:lang w:bidi="fa-IR"/>
          </w:rPr>
          <w:t>ی</w:t>
        </w:r>
        <w:r>
          <w:rPr>
            <w:rFonts w:hint="eastAsia"/>
            <w:rtl/>
            <w:lang w:bidi="fa-IR"/>
          </w:rPr>
          <w:t>نکه</w:t>
        </w:r>
        <w:r>
          <w:rPr>
            <w:rtl/>
            <w:lang w:bidi="fa-IR"/>
          </w:rPr>
          <w:t xml:space="preserve"> بسته </w:t>
        </w:r>
        <w:r>
          <w:rPr>
            <w:lang w:bidi="fa-IR"/>
          </w:rPr>
          <w:t>dahdi</w:t>
        </w:r>
        <w:r>
          <w:rPr>
            <w:rtl/>
            <w:lang w:bidi="fa-IR"/>
          </w:rPr>
          <w:t xml:space="preserve"> در مس</w:t>
        </w:r>
        <w:r>
          <w:rPr>
            <w:rFonts w:hint="cs"/>
            <w:rtl/>
            <w:lang w:bidi="fa-IR"/>
          </w:rPr>
          <w:t>ی</w:t>
        </w:r>
        <w:r>
          <w:rPr>
            <w:rFonts w:hint="eastAsia"/>
            <w:rtl/>
            <w:lang w:bidi="fa-IR"/>
          </w:rPr>
          <w:t>ر</w:t>
        </w:r>
        <w:r>
          <w:rPr>
            <w:rtl/>
            <w:lang w:bidi="fa-IR"/>
          </w:rPr>
          <w:t xml:space="preserve"> </w:t>
        </w:r>
        <w:r>
          <w:rPr>
            <w:lang w:bidi="fa-IR"/>
          </w:rPr>
          <w:t>usr/local/src</w:t>
        </w:r>
        <w:r>
          <w:rPr>
            <w:rtl/>
            <w:lang w:bidi="fa-IR"/>
          </w:rPr>
          <w:t>/ باش</w:t>
        </w:r>
        <w:r>
          <w:rPr>
            <w:rFonts w:hint="cs"/>
            <w:rtl/>
            <w:lang w:bidi="fa-IR"/>
          </w:rPr>
          <w:t>ی</w:t>
        </w:r>
        <w:r>
          <w:rPr>
            <w:rFonts w:hint="eastAsia"/>
            <w:rtl/>
            <w:lang w:bidi="fa-IR"/>
          </w:rPr>
          <w:t>د</w:t>
        </w:r>
        <w:r>
          <w:rPr>
            <w:rtl/>
            <w:lang w:bidi="fa-IR"/>
          </w:rPr>
          <w:t xml:space="preserve"> به صورت ز</w:t>
        </w:r>
        <w:r>
          <w:rPr>
            <w:rFonts w:hint="cs"/>
            <w:rtl/>
            <w:lang w:bidi="fa-IR"/>
          </w:rPr>
          <w:t>ی</w:t>
        </w:r>
        <w:r>
          <w:rPr>
            <w:rFonts w:hint="eastAsia"/>
            <w:rtl/>
            <w:lang w:bidi="fa-IR"/>
          </w:rPr>
          <w:t>ر</w:t>
        </w:r>
        <w:r>
          <w:rPr>
            <w:rtl/>
            <w:lang w:bidi="fa-IR"/>
          </w:rPr>
          <w:t xml:space="preserve"> خواهد بود .</w:t>
        </w:r>
      </w:ins>
    </w:p>
    <w:p w:rsidR="00B509EF" w:rsidRDefault="00B509EF" w:rsidP="00B509EF">
      <w:pPr>
        <w:rPr>
          <w:ins w:id="999" w:author="mohammad minoei" w:date="2015-09-07T13:31:00Z"/>
          <w:rtl/>
          <w:lang w:bidi="fa-IR"/>
        </w:rPr>
      </w:pPr>
    </w:p>
    <w:p w:rsidR="00B509EF" w:rsidRDefault="00B509EF">
      <w:pPr>
        <w:bidi w:val="0"/>
        <w:rPr>
          <w:ins w:id="1000" w:author="mohammad minoei" w:date="2015-09-07T13:31:00Z"/>
          <w:lang w:bidi="fa-IR"/>
        </w:rPr>
        <w:pPrChange w:id="1001" w:author="mohammad minoei" w:date="2015-09-07T13:31:00Z">
          <w:pPr/>
        </w:pPrChange>
      </w:pPr>
      <w:ins w:id="1002" w:author="mohammad minoei" w:date="2015-09-07T13:31:00Z">
        <w:r>
          <w:rPr>
            <w:rtl/>
            <w:lang w:bidi="fa-IR"/>
          </w:rPr>
          <w:t>/</w:t>
        </w:r>
        <w:r>
          <w:rPr>
            <w:lang w:bidi="fa-IR"/>
          </w:rPr>
          <w:t>usr/local/src/dahdi-linux-complete-</w:t>
        </w:r>
        <w:r>
          <w:rPr>
            <w:rtl/>
            <w:lang w:bidi="fa-IR"/>
          </w:rPr>
          <w:t>2</w:t>
        </w:r>
        <w:r>
          <w:rPr>
            <w:lang w:bidi="fa-IR"/>
          </w:rPr>
          <w:t>.X.Y+</w:t>
        </w:r>
        <w:r>
          <w:rPr>
            <w:rtl/>
            <w:lang w:bidi="fa-IR"/>
          </w:rPr>
          <w:t>2</w:t>
        </w:r>
        <w:r>
          <w:rPr>
            <w:lang w:bidi="fa-IR"/>
          </w:rPr>
          <w:t>.X.Y/linux/drivers/dahdi/firmware</w:t>
        </w:r>
        <w:r>
          <w:rPr>
            <w:rtl/>
            <w:lang w:bidi="fa-IR"/>
          </w:rPr>
          <w:t>/</w:t>
        </w:r>
      </w:ins>
    </w:p>
    <w:p w:rsidR="00B509EF" w:rsidRDefault="00B509EF" w:rsidP="00B509EF">
      <w:pPr>
        <w:rPr>
          <w:ins w:id="1003" w:author="mohammad minoei" w:date="2015-09-07T13:31:00Z"/>
          <w:rtl/>
          <w:lang w:bidi="fa-IR"/>
        </w:rPr>
      </w:pPr>
    </w:p>
    <w:p w:rsidR="00B509EF" w:rsidRDefault="00B509EF" w:rsidP="00B509EF">
      <w:pPr>
        <w:rPr>
          <w:ins w:id="1004" w:author="mohammad minoei" w:date="2015-09-07T13:31:00Z"/>
          <w:rtl/>
          <w:lang w:bidi="fa-IR"/>
        </w:rPr>
      </w:pPr>
      <w:ins w:id="1005" w:author="mohammad minoei" w:date="2015-09-07T13:31:00Z">
        <w:r>
          <w:rPr>
            <w:rFonts w:hint="eastAsia"/>
            <w:rtl/>
            <w:lang w:bidi="fa-IR"/>
          </w:rPr>
          <w:t>اکنون</w:t>
        </w:r>
        <w:r>
          <w:rPr>
            <w:rtl/>
            <w:lang w:bidi="fa-IR"/>
          </w:rPr>
          <w:t xml:space="preserve"> با</w:t>
        </w:r>
        <w:r>
          <w:rPr>
            <w:rFonts w:hint="cs"/>
            <w:rtl/>
            <w:lang w:bidi="fa-IR"/>
          </w:rPr>
          <w:t>ی</w:t>
        </w:r>
        <w:r>
          <w:rPr>
            <w:rFonts w:hint="eastAsia"/>
            <w:rtl/>
            <w:lang w:bidi="fa-IR"/>
          </w:rPr>
          <w:t>د</w:t>
        </w:r>
        <w:r>
          <w:rPr>
            <w:rtl/>
            <w:lang w:bidi="fa-IR"/>
          </w:rPr>
          <w:t xml:space="preserve"> بسته ها</w:t>
        </w:r>
        <w:r>
          <w:rPr>
            <w:rFonts w:hint="cs"/>
            <w:rtl/>
            <w:lang w:bidi="fa-IR"/>
          </w:rPr>
          <w:t>ی</w:t>
        </w:r>
        <w:r>
          <w:rPr>
            <w:rtl/>
            <w:lang w:bidi="fa-IR"/>
          </w:rPr>
          <w:t xml:space="preserve"> دانلود شده را از حالت فشرده خارج کن</w:t>
        </w:r>
        <w:r>
          <w:rPr>
            <w:rFonts w:hint="cs"/>
            <w:rtl/>
            <w:lang w:bidi="fa-IR"/>
          </w:rPr>
          <w:t>ی</w:t>
        </w:r>
        <w:r>
          <w:rPr>
            <w:rFonts w:hint="eastAsia"/>
            <w:rtl/>
            <w:lang w:bidi="fa-IR"/>
          </w:rPr>
          <w:t>م</w:t>
        </w:r>
        <w:r>
          <w:rPr>
            <w:rtl/>
            <w:lang w:bidi="fa-IR"/>
          </w:rPr>
          <w:t xml:space="preserve"> .</w:t>
        </w:r>
      </w:ins>
    </w:p>
    <w:p w:rsidR="00B509EF" w:rsidRDefault="00B509EF" w:rsidP="00B509EF">
      <w:pPr>
        <w:rPr>
          <w:ins w:id="1006" w:author="mohammad minoei" w:date="2015-09-07T13:31:00Z"/>
          <w:rtl/>
          <w:lang w:bidi="fa-IR"/>
        </w:rPr>
      </w:pPr>
    </w:p>
    <w:p w:rsidR="00B509EF" w:rsidRDefault="00B509EF">
      <w:pPr>
        <w:bidi w:val="0"/>
        <w:rPr>
          <w:ins w:id="1007" w:author="mohammad minoei" w:date="2015-09-07T13:31:00Z"/>
          <w:lang w:bidi="fa-IR"/>
        </w:rPr>
        <w:pPrChange w:id="1008" w:author="mohammad minoei" w:date="2015-09-07T13:31:00Z">
          <w:pPr/>
        </w:pPrChange>
      </w:pPr>
      <w:proofErr w:type="gramStart"/>
      <w:ins w:id="1009" w:author="mohammad minoei" w:date="2015-09-07T13:31:00Z">
        <w:r>
          <w:rPr>
            <w:lang w:bidi="fa-IR"/>
          </w:rPr>
          <w:t>cd</w:t>
        </w:r>
        <w:proofErr w:type="gramEnd"/>
        <w:r>
          <w:rPr>
            <w:lang w:bidi="fa-IR"/>
          </w:rPr>
          <w:t xml:space="preserve"> dahdi-linux-complete-</w:t>
        </w:r>
        <w:r>
          <w:rPr>
            <w:rtl/>
            <w:lang w:bidi="fa-IR"/>
          </w:rPr>
          <w:t>2</w:t>
        </w:r>
        <w:r>
          <w:rPr>
            <w:lang w:bidi="fa-IR"/>
          </w:rPr>
          <w:t>.X.Y+</w:t>
        </w:r>
        <w:r>
          <w:rPr>
            <w:rtl/>
            <w:lang w:bidi="fa-IR"/>
          </w:rPr>
          <w:t>2</w:t>
        </w:r>
        <w:r>
          <w:rPr>
            <w:lang w:bidi="fa-IR"/>
          </w:rPr>
          <w:t>.X.Y</w:t>
        </w:r>
      </w:ins>
    </w:p>
    <w:p w:rsidR="00B509EF" w:rsidRDefault="00B509EF">
      <w:pPr>
        <w:bidi w:val="0"/>
        <w:rPr>
          <w:ins w:id="1010" w:author="mohammad minoei" w:date="2015-09-07T13:31:00Z"/>
          <w:lang w:bidi="fa-IR"/>
        </w:rPr>
        <w:pPrChange w:id="1011" w:author="mohammad minoei" w:date="2015-09-07T13:31:00Z">
          <w:pPr/>
        </w:pPrChange>
      </w:pPr>
      <w:proofErr w:type="gramStart"/>
      <w:ins w:id="1012" w:author="mohammad minoei" w:date="2015-09-07T13:31:00Z">
        <w:r>
          <w:rPr>
            <w:lang w:bidi="fa-IR"/>
          </w:rPr>
          <w:t>cd</w:t>
        </w:r>
        <w:proofErr w:type="gramEnd"/>
        <w:r>
          <w:rPr>
            <w:lang w:bidi="fa-IR"/>
          </w:rPr>
          <w:t xml:space="preserve"> linux/drivers/dahdi/firmware</w:t>
        </w:r>
        <w:r>
          <w:rPr>
            <w:rtl/>
            <w:lang w:bidi="fa-IR"/>
          </w:rPr>
          <w:t xml:space="preserve"> </w:t>
        </w:r>
      </w:ins>
    </w:p>
    <w:p w:rsidR="00B509EF" w:rsidRDefault="00B509EF">
      <w:pPr>
        <w:bidi w:val="0"/>
        <w:rPr>
          <w:ins w:id="1013" w:author="mohammad minoei" w:date="2015-09-07T13:31:00Z"/>
          <w:lang w:bidi="fa-IR"/>
        </w:rPr>
        <w:pPrChange w:id="1014" w:author="mohammad minoei" w:date="2015-09-07T13:31:00Z">
          <w:pPr/>
        </w:pPrChange>
      </w:pPr>
      <w:proofErr w:type="gramStart"/>
      <w:ins w:id="1015" w:author="mohammad minoei" w:date="2015-09-07T13:31:00Z">
        <w:r>
          <w:rPr>
            <w:lang w:bidi="fa-IR"/>
          </w:rPr>
          <w:t>for</w:t>
        </w:r>
        <w:proofErr w:type="gramEnd"/>
        <w:r>
          <w:rPr>
            <w:lang w:bidi="fa-IR"/>
          </w:rPr>
          <w:t xml:space="preserve"> tarball in $(ls dahdi-fw-*.tar.gz); do tar -zxf $tarball; done</w:t>
        </w:r>
        <w:r>
          <w:rPr>
            <w:rtl/>
            <w:lang w:bidi="fa-IR"/>
          </w:rPr>
          <w:t>;</w:t>
        </w:r>
      </w:ins>
    </w:p>
    <w:p w:rsidR="00B509EF" w:rsidRDefault="00B509EF" w:rsidP="00B509EF">
      <w:pPr>
        <w:rPr>
          <w:ins w:id="1016" w:author="mohammad minoei" w:date="2015-09-07T13:31:00Z"/>
          <w:rtl/>
          <w:lang w:bidi="fa-IR"/>
        </w:rPr>
      </w:pPr>
    </w:p>
    <w:p w:rsidR="00B509EF" w:rsidRDefault="00B509EF" w:rsidP="00B509EF">
      <w:pPr>
        <w:rPr>
          <w:ins w:id="1017" w:author="mohammad minoei" w:date="2015-09-07T13:31:00Z"/>
          <w:rtl/>
          <w:lang w:bidi="fa-IR"/>
        </w:rPr>
      </w:pPr>
      <w:ins w:id="1018" w:author="mohammad minoei" w:date="2015-09-07T13:31:00Z">
        <w:r>
          <w:rPr>
            <w:rFonts w:hint="eastAsia"/>
            <w:rtl/>
            <w:lang w:bidi="fa-IR"/>
          </w:rPr>
          <w:t>و</w:t>
        </w:r>
        <w:r>
          <w:rPr>
            <w:rtl/>
            <w:lang w:bidi="fa-IR"/>
          </w:rPr>
          <w:t xml:space="preserve"> ادامه روند نصب </w:t>
        </w:r>
      </w:ins>
    </w:p>
    <w:p w:rsidR="00B509EF" w:rsidRDefault="00B509EF" w:rsidP="00B509EF">
      <w:pPr>
        <w:rPr>
          <w:ins w:id="1019" w:author="mohammad minoei" w:date="2015-09-07T13:31:00Z"/>
          <w:rtl/>
          <w:lang w:bidi="fa-IR"/>
        </w:rPr>
      </w:pPr>
    </w:p>
    <w:p w:rsidR="00B509EF" w:rsidRDefault="00B509EF">
      <w:pPr>
        <w:bidi w:val="0"/>
        <w:rPr>
          <w:ins w:id="1020" w:author="mohammad minoei" w:date="2015-09-07T13:31:00Z"/>
          <w:lang w:bidi="fa-IR"/>
        </w:rPr>
        <w:pPrChange w:id="1021" w:author="mohammad minoei" w:date="2015-09-07T13:32:00Z">
          <w:pPr/>
        </w:pPrChange>
      </w:pPr>
      <w:proofErr w:type="gramStart"/>
      <w:ins w:id="1022" w:author="mohammad minoei" w:date="2015-09-07T13:31:00Z">
        <w:r>
          <w:rPr>
            <w:lang w:bidi="fa-IR"/>
          </w:rPr>
          <w:t>cd</w:t>
        </w:r>
        <w:proofErr w:type="gramEnd"/>
        <w:r>
          <w:rPr>
            <w:lang w:bidi="fa-IR"/>
          </w:rPr>
          <w:t xml:space="preserve"> /usr/local/src/dahdi-linux-complete-</w:t>
        </w:r>
        <w:r>
          <w:rPr>
            <w:rtl/>
            <w:lang w:bidi="fa-IR"/>
          </w:rPr>
          <w:t>2</w:t>
        </w:r>
        <w:r>
          <w:rPr>
            <w:lang w:bidi="fa-IR"/>
          </w:rPr>
          <w:t>.X.Y+</w:t>
        </w:r>
        <w:r>
          <w:rPr>
            <w:rtl/>
            <w:lang w:bidi="fa-IR"/>
          </w:rPr>
          <w:t>2</w:t>
        </w:r>
        <w:r>
          <w:rPr>
            <w:lang w:bidi="fa-IR"/>
          </w:rPr>
          <w:t>.X.Y</w:t>
        </w:r>
      </w:ins>
    </w:p>
    <w:p w:rsidR="00B509EF" w:rsidRDefault="00B509EF">
      <w:pPr>
        <w:bidi w:val="0"/>
        <w:rPr>
          <w:ins w:id="1023" w:author="mohammad minoei" w:date="2015-09-07T13:31:00Z"/>
          <w:lang w:bidi="fa-IR"/>
        </w:rPr>
        <w:pPrChange w:id="1024" w:author="mohammad minoei" w:date="2015-09-07T13:32:00Z">
          <w:pPr/>
        </w:pPrChange>
      </w:pPr>
      <w:proofErr w:type="gramStart"/>
      <w:ins w:id="1025" w:author="mohammad minoei" w:date="2015-09-07T13:31:00Z">
        <w:r>
          <w:rPr>
            <w:lang w:bidi="fa-IR"/>
          </w:rPr>
          <w:t>make</w:t>
        </w:r>
        <w:proofErr w:type="gramEnd"/>
      </w:ins>
    </w:p>
    <w:p w:rsidR="00B509EF" w:rsidRDefault="00B509EF">
      <w:pPr>
        <w:bidi w:val="0"/>
        <w:rPr>
          <w:ins w:id="1026" w:author="mohammad minoei" w:date="2015-09-07T13:31:00Z"/>
          <w:lang w:bidi="fa-IR"/>
        </w:rPr>
        <w:pPrChange w:id="1027" w:author="mohammad minoei" w:date="2015-09-07T13:32:00Z">
          <w:pPr/>
        </w:pPrChange>
      </w:pPr>
      <w:proofErr w:type="gramStart"/>
      <w:ins w:id="1028" w:author="mohammad minoei" w:date="2015-09-07T13:31:00Z">
        <w:r>
          <w:rPr>
            <w:lang w:bidi="fa-IR"/>
          </w:rPr>
          <w:t>make</w:t>
        </w:r>
        <w:proofErr w:type="gramEnd"/>
        <w:r>
          <w:rPr>
            <w:lang w:bidi="fa-IR"/>
          </w:rPr>
          <w:t xml:space="preserve"> install</w:t>
        </w:r>
      </w:ins>
    </w:p>
    <w:p w:rsidR="00B509EF" w:rsidRDefault="00B509EF">
      <w:pPr>
        <w:bidi w:val="0"/>
        <w:rPr>
          <w:ins w:id="1029" w:author="mohammad minoei" w:date="2015-09-07T13:31:00Z"/>
          <w:lang w:bidi="fa-IR"/>
        </w:rPr>
        <w:pPrChange w:id="1030" w:author="mohammad minoei" w:date="2015-09-07T13:32:00Z">
          <w:pPr/>
        </w:pPrChange>
      </w:pPr>
      <w:proofErr w:type="gramStart"/>
      <w:ins w:id="1031" w:author="mohammad minoei" w:date="2015-09-07T13:31:00Z">
        <w:r>
          <w:rPr>
            <w:lang w:bidi="fa-IR"/>
          </w:rPr>
          <w:t>make</w:t>
        </w:r>
        <w:proofErr w:type="gramEnd"/>
        <w:r>
          <w:rPr>
            <w:lang w:bidi="fa-IR"/>
          </w:rPr>
          <w:t xml:space="preserve"> config</w:t>
        </w:r>
      </w:ins>
    </w:p>
    <w:p w:rsidR="000E51D4" w:rsidRPr="000E51D4" w:rsidRDefault="000E51D4">
      <w:pPr>
        <w:rPr>
          <w:ins w:id="1032" w:author="mohammad minoei" w:date="2015-09-06T23:42:00Z"/>
          <w:rtl/>
          <w:lang w:bidi="fa-IR"/>
          <w:rPrChange w:id="1033" w:author="mohammad minoei" w:date="2015-09-07T13:08:00Z">
            <w:rPr>
              <w:ins w:id="1034" w:author="mohammad minoei" w:date="2015-09-06T23:42:00Z"/>
              <w:rtl/>
              <w:lang w:bidi="fa-IR"/>
            </w:rPr>
          </w:rPrChange>
        </w:rPr>
        <w:pPrChange w:id="1035" w:author="mohammad minoei" w:date="2015-09-07T13:08:00Z">
          <w:pPr>
            <w:pStyle w:val="Heading3"/>
            <w:spacing w:line="16" w:lineRule="atLeast"/>
          </w:pPr>
        </w:pPrChange>
      </w:pPr>
    </w:p>
    <w:p w:rsidR="001C66A8" w:rsidRDefault="001C66A8">
      <w:pPr>
        <w:pStyle w:val="Heading3"/>
        <w:spacing w:line="16" w:lineRule="atLeast"/>
        <w:rPr>
          <w:ins w:id="1036" w:author="mohammad minoei" w:date="2015-09-07T15:14:00Z"/>
          <w:rtl/>
        </w:rPr>
        <w:pPrChange w:id="1037" w:author="mohammad minoei" w:date="2015-09-07T13:26:00Z">
          <w:pPr>
            <w:pStyle w:val="Heading3"/>
            <w:spacing w:line="16" w:lineRule="atLeast"/>
          </w:pPr>
        </w:pPrChange>
      </w:pPr>
    </w:p>
    <w:p w:rsidR="003D2C98" w:rsidRDefault="003D2C98">
      <w:pPr>
        <w:rPr>
          <w:ins w:id="1038" w:author="mohammad minoei" w:date="2015-09-07T20:52:00Z"/>
          <w:rtl/>
        </w:rPr>
        <w:pPrChange w:id="1039" w:author="mohammad minoei" w:date="2015-09-07T15:14:00Z">
          <w:pPr>
            <w:pStyle w:val="Heading3"/>
            <w:spacing w:line="16" w:lineRule="atLeast"/>
          </w:pPr>
        </w:pPrChange>
      </w:pPr>
    </w:p>
    <w:p w:rsidR="00C4238D" w:rsidRDefault="00C4238D">
      <w:pPr>
        <w:rPr>
          <w:ins w:id="1040" w:author="mohammad minoei" w:date="2015-09-07T20:52:00Z"/>
          <w:rtl/>
        </w:rPr>
        <w:pPrChange w:id="1041" w:author="mohammad minoei" w:date="2015-09-07T15:14:00Z">
          <w:pPr>
            <w:pStyle w:val="Heading3"/>
            <w:spacing w:line="16" w:lineRule="atLeast"/>
          </w:pPr>
        </w:pPrChange>
      </w:pPr>
    </w:p>
    <w:p w:rsidR="00C4238D" w:rsidRDefault="00C4238D">
      <w:pPr>
        <w:rPr>
          <w:ins w:id="1042" w:author="mohammad minoei" w:date="2015-09-07T20:52:00Z"/>
          <w:rtl/>
        </w:rPr>
        <w:pPrChange w:id="1043" w:author="mohammad minoei" w:date="2015-09-07T15:14:00Z">
          <w:pPr>
            <w:pStyle w:val="Heading3"/>
            <w:spacing w:line="16" w:lineRule="atLeast"/>
          </w:pPr>
        </w:pPrChange>
      </w:pPr>
    </w:p>
    <w:p w:rsidR="00C4238D" w:rsidRPr="003D2C98" w:rsidRDefault="00C4238D">
      <w:pPr>
        <w:rPr>
          <w:ins w:id="1044" w:author="mohammad minoei" w:date="2015-09-07T13:39:00Z"/>
          <w:rtl/>
          <w:rPrChange w:id="1045" w:author="mohammad minoei" w:date="2015-09-07T15:14:00Z">
            <w:rPr>
              <w:ins w:id="1046" w:author="mohammad minoei" w:date="2015-09-07T13:39:00Z"/>
              <w:rtl/>
            </w:rPr>
          </w:rPrChange>
        </w:rPr>
        <w:pPrChange w:id="1047" w:author="mohammad minoei" w:date="2015-09-07T15:14:00Z">
          <w:pPr>
            <w:pStyle w:val="Heading3"/>
            <w:spacing w:line="16" w:lineRule="atLeast"/>
          </w:pPr>
        </w:pPrChange>
      </w:pPr>
    </w:p>
    <w:p w:rsidR="00FA2495" w:rsidRDefault="00FA2495">
      <w:pPr>
        <w:pStyle w:val="Heading3"/>
        <w:spacing w:line="16" w:lineRule="atLeast"/>
        <w:rPr>
          <w:ins w:id="1048" w:author="mohammad minoei" w:date="2015-09-07T13:39:00Z"/>
          <w:rtl/>
        </w:rPr>
        <w:pPrChange w:id="1049" w:author="mohammad minoei" w:date="2015-09-07T13:26:00Z">
          <w:pPr>
            <w:pStyle w:val="Heading3"/>
            <w:spacing w:line="16" w:lineRule="atLeast"/>
          </w:pPr>
        </w:pPrChange>
      </w:pPr>
      <w:ins w:id="1050" w:author="mohammad minoei" w:date="2015-09-06T23:42:00Z">
        <w:r>
          <w:rPr>
            <w:rFonts w:hint="cs"/>
            <w:rtl/>
          </w:rPr>
          <w:lastRenderedPageBreak/>
          <w:t>3-1-</w:t>
        </w:r>
      </w:ins>
      <w:ins w:id="1051" w:author="mohammad minoei" w:date="2015-09-07T13:26:00Z">
        <w:r w:rsidR="00286DE3">
          <w:rPr>
            <w:rFonts w:hint="cs"/>
            <w:rtl/>
          </w:rPr>
          <w:t>4</w:t>
        </w:r>
      </w:ins>
      <w:ins w:id="1052" w:author="mohammad minoei" w:date="2015-09-06T23:42:00Z">
        <w:r>
          <w:rPr>
            <w:rFonts w:hint="cs"/>
            <w:rtl/>
          </w:rPr>
          <w:t xml:space="preserve">- </w:t>
        </w:r>
      </w:ins>
      <w:ins w:id="1053" w:author="mohammad minoei" w:date="2015-09-06T23:46:00Z">
        <w:r>
          <w:rPr>
            <w:rFonts w:hint="cs"/>
            <w:rtl/>
          </w:rPr>
          <w:t>کانفیگ استریسک</w:t>
        </w:r>
      </w:ins>
    </w:p>
    <w:p w:rsidR="001C66A8" w:rsidRDefault="001C66A8">
      <w:pPr>
        <w:rPr>
          <w:ins w:id="1054" w:author="mohammad minoei" w:date="2015-09-07T13:39:00Z"/>
        </w:rPr>
        <w:pPrChange w:id="1055" w:author="mohammad minoei" w:date="2015-09-07T13:39:00Z">
          <w:pPr>
            <w:pStyle w:val="Heading3"/>
            <w:spacing w:line="16" w:lineRule="atLeast"/>
          </w:pPr>
        </w:pPrChange>
      </w:pPr>
    </w:p>
    <w:p w:rsidR="001C66A8" w:rsidRDefault="001C66A8">
      <w:pPr>
        <w:rPr>
          <w:ins w:id="1056" w:author="mohammad minoei" w:date="2015-09-07T13:39:00Z"/>
          <w:rtl/>
        </w:rPr>
        <w:pPrChange w:id="1057" w:author="mohammad minoei" w:date="2015-09-07T13:39:00Z">
          <w:pPr>
            <w:pStyle w:val="Heading3"/>
            <w:spacing w:line="16" w:lineRule="atLeast"/>
          </w:pPr>
        </w:pPrChange>
      </w:pPr>
    </w:p>
    <w:p w:rsidR="001C66A8" w:rsidRDefault="001C66A8">
      <w:pPr>
        <w:rPr>
          <w:ins w:id="1058" w:author="mohammad minoei" w:date="2015-09-07T17:58:00Z"/>
          <w:rtl/>
        </w:rPr>
        <w:pPrChange w:id="1059" w:author="mohammad minoei" w:date="2015-09-07T13:39:00Z">
          <w:pPr>
            <w:pStyle w:val="Heading3"/>
            <w:spacing w:line="16" w:lineRule="atLeast"/>
          </w:pPr>
        </w:pPrChange>
      </w:pPr>
    </w:p>
    <w:p w:rsidR="008D4F0E" w:rsidRDefault="008D4F0E">
      <w:pPr>
        <w:rPr>
          <w:ins w:id="1060" w:author="mohammad minoei" w:date="2015-09-07T17:58:00Z"/>
          <w:rtl/>
        </w:rPr>
        <w:pPrChange w:id="1061" w:author="mohammad minoei" w:date="2015-09-07T13:39:00Z">
          <w:pPr>
            <w:pStyle w:val="Heading3"/>
            <w:spacing w:line="16" w:lineRule="atLeast"/>
          </w:pPr>
        </w:pPrChange>
      </w:pPr>
    </w:p>
    <w:p w:rsidR="008D4F0E" w:rsidRDefault="008D4F0E">
      <w:pPr>
        <w:rPr>
          <w:ins w:id="1062" w:author="mohammad minoei" w:date="2015-09-07T17:58:00Z"/>
          <w:rtl/>
        </w:rPr>
        <w:pPrChange w:id="1063" w:author="mohammad minoei" w:date="2015-09-07T13:39:00Z">
          <w:pPr>
            <w:pStyle w:val="Heading3"/>
            <w:spacing w:line="16" w:lineRule="atLeast"/>
          </w:pPr>
        </w:pPrChange>
      </w:pPr>
    </w:p>
    <w:p w:rsidR="008D4F0E" w:rsidRDefault="008D4F0E">
      <w:pPr>
        <w:rPr>
          <w:ins w:id="1064" w:author="mohammad minoei" w:date="2015-09-07T17:58:00Z"/>
          <w:rFonts w:hint="cs"/>
          <w:rtl/>
          <w:lang w:bidi="fa-IR"/>
        </w:rPr>
        <w:pPrChange w:id="1065" w:author="mohammad minoei" w:date="2015-09-07T13:39:00Z">
          <w:pPr>
            <w:pStyle w:val="Heading3"/>
            <w:spacing w:line="16" w:lineRule="atLeast"/>
          </w:pPr>
        </w:pPrChange>
      </w:pPr>
    </w:p>
    <w:p w:rsidR="008D4F0E" w:rsidRDefault="008D4F0E">
      <w:pPr>
        <w:rPr>
          <w:ins w:id="1066" w:author="mohammad minoei" w:date="2015-09-07T17:58:00Z"/>
          <w:rtl/>
        </w:rPr>
        <w:pPrChange w:id="1067" w:author="mohammad minoei" w:date="2015-09-07T13:39:00Z">
          <w:pPr>
            <w:pStyle w:val="Heading3"/>
            <w:spacing w:line="16" w:lineRule="atLeast"/>
          </w:pPr>
        </w:pPrChange>
      </w:pPr>
    </w:p>
    <w:p w:rsidR="008D4F0E" w:rsidRDefault="008D4F0E">
      <w:pPr>
        <w:rPr>
          <w:ins w:id="1068" w:author="mohammad minoei" w:date="2015-09-07T17:58:00Z"/>
          <w:rtl/>
        </w:rPr>
        <w:pPrChange w:id="1069" w:author="mohammad minoei" w:date="2015-09-07T13:39:00Z">
          <w:pPr>
            <w:pStyle w:val="Heading3"/>
            <w:spacing w:line="16" w:lineRule="atLeast"/>
          </w:pPr>
        </w:pPrChange>
      </w:pPr>
    </w:p>
    <w:p w:rsidR="008D4F0E" w:rsidRDefault="008D4F0E">
      <w:pPr>
        <w:rPr>
          <w:ins w:id="1070" w:author="mohammad minoei" w:date="2015-09-07T17:58:00Z"/>
          <w:rtl/>
        </w:rPr>
        <w:pPrChange w:id="1071" w:author="mohammad minoei" w:date="2015-09-07T13:39:00Z">
          <w:pPr>
            <w:pStyle w:val="Heading3"/>
            <w:spacing w:line="16" w:lineRule="atLeast"/>
          </w:pPr>
        </w:pPrChange>
      </w:pPr>
    </w:p>
    <w:p w:rsidR="008D4F0E" w:rsidRDefault="008D4F0E">
      <w:pPr>
        <w:rPr>
          <w:ins w:id="1072" w:author="mohammad minoei" w:date="2015-09-07T17:58:00Z"/>
          <w:rtl/>
        </w:rPr>
        <w:pPrChange w:id="1073" w:author="mohammad minoei" w:date="2015-09-07T13:39:00Z">
          <w:pPr>
            <w:pStyle w:val="Heading3"/>
            <w:spacing w:line="16" w:lineRule="atLeast"/>
          </w:pPr>
        </w:pPrChange>
      </w:pPr>
    </w:p>
    <w:p w:rsidR="008D4F0E" w:rsidRDefault="008D4F0E">
      <w:pPr>
        <w:rPr>
          <w:ins w:id="1074" w:author="mohammad minoei" w:date="2015-09-07T17:58:00Z"/>
          <w:rtl/>
        </w:rPr>
        <w:pPrChange w:id="1075" w:author="mohammad minoei" w:date="2015-09-07T13:39:00Z">
          <w:pPr>
            <w:pStyle w:val="Heading3"/>
            <w:spacing w:line="16" w:lineRule="atLeast"/>
          </w:pPr>
        </w:pPrChange>
      </w:pPr>
    </w:p>
    <w:p w:rsidR="008D4F0E" w:rsidRDefault="008D4F0E">
      <w:pPr>
        <w:rPr>
          <w:ins w:id="1076" w:author="mohammad minoei" w:date="2015-09-07T17:58:00Z"/>
          <w:rtl/>
        </w:rPr>
        <w:pPrChange w:id="1077" w:author="mohammad minoei" w:date="2015-09-07T13:39:00Z">
          <w:pPr>
            <w:pStyle w:val="Heading3"/>
            <w:spacing w:line="16" w:lineRule="atLeast"/>
          </w:pPr>
        </w:pPrChange>
      </w:pPr>
    </w:p>
    <w:p w:rsidR="008D4F0E" w:rsidRDefault="008D4F0E">
      <w:pPr>
        <w:rPr>
          <w:ins w:id="1078" w:author="mohammad minoei" w:date="2015-09-07T17:58:00Z"/>
          <w:rtl/>
        </w:rPr>
        <w:pPrChange w:id="1079" w:author="mohammad minoei" w:date="2015-09-07T13:39:00Z">
          <w:pPr>
            <w:pStyle w:val="Heading3"/>
            <w:spacing w:line="16" w:lineRule="atLeast"/>
          </w:pPr>
        </w:pPrChange>
      </w:pPr>
    </w:p>
    <w:p w:rsidR="008D4F0E" w:rsidRDefault="008D4F0E">
      <w:pPr>
        <w:rPr>
          <w:ins w:id="1080" w:author="mohammad minoei" w:date="2015-09-07T17:58:00Z"/>
          <w:rtl/>
        </w:rPr>
        <w:pPrChange w:id="1081" w:author="mohammad minoei" w:date="2015-09-07T13:39:00Z">
          <w:pPr>
            <w:pStyle w:val="Heading3"/>
            <w:spacing w:line="16" w:lineRule="atLeast"/>
          </w:pPr>
        </w:pPrChange>
      </w:pPr>
    </w:p>
    <w:p w:rsidR="008D4F0E" w:rsidRDefault="008D4F0E">
      <w:pPr>
        <w:rPr>
          <w:ins w:id="1082" w:author="mohammad minoei" w:date="2015-09-07T17:58:00Z"/>
          <w:rtl/>
        </w:rPr>
        <w:pPrChange w:id="1083" w:author="mohammad minoei" w:date="2015-09-07T13:39:00Z">
          <w:pPr>
            <w:pStyle w:val="Heading3"/>
            <w:spacing w:line="16" w:lineRule="atLeast"/>
          </w:pPr>
        </w:pPrChange>
      </w:pPr>
    </w:p>
    <w:p w:rsidR="008D4F0E" w:rsidRDefault="008D4F0E">
      <w:pPr>
        <w:rPr>
          <w:ins w:id="1084" w:author="mohammad minoei" w:date="2015-09-07T17:58:00Z"/>
          <w:rtl/>
        </w:rPr>
        <w:pPrChange w:id="1085" w:author="mohammad minoei" w:date="2015-09-07T13:39:00Z">
          <w:pPr>
            <w:pStyle w:val="Heading3"/>
            <w:spacing w:line="16" w:lineRule="atLeast"/>
          </w:pPr>
        </w:pPrChange>
      </w:pPr>
    </w:p>
    <w:p w:rsidR="008D4F0E" w:rsidRDefault="008D4F0E">
      <w:pPr>
        <w:rPr>
          <w:ins w:id="1086" w:author="mohammad minoei" w:date="2015-09-07T17:58:00Z"/>
          <w:rtl/>
        </w:rPr>
        <w:pPrChange w:id="1087" w:author="mohammad minoei" w:date="2015-09-07T13:39:00Z">
          <w:pPr>
            <w:pStyle w:val="Heading3"/>
            <w:spacing w:line="16" w:lineRule="atLeast"/>
          </w:pPr>
        </w:pPrChange>
      </w:pPr>
    </w:p>
    <w:p w:rsidR="008D4F0E" w:rsidRDefault="008D4F0E">
      <w:pPr>
        <w:rPr>
          <w:ins w:id="1088" w:author="mohammad minoei" w:date="2015-09-07T17:58:00Z"/>
          <w:rtl/>
        </w:rPr>
        <w:pPrChange w:id="1089" w:author="mohammad minoei" w:date="2015-09-07T13:39:00Z">
          <w:pPr>
            <w:pStyle w:val="Heading3"/>
            <w:spacing w:line="16" w:lineRule="atLeast"/>
          </w:pPr>
        </w:pPrChange>
      </w:pPr>
    </w:p>
    <w:p w:rsidR="008D4F0E" w:rsidRDefault="008D4F0E">
      <w:pPr>
        <w:rPr>
          <w:ins w:id="1090" w:author="mohammad minoei" w:date="2015-09-07T17:58:00Z"/>
          <w:rtl/>
        </w:rPr>
        <w:pPrChange w:id="1091" w:author="mohammad minoei" w:date="2015-09-07T13:39:00Z">
          <w:pPr>
            <w:pStyle w:val="Heading3"/>
            <w:spacing w:line="16" w:lineRule="atLeast"/>
          </w:pPr>
        </w:pPrChange>
      </w:pPr>
    </w:p>
    <w:p w:rsidR="008D4F0E" w:rsidRDefault="008D4F0E">
      <w:pPr>
        <w:rPr>
          <w:ins w:id="1092" w:author="mohammad minoei" w:date="2015-09-07T17:58:00Z"/>
          <w:rtl/>
        </w:rPr>
        <w:pPrChange w:id="1093" w:author="mohammad minoei" w:date="2015-09-07T13:39:00Z">
          <w:pPr>
            <w:pStyle w:val="Heading3"/>
            <w:spacing w:line="16" w:lineRule="atLeast"/>
          </w:pPr>
        </w:pPrChange>
      </w:pPr>
    </w:p>
    <w:p w:rsidR="008D4F0E" w:rsidRDefault="008D4F0E">
      <w:pPr>
        <w:rPr>
          <w:ins w:id="1094" w:author="mohammad minoei" w:date="2015-09-07T17:58:00Z"/>
          <w:rtl/>
        </w:rPr>
        <w:pPrChange w:id="1095" w:author="mohammad minoei" w:date="2015-09-07T13:39:00Z">
          <w:pPr>
            <w:pStyle w:val="Heading3"/>
            <w:spacing w:line="16" w:lineRule="atLeast"/>
          </w:pPr>
        </w:pPrChange>
      </w:pPr>
    </w:p>
    <w:p w:rsidR="008D4F0E" w:rsidRDefault="008D4F0E">
      <w:pPr>
        <w:rPr>
          <w:ins w:id="1096" w:author="mohammad minoei" w:date="2015-09-07T17:58:00Z"/>
          <w:rtl/>
        </w:rPr>
        <w:pPrChange w:id="1097" w:author="mohammad minoei" w:date="2015-09-07T13:39:00Z">
          <w:pPr>
            <w:pStyle w:val="Heading3"/>
            <w:spacing w:line="16" w:lineRule="atLeast"/>
          </w:pPr>
        </w:pPrChange>
      </w:pPr>
    </w:p>
    <w:p w:rsidR="008D4F0E" w:rsidRDefault="008D4F0E">
      <w:pPr>
        <w:rPr>
          <w:ins w:id="1098" w:author="mohammad minoei" w:date="2015-09-07T17:58:00Z"/>
          <w:rtl/>
        </w:rPr>
        <w:pPrChange w:id="1099" w:author="mohammad minoei" w:date="2015-09-07T13:39:00Z">
          <w:pPr>
            <w:pStyle w:val="Heading3"/>
            <w:spacing w:line="16" w:lineRule="atLeast"/>
          </w:pPr>
        </w:pPrChange>
      </w:pPr>
    </w:p>
    <w:p w:rsidR="008D4F0E" w:rsidRDefault="008D4F0E">
      <w:pPr>
        <w:rPr>
          <w:ins w:id="1100" w:author="mohammad minoei" w:date="2015-09-07T17:58:00Z"/>
          <w:rtl/>
        </w:rPr>
        <w:pPrChange w:id="1101" w:author="mohammad minoei" w:date="2015-09-07T13:39:00Z">
          <w:pPr>
            <w:pStyle w:val="Heading3"/>
            <w:spacing w:line="16" w:lineRule="atLeast"/>
          </w:pPr>
        </w:pPrChange>
      </w:pPr>
    </w:p>
    <w:p w:rsidR="008D4F0E" w:rsidRDefault="008D4F0E">
      <w:pPr>
        <w:rPr>
          <w:ins w:id="1102" w:author="mohammad minoei" w:date="2015-09-07T17:58:00Z"/>
          <w:rtl/>
        </w:rPr>
        <w:pPrChange w:id="1103" w:author="mohammad minoei" w:date="2015-09-07T13:39:00Z">
          <w:pPr>
            <w:pStyle w:val="Heading3"/>
            <w:spacing w:line="16" w:lineRule="atLeast"/>
          </w:pPr>
        </w:pPrChange>
      </w:pPr>
    </w:p>
    <w:p w:rsidR="008D4F0E" w:rsidRDefault="008D4F0E">
      <w:pPr>
        <w:rPr>
          <w:ins w:id="1104" w:author="mohammad minoei" w:date="2015-09-07T17:58:00Z"/>
          <w:rtl/>
        </w:rPr>
        <w:pPrChange w:id="1105" w:author="mohammad minoei" w:date="2015-09-07T13:39:00Z">
          <w:pPr>
            <w:pStyle w:val="Heading3"/>
            <w:spacing w:line="16" w:lineRule="atLeast"/>
          </w:pPr>
        </w:pPrChange>
      </w:pPr>
    </w:p>
    <w:p w:rsidR="008D4F0E" w:rsidRDefault="008D4F0E">
      <w:pPr>
        <w:rPr>
          <w:ins w:id="1106" w:author="mohammad minoei" w:date="2015-09-07T17:58:00Z"/>
          <w:rtl/>
        </w:rPr>
        <w:pPrChange w:id="1107" w:author="mohammad minoei" w:date="2015-09-07T13:39:00Z">
          <w:pPr>
            <w:pStyle w:val="Heading3"/>
            <w:spacing w:line="16" w:lineRule="atLeast"/>
          </w:pPr>
        </w:pPrChange>
      </w:pPr>
    </w:p>
    <w:p w:rsidR="008D4F0E" w:rsidRDefault="008D4F0E">
      <w:pPr>
        <w:rPr>
          <w:ins w:id="1108" w:author="mohammad minoei" w:date="2015-09-07T17:58:00Z"/>
          <w:rtl/>
        </w:rPr>
        <w:pPrChange w:id="1109" w:author="mohammad minoei" w:date="2015-09-07T13:39:00Z">
          <w:pPr>
            <w:pStyle w:val="Heading3"/>
            <w:spacing w:line="16" w:lineRule="atLeast"/>
          </w:pPr>
        </w:pPrChange>
      </w:pPr>
    </w:p>
    <w:p w:rsidR="00FA2495" w:rsidRPr="00330962" w:rsidRDefault="00FA2495">
      <w:pPr>
        <w:pStyle w:val="Heading3"/>
        <w:spacing w:line="16" w:lineRule="atLeast"/>
        <w:rPr>
          <w:ins w:id="1110" w:author="mohammad minoei" w:date="2015-09-06T23:42:00Z"/>
          <w:rtl/>
        </w:rPr>
        <w:pPrChange w:id="1111" w:author="mohammad minoei" w:date="2015-09-07T13:26:00Z">
          <w:pPr>
            <w:pStyle w:val="Heading3"/>
            <w:spacing w:line="16" w:lineRule="atLeast"/>
          </w:pPr>
        </w:pPrChange>
      </w:pPr>
      <w:ins w:id="1112" w:author="mohammad minoei" w:date="2015-09-06T23:43:00Z">
        <w:r>
          <w:rPr>
            <w:rFonts w:hint="cs"/>
            <w:rtl/>
          </w:rPr>
          <w:lastRenderedPageBreak/>
          <w:t>3</w:t>
        </w:r>
      </w:ins>
      <w:ins w:id="1113" w:author="mohammad minoei" w:date="2015-09-06T23:42:00Z">
        <w:r>
          <w:rPr>
            <w:rFonts w:hint="cs"/>
            <w:rtl/>
          </w:rPr>
          <w:t>-</w:t>
        </w:r>
      </w:ins>
      <w:ins w:id="1114" w:author="mohammad minoei" w:date="2015-09-06T23:43:00Z">
        <w:r>
          <w:rPr>
            <w:rFonts w:hint="cs"/>
            <w:rtl/>
          </w:rPr>
          <w:t>1</w:t>
        </w:r>
      </w:ins>
      <w:ins w:id="1115" w:author="mohammad minoei" w:date="2015-09-06T23:42:00Z">
        <w:r>
          <w:rPr>
            <w:rFonts w:hint="cs"/>
            <w:rtl/>
          </w:rPr>
          <w:t>-</w:t>
        </w:r>
      </w:ins>
      <w:ins w:id="1116" w:author="mohammad minoei" w:date="2015-09-07T13:26:00Z">
        <w:r w:rsidR="00286DE3">
          <w:rPr>
            <w:rFonts w:hint="cs"/>
            <w:rtl/>
          </w:rPr>
          <w:t>5</w:t>
        </w:r>
      </w:ins>
      <w:ins w:id="1117" w:author="mohammad minoei" w:date="2015-09-06T23:42:00Z">
        <w:r>
          <w:rPr>
            <w:rFonts w:hint="cs"/>
            <w:rtl/>
          </w:rPr>
          <w:t xml:space="preserve">- </w:t>
        </w:r>
      </w:ins>
      <w:ins w:id="1118" w:author="mohammad minoei" w:date="2015-09-06T23:47:00Z">
        <w:r>
          <w:rPr>
            <w:rFonts w:hint="cs"/>
            <w:rtl/>
          </w:rPr>
          <w:t>برنامه پاسخگوی تعاملی</w:t>
        </w:r>
      </w:ins>
    </w:p>
    <w:p w:rsidR="007D45EB" w:rsidRDefault="008D4F0E" w:rsidP="005B3B97">
      <w:pPr>
        <w:spacing w:line="16" w:lineRule="atLeast"/>
        <w:rPr>
          <w:ins w:id="1119" w:author="mohammad minoei" w:date="2015-09-07T17:57:00Z"/>
          <w:rFonts w:hint="cs"/>
          <w:rtl/>
          <w:lang w:bidi="fa-IR"/>
        </w:rPr>
      </w:pPr>
      <w:ins w:id="1120" w:author="mohammad minoei" w:date="2015-09-07T17:51:00Z">
        <w:r w:rsidRPr="008D4F0E">
          <w:rPr>
            <w:rFonts w:hint="cs"/>
            <w:rtl/>
            <w:lang w:bidi="fa-IR"/>
            <w:rPrChange w:id="1121" w:author="mohammad minoei" w:date="2015-09-07T17:53:00Z">
              <w:rPr>
                <w:rFonts w:hint="cs"/>
                <w:u w:val="single"/>
                <w:rtl/>
                <w:lang w:bidi="fa-IR"/>
              </w:rPr>
            </w:rPrChange>
          </w:rPr>
          <w:t xml:space="preserve">نحوه ارتباط برنامه ما با استریسک از طریق وب سوکت است. با </w:t>
        </w:r>
      </w:ins>
      <w:ins w:id="1122" w:author="mohammad minoei" w:date="2015-09-07T17:52:00Z">
        <w:r w:rsidRPr="008D4F0E">
          <w:rPr>
            <w:rFonts w:hint="cs"/>
            <w:rtl/>
            <w:lang w:bidi="fa-IR"/>
            <w:rPrChange w:id="1123" w:author="mohammad minoei" w:date="2015-09-07T17:53:00Z">
              <w:rPr>
                <w:rFonts w:hint="cs"/>
                <w:u w:val="single"/>
                <w:rtl/>
                <w:lang w:bidi="fa-IR"/>
              </w:rPr>
            </w:rPrChange>
          </w:rPr>
          <w:t>اجرا شدن برنامه، برنامه خود را به اس</w:t>
        </w:r>
      </w:ins>
      <w:ins w:id="1124" w:author="mohammad minoei" w:date="2015-09-07T17:53:00Z">
        <w:r>
          <w:rPr>
            <w:rFonts w:hint="cs"/>
            <w:rtl/>
            <w:lang w:bidi="fa-IR"/>
          </w:rPr>
          <w:t xml:space="preserve">تریسک متصل میکند </w:t>
        </w:r>
      </w:ins>
      <w:ins w:id="1125" w:author="mohammad minoei" w:date="2015-09-07T17:57:00Z">
        <w:r>
          <w:rPr>
            <w:rFonts w:hint="cs"/>
            <w:rtl/>
            <w:lang w:bidi="fa-IR"/>
          </w:rPr>
          <w:t>و بعد از آن تماس هایی که با سرویس ما گرفته شود توسط این برنامه کنترل میشوند.</w:t>
        </w:r>
      </w:ins>
    </w:p>
    <w:p w:rsidR="008D4F0E" w:rsidRDefault="008D4F0E" w:rsidP="005B3B97">
      <w:pPr>
        <w:spacing w:line="16" w:lineRule="atLeast"/>
        <w:rPr>
          <w:ins w:id="1126" w:author="mohammad minoei" w:date="2015-09-07T18:11:00Z"/>
          <w:rtl/>
          <w:lang w:bidi="fa-IR"/>
        </w:rPr>
      </w:pPr>
    </w:p>
    <w:p w:rsidR="00F87965" w:rsidRDefault="00F87965" w:rsidP="005B3B97">
      <w:pPr>
        <w:spacing w:line="16" w:lineRule="atLeast"/>
        <w:rPr>
          <w:ins w:id="1127" w:author="mohammad minoei" w:date="2015-09-07T17:57:00Z"/>
          <w:rFonts w:hint="cs"/>
          <w:rtl/>
          <w:lang w:bidi="fa-IR"/>
        </w:rPr>
      </w:pPr>
    </w:p>
    <w:p w:rsidR="008D4F0E" w:rsidRPr="00F87965" w:rsidRDefault="00F87965" w:rsidP="005B3B97">
      <w:pPr>
        <w:spacing w:line="16" w:lineRule="atLeast"/>
        <w:rPr>
          <w:ins w:id="1128" w:author="mohammad minoei" w:date="2015-09-07T17:58:00Z"/>
          <w:rFonts w:hint="cs"/>
          <w:b/>
          <w:bCs/>
          <w:rtl/>
          <w:lang w:bidi="fa-IR"/>
          <w:rPrChange w:id="1129" w:author="mohammad minoei" w:date="2015-09-07T18:10:00Z">
            <w:rPr>
              <w:ins w:id="1130" w:author="mohammad minoei" w:date="2015-09-07T17:58:00Z"/>
              <w:rFonts w:hint="cs"/>
              <w:rtl/>
              <w:lang w:bidi="fa-IR"/>
            </w:rPr>
          </w:rPrChange>
        </w:rPr>
      </w:pPr>
      <w:ins w:id="1131" w:author="mohammad minoei" w:date="2015-09-07T18:10:00Z">
        <w:r w:rsidRPr="00F87965">
          <w:rPr>
            <w:rFonts w:hint="cs"/>
            <w:b/>
            <w:bCs/>
            <w:rtl/>
            <w:rPrChange w:id="1132" w:author="mohammad minoei" w:date="2015-09-07T18:10:00Z">
              <w:rPr>
                <w:rFonts w:hint="cs"/>
                <w:rtl/>
              </w:rPr>
            </w:rPrChange>
          </w:rPr>
          <w:t>3-1-5-</w:t>
        </w:r>
      </w:ins>
      <w:ins w:id="1133" w:author="mohammad minoei" w:date="2015-09-07T18:37:00Z">
        <w:r w:rsidR="00512FD0">
          <w:rPr>
            <w:rFonts w:hint="cs"/>
            <w:b/>
            <w:bCs/>
            <w:rtl/>
          </w:rPr>
          <w:t>1-</w:t>
        </w:r>
      </w:ins>
      <w:ins w:id="1134" w:author="mohammad minoei" w:date="2015-09-07T18:10:00Z">
        <w:r w:rsidRPr="00F87965">
          <w:rPr>
            <w:rFonts w:hint="cs"/>
            <w:b/>
            <w:bCs/>
            <w:rtl/>
            <w:rPrChange w:id="1135" w:author="mohammad minoei" w:date="2015-09-07T18:10:00Z">
              <w:rPr>
                <w:rFonts w:hint="cs"/>
                <w:rtl/>
              </w:rPr>
            </w:rPrChange>
          </w:rPr>
          <w:t xml:space="preserve"> </w:t>
        </w:r>
      </w:ins>
      <w:ins w:id="1136" w:author="mohammad minoei" w:date="2015-09-07T17:57:00Z">
        <w:r w:rsidR="008D4F0E" w:rsidRPr="00F87965">
          <w:rPr>
            <w:rFonts w:hint="cs"/>
            <w:b/>
            <w:bCs/>
            <w:rtl/>
            <w:lang w:bidi="fa-IR"/>
            <w:rPrChange w:id="1137" w:author="mohammad minoei" w:date="2015-09-07T18:10:00Z">
              <w:rPr>
                <w:rFonts w:hint="cs"/>
                <w:rtl/>
                <w:lang w:bidi="fa-IR"/>
              </w:rPr>
            </w:rPrChange>
          </w:rPr>
          <w:t xml:space="preserve">ماژول </w:t>
        </w:r>
      </w:ins>
      <w:ins w:id="1138" w:author="mohammad minoei" w:date="2015-09-07T17:58:00Z">
        <w:r w:rsidR="008D4F0E" w:rsidRPr="00F87965">
          <w:rPr>
            <w:rFonts w:hint="cs"/>
            <w:b/>
            <w:bCs/>
            <w:rtl/>
            <w:lang w:bidi="fa-IR"/>
            <w:rPrChange w:id="1139" w:author="mohammad minoei" w:date="2015-09-07T18:10:00Z">
              <w:rPr>
                <w:rFonts w:hint="cs"/>
                <w:rtl/>
                <w:lang w:bidi="fa-IR"/>
              </w:rPr>
            </w:rPrChange>
          </w:rPr>
          <w:t>ارتباط با استریسک</w:t>
        </w:r>
      </w:ins>
    </w:p>
    <w:p w:rsidR="008D4F0E" w:rsidRDefault="008D4F0E" w:rsidP="008D4F0E">
      <w:pPr>
        <w:bidi w:val="0"/>
        <w:ind w:left="340" w:firstLine="0"/>
        <w:rPr>
          <w:ins w:id="1140" w:author="mohammad minoei" w:date="2015-09-07T18:00:00Z"/>
        </w:rPr>
        <w:pPrChange w:id="1141" w:author="mohammad minoei" w:date="2015-09-07T18:00:00Z">
          <w:pPr>
            <w:spacing w:line="16" w:lineRule="atLeast"/>
          </w:pPr>
        </w:pPrChange>
      </w:pPr>
    </w:p>
    <w:p w:rsidR="00F87965" w:rsidRDefault="00F87965" w:rsidP="00F87965">
      <w:pPr>
        <w:bidi w:val="0"/>
        <w:ind w:left="340" w:firstLine="0"/>
        <w:rPr>
          <w:ins w:id="1142" w:author="mohammad minoei" w:date="2015-09-07T18:08:00Z"/>
        </w:rPr>
      </w:pPr>
      <w:proofErr w:type="gramStart"/>
      <w:ins w:id="1143" w:author="mohammad minoei" w:date="2015-09-07T18:08:00Z">
        <w:r>
          <w:t>var</w:t>
        </w:r>
        <w:proofErr w:type="gramEnd"/>
        <w:r>
          <w:t xml:space="preserve"> ari = require( 'ari-client' );</w:t>
        </w:r>
      </w:ins>
    </w:p>
    <w:p w:rsidR="00F87965" w:rsidRDefault="00F87965" w:rsidP="00F87965">
      <w:pPr>
        <w:bidi w:val="0"/>
        <w:ind w:left="340" w:firstLine="0"/>
        <w:rPr>
          <w:ins w:id="1144" w:author="mohammad minoei" w:date="2015-09-07T18:08:00Z"/>
        </w:rPr>
      </w:pPr>
      <w:proofErr w:type="gramStart"/>
      <w:ins w:id="1145" w:author="mohammad minoei" w:date="2015-09-07T18:08:00Z">
        <w:r>
          <w:t>var</w:t>
        </w:r>
        <w:proofErr w:type="gramEnd"/>
        <w:r>
          <w:t xml:space="preserve"> util = require( 'util' );</w:t>
        </w:r>
      </w:ins>
    </w:p>
    <w:p w:rsidR="00F87965" w:rsidRDefault="00F87965" w:rsidP="00F87965">
      <w:pPr>
        <w:bidi w:val="0"/>
        <w:ind w:left="340" w:firstLine="0"/>
        <w:rPr>
          <w:ins w:id="1146" w:author="mohammad minoei" w:date="2015-09-07T18:08:00Z"/>
        </w:rPr>
      </w:pPr>
      <w:proofErr w:type="gramStart"/>
      <w:ins w:id="1147" w:author="mohammad minoei" w:date="2015-09-07T18:08:00Z">
        <w:r>
          <w:t>var</w:t>
        </w:r>
        <w:proofErr w:type="gramEnd"/>
        <w:r>
          <w:t xml:space="preserve"> EventEmitter = require( 'events' ).EventEmitter;</w:t>
        </w:r>
      </w:ins>
    </w:p>
    <w:p w:rsidR="00F87965" w:rsidRDefault="00F87965" w:rsidP="00F87965">
      <w:pPr>
        <w:bidi w:val="0"/>
        <w:ind w:left="340" w:firstLine="0"/>
        <w:rPr>
          <w:ins w:id="1148" w:author="mohammad minoei" w:date="2015-09-07T18:08:00Z"/>
        </w:rPr>
      </w:pPr>
      <w:proofErr w:type="gramStart"/>
      <w:ins w:id="1149" w:author="mohammad minoei" w:date="2015-09-07T18:08:00Z">
        <w:r>
          <w:t>var</w:t>
        </w:r>
        <w:proofErr w:type="gramEnd"/>
        <w:r>
          <w:t xml:space="preserve"> DialPlan = require( './dialplans' );</w:t>
        </w:r>
      </w:ins>
    </w:p>
    <w:p w:rsidR="00F87965" w:rsidRDefault="00F87965" w:rsidP="00F87965">
      <w:pPr>
        <w:bidi w:val="0"/>
        <w:ind w:left="340" w:firstLine="0"/>
        <w:rPr>
          <w:ins w:id="1150" w:author="mohammad minoei" w:date="2015-09-07T18:08:00Z"/>
        </w:rPr>
      </w:pPr>
      <w:proofErr w:type="gramStart"/>
      <w:ins w:id="1151" w:author="mohammad minoei" w:date="2015-09-07T18:08:00Z">
        <w:r>
          <w:t>var</w:t>
        </w:r>
        <w:proofErr w:type="gramEnd"/>
        <w:r>
          <w:t xml:space="preserve"> bunyan = require( 'bunyan' );</w:t>
        </w:r>
      </w:ins>
    </w:p>
    <w:p w:rsidR="00F87965" w:rsidRDefault="00F87965" w:rsidP="00F87965">
      <w:pPr>
        <w:bidi w:val="0"/>
        <w:ind w:left="340" w:firstLine="0"/>
        <w:rPr>
          <w:ins w:id="1152" w:author="mohammad minoei" w:date="2015-09-07T18:08:00Z"/>
        </w:rPr>
      </w:pPr>
      <w:proofErr w:type="gramStart"/>
      <w:ins w:id="1153" w:author="mohammad minoei" w:date="2015-09-07T18:08:00Z">
        <w:r>
          <w:t>var</w:t>
        </w:r>
        <w:proofErr w:type="gramEnd"/>
        <w:r>
          <w:t xml:space="preserve"> Channels = require( './channels' );</w:t>
        </w:r>
      </w:ins>
    </w:p>
    <w:p w:rsidR="00F87965" w:rsidRDefault="00F87965" w:rsidP="00F87965">
      <w:pPr>
        <w:bidi w:val="0"/>
        <w:ind w:left="340" w:firstLine="0"/>
        <w:rPr>
          <w:ins w:id="1154" w:author="mohammad minoei" w:date="2015-09-07T18:08:00Z"/>
        </w:rPr>
        <w:pPrChange w:id="1155" w:author="mohammad minoei" w:date="2015-09-07T18:08:00Z">
          <w:pPr>
            <w:bidi w:val="0"/>
            <w:ind w:left="340" w:firstLine="0"/>
          </w:pPr>
        </w:pPrChange>
      </w:pPr>
      <w:proofErr w:type="gramStart"/>
      <w:ins w:id="1156" w:author="mohammad minoei" w:date="2015-09-07T18:08:00Z">
        <w:r>
          <w:t>var</w:t>
        </w:r>
        <w:proofErr w:type="gramEnd"/>
        <w:r>
          <w:t xml:space="preserve"> db = require( './reservationSchema' );</w:t>
        </w:r>
      </w:ins>
    </w:p>
    <w:p w:rsidR="00F87965" w:rsidRDefault="00F87965" w:rsidP="00F87965">
      <w:pPr>
        <w:bidi w:val="0"/>
        <w:ind w:left="340" w:firstLine="0"/>
        <w:rPr>
          <w:ins w:id="1157" w:author="mohammad minoei" w:date="2015-09-07T18:08:00Z"/>
        </w:rPr>
      </w:pPr>
      <w:proofErr w:type="gramStart"/>
      <w:ins w:id="1158" w:author="mohammad minoei" w:date="2015-09-07T18:08:00Z">
        <w:r>
          <w:t>var</w:t>
        </w:r>
        <w:proofErr w:type="gramEnd"/>
        <w:r>
          <w:t xml:space="preserve"> Handler = require( './handler.js' );</w:t>
        </w:r>
      </w:ins>
    </w:p>
    <w:p w:rsidR="00F87965" w:rsidRDefault="00F87965" w:rsidP="00F87965">
      <w:pPr>
        <w:bidi w:val="0"/>
        <w:ind w:left="340" w:firstLine="0"/>
        <w:rPr>
          <w:ins w:id="1159" w:author="mohammad minoei" w:date="2015-09-07T18:08:00Z"/>
        </w:rPr>
      </w:pPr>
    </w:p>
    <w:p w:rsidR="00F87965" w:rsidRDefault="00F87965" w:rsidP="00F87965">
      <w:pPr>
        <w:bidi w:val="0"/>
        <w:ind w:left="340" w:firstLine="0"/>
        <w:rPr>
          <w:ins w:id="1160" w:author="mohammad minoei" w:date="2015-09-07T18:09:00Z"/>
        </w:rPr>
      </w:pPr>
    </w:p>
    <w:p w:rsidR="00F87965" w:rsidRDefault="00F87965" w:rsidP="00F87965">
      <w:pPr>
        <w:bidi w:val="0"/>
        <w:ind w:left="340" w:firstLine="0"/>
        <w:rPr>
          <w:ins w:id="1161" w:author="mohammad minoei" w:date="2015-09-07T18:08:00Z"/>
        </w:rPr>
        <w:pPrChange w:id="1162" w:author="mohammad minoei" w:date="2015-09-07T18:09:00Z">
          <w:pPr>
            <w:bidi w:val="0"/>
            <w:ind w:left="340" w:firstLine="0"/>
          </w:pPr>
        </w:pPrChange>
      </w:pPr>
      <w:ins w:id="1163" w:author="mohammad minoei" w:date="2015-09-07T18:08:00Z">
        <w:r>
          <w:t>//calls from handler to register events before connect to asterisk</w:t>
        </w:r>
      </w:ins>
    </w:p>
    <w:p w:rsidR="00F87965" w:rsidRDefault="00F87965" w:rsidP="00F87965">
      <w:pPr>
        <w:bidi w:val="0"/>
        <w:ind w:left="340" w:firstLine="0"/>
        <w:rPr>
          <w:ins w:id="1164" w:author="mohammad minoei" w:date="2015-09-07T18:08:00Z"/>
        </w:rPr>
      </w:pPr>
      <w:proofErr w:type="gramStart"/>
      <w:ins w:id="1165" w:author="mohammad minoei" w:date="2015-09-07T18:08:00Z">
        <w:r>
          <w:t>var</w:t>
        </w:r>
        <w:proofErr w:type="gramEnd"/>
        <w:r>
          <w:t xml:space="preserve"> start = function Start() {</w:t>
        </w:r>
      </w:ins>
    </w:p>
    <w:p w:rsidR="00F87965" w:rsidRDefault="00F87965" w:rsidP="00F87965">
      <w:pPr>
        <w:bidi w:val="0"/>
        <w:ind w:left="340" w:firstLine="0"/>
        <w:rPr>
          <w:ins w:id="1166" w:author="mohammad minoei" w:date="2015-09-07T18:08:00Z"/>
          <w:rtl/>
        </w:rPr>
      </w:pPr>
    </w:p>
    <w:p w:rsidR="00F87965" w:rsidRDefault="00F87965" w:rsidP="00F87965">
      <w:pPr>
        <w:bidi w:val="0"/>
        <w:ind w:left="340" w:firstLine="0"/>
        <w:rPr>
          <w:ins w:id="1167" w:author="mohammad minoei" w:date="2015-09-07T18:08:00Z"/>
        </w:rPr>
      </w:pPr>
      <w:ins w:id="1168" w:author="mohammad minoei" w:date="2015-09-07T18:08:00Z">
        <w:r>
          <w:t xml:space="preserve">    </w:t>
        </w:r>
        <w:proofErr w:type="gramStart"/>
        <w:r>
          <w:t>ari.connect(</w:t>
        </w:r>
        <w:proofErr w:type="gramEnd"/>
        <w:r>
          <w:t xml:space="preserve"> 'http://localhost:8088', 'asterisk', 'asterisk', clientLoaded );</w:t>
        </w:r>
      </w:ins>
    </w:p>
    <w:p w:rsidR="00F87965" w:rsidRDefault="00F87965" w:rsidP="00F87965">
      <w:pPr>
        <w:bidi w:val="0"/>
        <w:ind w:left="340" w:firstLine="0"/>
        <w:rPr>
          <w:ins w:id="1169" w:author="mohammad minoei" w:date="2015-09-07T18:08:00Z"/>
          <w:rtl/>
        </w:rPr>
      </w:pPr>
    </w:p>
    <w:p w:rsidR="00F87965" w:rsidRDefault="00F87965" w:rsidP="00F87965">
      <w:pPr>
        <w:bidi w:val="0"/>
        <w:ind w:left="340" w:firstLine="0"/>
        <w:rPr>
          <w:ins w:id="1170" w:author="mohammad minoei" w:date="2015-09-07T18:08:00Z"/>
        </w:rPr>
      </w:pPr>
      <w:ins w:id="1171" w:author="mohammad minoei" w:date="2015-09-07T18:08:00Z">
        <w:r>
          <w:t xml:space="preserve">    // Handler for client being loaded</w:t>
        </w:r>
      </w:ins>
    </w:p>
    <w:p w:rsidR="00F87965" w:rsidRDefault="00F87965" w:rsidP="00F87965">
      <w:pPr>
        <w:bidi w:val="0"/>
        <w:ind w:left="340" w:firstLine="0"/>
        <w:rPr>
          <w:ins w:id="1172" w:author="mohammad minoei" w:date="2015-09-07T18:08:00Z"/>
        </w:rPr>
      </w:pPr>
      <w:ins w:id="1173" w:author="mohammad minoei" w:date="2015-09-07T18:08:00Z">
        <w:r>
          <w:t xml:space="preserve">    </w:t>
        </w:r>
        <w:proofErr w:type="gramStart"/>
        <w:r>
          <w:t>function</w:t>
        </w:r>
        <w:proofErr w:type="gramEnd"/>
        <w:r>
          <w:t xml:space="preserve"> clientLoaded( err, client ) {</w:t>
        </w:r>
      </w:ins>
    </w:p>
    <w:p w:rsidR="00F87965" w:rsidRDefault="00F87965" w:rsidP="00F87965">
      <w:pPr>
        <w:bidi w:val="0"/>
        <w:ind w:left="340" w:firstLine="0"/>
        <w:rPr>
          <w:ins w:id="1174" w:author="mohammad minoei" w:date="2015-09-07T18:08:00Z"/>
        </w:rPr>
      </w:pPr>
      <w:ins w:id="1175" w:author="mohammad minoei" w:date="2015-09-07T18:08:00Z">
        <w:r>
          <w:t xml:space="preserve">        </w:t>
        </w:r>
        <w:proofErr w:type="gramStart"/>
        <w:r>
          <w:t>console.log(</w:t>
        </w:r>
        <w:proofErr w:type="gramEnd"/>
        <w:r>
          <w:t xml:space="preserve"> 'connected to asterisk' );</w:t>
        </w:r>
      </w:ins>
    </w:p>
    <w:p w:rsidR="00F87965" w:rsidRDefault="00F87965" w:rsidP="00F87965">
      <w:pPr>
        <w:bidi w:val="0"/>
        <w:ind w:left="340" w:firstLine="0"/>
        <w:rPr>
          <w:ins w:id="1176" w:author="mohammad minoei" w:date="2015-09-07T18:08:00Z"/>
        </w:rPr>
      </w:pPr>
      <w:ins w:id="1177" w:author="mohammad minoei" w:date="2015-09-07T18:08:00Z">
        <w:r>
          <w:t xml:space="preserve">        </w:t>
        </w:r>
        <w:proofErr w:type="gramStart"/>
        <w:r>
          <w:t>if</w:t>
        </w:r>
        <w:proofErr w:type="gramEnd"/>
        <w:r>
          <w:t xml:space="preserve"> ( err ) {</w:t>
        </w:r>
      </w:ins>
    </w:p>
    <w:p w:rsidR="00F87965" w:rsidRDefault="00F87965" w:rsidP="00F87965">
      <w:pPr>
        <w:bidi w:val="0"/>
        <w:ind w:left="340" w:firstLine="0"/>
        <w:rPr>
          <w:ins w:id="1178" w:author="mohammad minoei" w:date="2015-09-07T18:08:00Z"/>
        </w:rPr>
      </w:pPr>
      <w:ins w:id="1179" w:author="mohammad minoei" w:date="2015-09-07T18:08:00Z">
        <w:r>
          <w:t xml:space="preserve">            </w:t>
        </w:r>
        <w:proofErr w:type="gramStart"/>
        <w:r>
          <w:t>console.log(</w:t>
        </w:r>
        <w:proofErr w:type="gramEnd"/>
        <w:r>
          <w:t xml:space="preserve"> err );</w:t>
        </w:r>
      </w:ins>
    </w:p>
    <w:p w:rsidR="00F87965" w:rsidRDefault="00F87965" w:rsidP="00F87965">
      <w:pPr>
        <w:bidi w:val="0"/>
        <w:ind w:left="340" w:firstLine="0"/>
        <w:rPr>
          <w:ins w:id="1180" w:author="mohammad minoei" w:date="2015-09-07T18:08:00Z"/>
        </w:rPr>
      </w:pPr>
      <w:ins w:id="1181" w:author="mohammad minoei" w:date="2015-09-07T18:08:00Z">
        <w:r>
          <w:t xml:space="preserve">            </w:t>
        </w:r>
        <w:proofErr w:type="gramStart"/>
        <w:r>
          <w:t>log.error(</w:t>
        </w:r>
        <w:proofErr w:type="gramEnd"/>
        <w:r>
          <w:t xml:space="preserve"> err );</w:t>
        </w:r>
      </w:ins>
    </w:p>
    <w:p w:rsidR="00F87965" w:rsidRDefault="00F87965" w:rsidP="00F87965">
      <w:pPr>
        <w:bidi w:val="0"/>
        <w:ind w:left="340" w:firstLine="0"/>
        <w:rPr>
          <w:ins w:id="1182" w:author="mohammad minoei" w:date="2015-09-07T18:08:00Z"/>
        </w:rPr>
      </w:pPr>
      <w:ins w:id="1183" w:author="mohammad minoei" w:date="2015-09-07T18:08:00Z">
        <w:r>
          <w:t xml:space="preserve">            </w:t>
        </w:r>
        <w:proofErr w:type="gramStart"/>
        <w:r>
          <w:t>throw</w:t>
        </w:r>
        <w:proofErr w:type="gramEnd"/>
        <w:r>
          <w:t xml:space="preserve"> err;</w:t>
        </w:r>
      </w:ins>
    </w:p>
    <w:p w:rsidR="00F87965" w:rsidRDefault="00F87965" w:rsidP="00F87965">
      <w:pPr>
        <w:bidi w:val="0"/>
        <w:ind w:left="340" w:firstLine="0"/>
        <w:rPr>
          <w:ins w:id="1184" w:author="mohammad minoei" w:date="2015-09-07T18:08:00Z"/>
          <w:rtl/>
        </w:rPr>
      </w:pPr>
      <w:ins w:id="1185" w:author="mohammad minoei" w:date="2015-09-07T18:08:00Z">
        <w:r>
          <w:t xml:space="preserve">        }</w:t>
        </w:r>
      </w:ins>
    </w:p>
    <w:p w:rsidR="00F87965" w:rsidRDefault="00F87965" w:rsidP="00F87965">
      <w:pPr>
        <w:bidi w:val="0"/>
        <w:ind w:left="340" w:firstLine="0"/>
        <w:rPr>
          <w:ins w:id="1186" w:author="mohammad minoei" w:date="2015-09-07T18:08:00Z"/>
        </w:rPr>
      </w:pPr>
      <w:ins w:id="1187" w:author="mohammad minoei" w:date="2015-09-07T18:08:00Z">
        <w:r>
          <w:t xml:space="preserve">        </w:t>
        </w:r>
        <w:proofErr w:type="gramStart"/>
        <w:r>
          <w:t>client.on(</w:t>
        </w:r>
        <w:proofErr w:type="gramEnd"/>
        <w:r>
          <w:t xml:space="preserve"> 'StasisStart', stasisStart );</w:t>
        </w:r>
      </w:ins>
    </w:p>
    <w:p w:rsidR="00F87965" w:rsidRDefault="00F87965" w:rsidP="00F87965">
      <w:pPr>
        <w:bidi w:val="0"/>
        <w:ind w:left="340" w:firstLine="0"/>
        <w:rPr>
          <w:ins w:id="1188" w:author="mohammad minoei" w:date="2015-09-07T18:08:00Z"/>
        </w:rPr>
      </w:pPr>
      <w:ins w:id="1189" w:author="mohammad minoei" w:date="2015-09-07T18:08:00Z">
        <w:r>
          <w:t xml:space="preserve">        </w:t>
        </w:r>
        <w:proofErr w:type="gramStart"/>
        <w:r>
          <w:t>client.on(</w:t>
        </w:r>
        <w:proofErr w:type="gramEnd"/>
        <w:r>
          <w:t xml:space="preserve"> 'StasisEnd', stasisEnd );</w:t>
        </w:r>
      </w:ins>
    </w:p>
    <w:p w:rsidR="00F87965" w:rsidRDefault="00F87965" w:rsidP="00F87965">
      <w:pPr>
        <w:bidi w:val="0"/>
        <w:ind w:left="340" w:firstLine="0"/>
        <w:rPr>
          <w:ins w:id="1190" w:author="mohammad minoei" w:date="2015-09-07T18:08:00Z"/>
          <w:rtl/>
        </w:rPr>
      </w:pPr>
    </w:p>
    <w:p w:rsidR="00F87965" w:rsidRDefault="00F87965" w:rsidP="00F87965">
      <w:pPr>
        <w:bidi w:val="0"/>
        <w:ind w:left="340" w:firstLine="0"/>
        <w:rPr>
          <w:ins w:id="1191" w:author="mohammad minoei" w:date="2015-09-07T18:08:00Z"/>
        </w:rPr>
      </w:pPr>
      <w:ins w:id="1192" w:author="mohammad minoei" w:date="2015-09-07T18:08:00Z">
        <w:r>
          <w:t xml:space="preserve">        // Handler for StasisStart event</w:t>
        </w:r>
      </w:ins>
    </w:p>
    <w:p w:rsidR="00F87965" w:rsidRDefault="00F87965" w:rsidP="00F87965">
      <w:pPr>
        <w:bidi w:val="0"/>
        <w:ind w:left="340" w:firstLine="0"/>
        <w:rPr>
          <w:ins w:id="1193" w:author="mohammad minoei" w:date="2015-09-07T18:08:00Z"/>
        </w:rPr>
      </w:pPr>
      <w:ins w:id="1194" w:author="mohammad minoei" w:date="2015-09-07T18:08:00Z">
        <w:r>
          <w:t xml:space="preserve">        </w:t>
        </w:r>
        <w:proofErr w:type="gramStart"/>
        <w:r>
          <w:t>function</w:t>
        </w:r>
        <w:proofErr w:type="gramEnd"/>
        <w:r>
          <w:t xml:space="preserve"> stasisStart( event, channel ) {</w:t>
        </w:r>
      </w:ins>
    </w:p>
    <w:p w:rsidR="00F87965" w:rsidRDefault="00F87965" w:rsidP="00F87965">
      <w:pPr>
        <w:bidi w:val="0"/>
        <w:ind w:left="340" w:firstLine="0"/>
        <w:rPr>
          <w:ins w:id="1195" w:author="mohammad minoei" w:date="2015-09-07T18:08:00Z"/>
        </w:rPr>
      </w:pPr>
      <w:ins w:id="1196" w:author="mohammad minoei" w:date="2015-09-07T18:08:00Z">
        <w:r>
          <w:t xml:space="preserve">            </w:t>
        </w:r>
        <w:proofErr w:type="gramStart"/>
        <w:r>
          <w:t>console.log(</w:t>
        </w:r>
        <w:proofErr w:type="gramEnd"/>
        <w:r>
          <w:t xml:space="preserve"> 'has entered the application : ', channel.caller.number, channel.id );</w:t>
        </w:r>
      </w:ins>
    </w:p>
    <w:p w:rsidR="00F87965" w:rsidRDefault="00F87965" w:rsidP="00F87965">
      <w:pPr>
        <w:bidi w:val="0"/>
        <w:ind w:left="340" w:firstLine="0"/>
        <w:rPr>
          <w:ins w:id="1197" w:author="mohammad minoei" w:date="2015-09-07T18:08:00Z"/>
        </w:rPr>
      </w:pPr>
      <w:ins w:id="1198" w:author="mohammad minoei" w:date="2015-09-07T18:08:00Z">
        <w:r>
          <w:t xml:space="preserve">            </w:t>
        </w:r>
        <w:proofErr w:type="gramStart"/>
        <w:r>
          <w:t>log.info(</w:t>
        </w:r>
        <w:proofErr w:type="gramEnd"/>
        <w:r>
          <w:t xml:space="preserve"> '%s has entered the application id= %s', channel.caller.number, channel.id );</w:t>
        </w:r>
      </w:ins>
    </w:p>
    <w:p w:rsidR="00F87965" w:rsidRDefault="00F87965" w:rsidP="00F87965">
      <w:pPr>
        <w:bidi w:val="0"/>
        <w:ind w:left="340" w:firstLine="0"/>
        <w:rPr>
          <w:ins w:id="1199" w:author="mohammad minoei" w:date="2015-09-07T18:08:00Z"/>
          <w:rtl/>
        </w:rPr>
      </w:pPr>
    </w:p>
    <w:p w:rsidR="00F87965" w:rsidRDefault="00F87965" w:rsidP="00F87965">
      <w:pPr>
        <w:bidi w:val="0"/>
        <w:ind w:left="340" w:firstLine="0"/>
        <w:rPr>
          <w:ins w:id="1200" w:author="mohammad minoei" w:date="2015-09-07T18:08:00Z"/>
        </w:rPr>
      </w:pPr>
      <w:ins w:id="1201" w:author="mohammad minoei" w:date="2015-09-07T18:08:00Z">
        <w:r>
          <w:t xml:space="preserve">            </w:t>
        </w:r>
        <w:proofErr w:type="gramStart"/>
        <w:r>
          <w:t>var</w:t>
        </w:r>
        <w:proofErr w:type="gramEnd"/>
        <w:r>
          <w:t xml:space="preserve"> channelBundle = Channels.newChannel( channel.id );</w:t>
        </w:r>
      </w:ins>
    </w:p>
    <w:p w:rsidR="00F87965" w:rsidRDefault="00F87965" w:rsidP="00F87965">
      <w:pPr>
        <w:bidi w:val="0"/>
        <w:ind w:left="340" w:firstLine="0"/>
        <w:rPr>
          <w:ins w:id="1202" w:author="mohammad minoei" w:date="2015-09-07T18:08:00Z"/>
        </w:rPr>
      </w:pPr>
      <w:ins w:id="1203" w:author="mohammad minoei" w:date="2015-09-07T18:08:00Z">
        <w:r>
          <w:t xml:space="preserve">            channelBundle.state = 'first';</w:t>
        </w:r>
      </w:ins>
    </w:p>
    <w:p w:rsidR="00F87965" w:rsidRDefault="00F87965" w:rsidP="00F87965">
      <w:pPr>
        <w:bidi w:val="0"/>
        <w:ind w:left="340" w:firstLine="0"/>
        <w:rPr>
          <w:ins w:id="1204" w:author="mohammad minoei" w:date="2015-09-07T18:08:00Z"/>
        </w:rPr>
      </w:pPr>
      <w:ins w:id="1205" w:author="mohammad minoei" w:date="2015-09-07T18:08:00Z">
        <w:r>
          <w:t xml:space="preserve">            channelBundle.callerId = channel.caller.number;</w:t>
        </w:r>
      </w:ins>
    </w:p>
    <w:p w:rsidR="00F87965" w:rsidRDefault="00F87965" w:rsidP="00F87965">
      <w:pPr>
        <w:bidi w:val="0"/>
        <w:ind w:left="340" w:firstLine="0"/>
        <w:rPr>
          <w:ins w:id="1206" w:author="mohammad minoei" w:date="2015-09-07T18:08:00Z"/>
        </w:rPr>
      </w:pPr>
      <w:ins w:id="1207" w:author="mohammad minoei" w:date="2015-09-07T18:08:00Z">
        <w:r>
          <w:lastRenderedPageBreak/>
          <w:t xml:space="preserve">            channelBundle.exten = channel.dialplan.exten;</w:t>
        </w:r>
      </w:ins>
    </w:p>
    <w:p w:rsidR="00F87965" w:rsidRDefault="00F87965" w:rsidP="00F87965">
      <w:pPr>
        <w:bidi w:val="0"/>
        <w:ind w:left="340" w:firstLine="0"/>
        <w:rPr>
          <w:ins w:id="1208" w:author="mohammad minoei" w:date="2015-09-07T18:08:00Z"/>
        </w:rPr>
      </w:pPr>
      <w:ins w:id="1209" w:author="mohammad minoei" w:date="2015-09-07T18:08:00Z">
        <w:r>
          <w:t xml:space="preserve">            channelBundle.variables = {};</w:t>
        </w:r>
      </w:ins>
    </w:p>
    <w:p w:rsidR="00F87965" w:rsidRDefault="00F87965" w:rsidP="00F87965">
      <w:pPr>
        <w:bidi w:val="0"/>
        <w:ind w:left="340" w:firstLine="0"/>
        <w:rPr>
          <w:ins w:id="1210" w:author="mohammad minoei" w:date="2015-09-07T18:08:00Z"/>
        </w:rPr>
      </w:pPr>
      <w:ins w:id="1211" w:author="mohammad minoei" w:date="2015-09-07T18:08:00Z">
        <w:r>
          <w:t xml:space="preserve">            channelBundle.passingInput = {};</w:t>
        </w:r>
      </w:ins>
    </w:p>
    <w:p w:rsidR="00F87965" w:rsidRDefault="00F87965" w:rsidP="00F87965">
      <w:pPr>
        <w:bidi w:val="0"/>
        <w:ind w:left="340" w:firstLine="0"/>
        <w:rPr>
          <w:ins w:id="1212" w:author="mohammad minoei" w:date="2015-09-07T18:08:00Z"/>
          <w:rtl/>
        </w:rPr>
      </w:pPr>
    </w:p>
    <w:p w:rsidR="00F87965" w:rsidRDefault="00F87965" w:rsidP="00F87965">
      <w:pPr>
        <w:bidi w:val="0"/>
        <w:ind w:left="340" w:firstLine="0"/>
        <w:rPr>
          <w:ins w:id="1213" w:author="mohammad minoei" w:date="2015-09-07T18:08:00Z"/>
        </w:rPr>
      </w:pPr>
      <w:ins w:id="1214" w:author="mohammad minoei" w:date="2015-09-07T18:08:00Z">
        <w:r>
          <w:t xml:space="preserve">            //TODO get channel variable to use proper dialPlan</w:t>
        </w:r>
      </w:ins>
    </w:p>
    <w:p w:rsidR="00F87965" w:rsidRDefault="00F87965" w:rsidP="00F87965">
      <w:pPr>
        <w:bidi w:val="0"/>
        <w:ind w:left="340" w:firstLine="0"/>
        <w:rPr>
          <w:ins w:id="1215" w:author="mohammad minoei" w:date="2015-09-07T18:08:00Z"/>
        </w:rPr>
      </w:pPr>
      <w:ins w:id="1216" w:author="mohammad minoei" w:date="2015-09-07T18:08:00Z">
        <w:r>
          <w:t xml:space="preserve">            channelBundle.dialPlan = 'UniReservation';</w:t>
        </w:r>
      </w:ins>
    </w:p>
    <w:p w:rsidR="00F87965" w:rsidRDefault="00F87965" w:rsidP="00F87965">
      <w:pPr>
        <w:bidi w:val="0"/>
        <w:ind w:left="340" w:firstLine="0"/>
        <w:rPr>
          <w:ins w:id="1217" w:author="mohammad minoei" w:date="2015-09-07T18:08:00Z"/>
          <w:rtl/>
        </w:rPr>
      </w:pPr>
    </w:p>
    <w:p w:rsidR="00F87965" w:rsidRDefault="00F87965" w:rsidP="00F87965">
      <w:pPr>
        <w:bidi w:val="0"/>
        <w:ind w:left="340" w:firstLine="0"/>
        <w:rPr>
          <w:ins w:id="1218" w:author="mohammad minoei" w:date="2015-09-07T18:08:00Z"/>
        </w:rPr>
      </w:pPr>
      <w:ins w:id="1219" w:author="mohammad minoei" w:date="2015-09-07T18:08:00Z">
        <w:r>
          <w:t xml:space="preserve">            </w:t>
        </w:r>
        <w:proofErr w:type="gramStart"/>
        <w:r>
          <w:t>channel.on(</w:t>
        </w:r>
        <w:proofErr w:type="gramEnd"/>
        <w:r>
          <w:t xml:space="preserve"> 'ChannelDtmfReceived', dtmfReceived );</w:t>
        </w:r>
      </w:ins>
    </w:p>
    <w:p w:rsidR="00F87965" w:rsidRDefault="00F87965" w:rsidP="00F87965">
      <w:pPr>
        <w:bidi w:val="0"/>
        <w:ind w:left="340" w:firstLine="0"/>
        <w:rPr>
          <w:ins w:id="1220" w:author="mohammad minoei" w:date="2015-09-07T18:08:00Z"/>
          <w:rtl/>
        </w:rPr>
      </w:pPr>
    </w:p>
    <w:p w:rsidR="00F87965" w:rsidRDefault="00F87965" w:rsidP="00F87965">
      <w:pPr>
        <w:bidi w:val="0"/>
        <w:ind w:left="340" w:firstLine="0"/>
        <w:rPr>
          <w:ins w:id="1221" w:author="mohammad minoei" w:date="2015-09-07T18:08:00Z"/>
        </w:rPr>
      </w:pPr>
      <w:ins w:id="1222" w:author="mohammad minoei" w:date="2015-09-07T18:08:00Z">
        <w:r>
          <w:t xml:space="preserve">            </w:t>
        </w:r>
        <w:proofErr w:type="gramStart"/>
        <w:r>
          <w:t>channel.answer(</w:t>
        </w:r>
        <w:proofErr w:type="gramEnd"/>
        <w:r>
          <w:t xml:space="preserve"> function ( err ) {</w:t>
        </w:r>
      </w:ins>
    </w:p>
    <w:p w:rsidR="00F87965" w:rsidRDefault="00F87965" w:rsidP="00F87965">
      <w:pPr>
        <w:bidi w:val="0"/>
        <w:ind w:left="340" w:firstLine="0"/>
        <w:rPr>
          <w:ins w:id="1223" w:author="mohammad minoei" w:date="2015-09-07T18:08:00Z"/>
        </w:rPr>
      </w:pPr>
      <w:ins w:id="1224" w:author="mohammad minoei" w:date="2015-09-07T18:08:00Z">
        <w:r>
          <w:t xml:space="preserve">                </w:t>
        </w:r>
        <w:proofErr w:type="gramStart"/>
        <w:r>
          <w:t>if</w:t>
        </w:r>
        <w:proofErr w:type="gramEnd"/>
        <w:r>
          <w:t xml:space="preserve"> ( err ) {</w:t>
        </w:r>
      </w:ins>
    </w:p>
    <w:p w:rsidR="00F87965" w:rsidRDefault="00F87965" w:rsidP="00F87965">
      <w:pPr>
        <w:bidi w:val="0"/>
        <w:ind w:left="340" w:firstLine="0"/>
        <w:rPr>
          <w:ins w:id="1225" w:author="mohammad minoei" w:date="2015-09-07T18:08:00Z"/>
        </w:rPr>
      </w:pPr>
      <w:ins w:id="1226" w:author="mohammad minoei" w:date="2015-09-07T18:08:00Z">
        <w:r>
          <w:t xml:space="preserve">                    </w:t>
        </w:r>
        <w:proofErr w:type="gramStart"/>
        <w:r>
          <w:t>console.log(</w:t>
        </w:r>
        <w:proofErr w:type="gramEnd"/>
        <w:r>
          <w:t xml:space="preserve"> err );</w:t>
        </w:r>
      </w:ins>
    </w:p>
    <w:p w:rsidR="00F87965" w:rsidRDefault="00F87965" w:rsidP="00F87965">
      <w:pPr>
        <w:bidi w:val="0"/>
        <w:ind w:left="340" w:firstLine="0"/>
        <w:rPr>
          <w:ins w:id="1227" w:author="mohammad minoei" w:date="2015-09-07T18:08:00Z"/>
        </w:rPr>
      </w:pPr>
      <w:ins w:id="1228" w:author="mohammad minoei" w:date="2015-09-07T18:08:00Z">
        <w:r>
          <w:t xml:space="preserve">                    </w:t>
        </w:r>
        <w:proofErr w:type="gramStart"/>
        <w:r>
          <w:t>log.error(</w:t>
        </w:r>
        <w:proofErr w:type="gramEnd"/>
        <w:r>
          <w:t xml:space="preserve"> err );</w:t>
        </w:r>
      </w:ins>
    </w:p>
    <w:p w:rsidR="00F87965" w:rsidRDefault="00F87965" w:rsidP="00F87965">
      <w:pPr>
        <w:bidi w:val="0"/>
        <w:ind w:left="340" w:firstLine="0"/>
        <w:rPr>
          <w:ins w:id="1229" w:author="mohammad minoei" w:date="2015-09-07T18:08:00Z"/>
        </w:rPr>
      </w:pPr>
      <w:ins w:id="1230" w:author="mohammad minoei" w:date="2015-09-07T18:08:00Z">
        <w:r>
          <w:t xml:space="preserve">                    </w:t>
        </w:r>
        <w:proofErr w:type="gramStart"/>
        <w:r>
          <w:t>throw</w:t>
        </w:r>
        <w:proofErr w:type="gramEnd"/>
        <w:r>
          <w:t xml:space="preserve"> err;</w:t>
        </w:r>
      </w:ins>
    </w:p>
    <w:p w:rsidR="00F87965" w:rsidRDefault="00F87965" w:rsidP="00F87965">
      <w:pPr>
        <w:bidi w:val="0"/>
        <w:ind w:left="340" w:firstLine="0"/>
        <w:rPr>
          <w:ins w:id="1231" w:author="mohammad minoei" w:date="2015-09-07T18:08:00Z"/>
          <w:rtl/>
        </w:rPr>
      </w:pPr>
      <w:ins w:id="1232" w:author="mohammad minoei" w:date="2015-09-07T18:08:00Z">
        <w:r>
          <w:t xml:space="preserve">                }</w:t>
        </w:r>
      </w:ins>
    </w:p>
    <w:p w:rsidR="00F87965" w:rsidRDefault="00F87965" w:rsidP="00F87965">
      <w:pPr>
        <w:bidi w:val="0"/>
        <w:ind w:left="340" w:firstLine="0"/>
        <w:rPr>
          <w:ins w:id="1233" w:author="mohammad minoei" w:date="2015-09-07T18:08:00Z"/>
        </w:rPr>
      </w:pPr>
      <w:ins w:id="1234" w:author="mohammad minoei" w:date="2015-09-07T18:08:00Z">
        <w:r>
          <w:t xml:space="preserve">                // onstateChanged listener is responsible for call convenient handler</w:t>
        </w:r>
      </w:ins>
    </w:p>
    <w:p w:rsidR="00F87965" w:rsidRDefault="00F87965" w:rsidP="00F87965">
      <w:pPr>
        <w:bidi w:val="0"/>
        <w:ind w:left="340" w:firstLine="0"/>
        <w:rPr>
          <w:ins w:id="1235" w:author="mohammad minoei" w:date="2015-09-07T18:08:00Z"/>
        </w:rPr>
      </w:pPr>
      <w:ins w:id="1236" w:author="mohammad minoei" w:date="2015-09-07T18:08:00Z">
        <w:r>
          <w:t xml:space="preserve">                </w:t>
        </w:r>
        <w:proofErr w:type="gramStart"/>
        <w:r>
          <w:t>self.emit(</w:t>
        </w:r>
        <w:proofErr w:type="gramEnd"/>
        <w:r>
          <w:t xml:space="preserve"> 'onstateChanged', channel );</w:t>
        </w:r>
      </w:ins>
    </w:p>
    <w:p w:rsidR="00F87965" w:rsidRDefault="00F87965" w:rsidP="00F87965">
      <w:pPr>
        <w:bidi w:val="0"/>
        <w:ind w:left="340" w:firstLine="0"/>
        <w:rPr>
          <w:ins w:id="1237" w:author="mohammad minoei" w:date="2015-09-07T18:08:00Z"/>
          <w:rtl/>
        </w:rPr>
      </w:pPr>
      <w:ins w:id="1238" w:author="mohammad minoei" w:date="2015-09-07T18:08:00Z">
        <w:r>
          <w:t xml:space="preserve">            } );</w:t>
        </w:r>
      </w:ins>
    </w:p>
    <w:p w:rsidR="00F87965" w:rsidRDefault="00F87965" w:rsidP="00F87965">
      <w:pPr>
        <w:bidi w:val="0"/>
        <w:ind w:left="340" w:firstLine="0"/>
        <w:rPr>
          <w:ins w:id="1239" w:author="mohammad minoei" w:date="2015-09-07T18:08:00Z"/>
          <w:rtl/>
        </w:rPr>
      </w:pPr>
      <w:ins w:id="1240" w:author="mohammad minoei" w:date="2015-09-07T18:08:00Z">
        <w:r>
          <w:t xml:space="preserve">        }</w:t>
        </w:r>
      </w:ins>
    </w:p>
    <w:p w:rsidR="00F87965" w:rsidRDefault="00F87965" w:rsidP="00F87965">
      <w:pPr>
        <w:bidi w:val="0"/>
        <w:ind w:left="340" w:firstLine="0"/>
        <w:rPr>
          <w:ins w:id="1241" w:author="mohammad minoei" w:date="2015-09-07T18:08:00Z"/>
          <w:rtl/>
        </w:rPr>
      </w:pPr>
    </w:p>
    <w:p w:rsidR="00F87965" w:rsidRDefault="00F87965" w:rsidP="00F87965">
      <w:pPr>
        <w:bidi w:val="0"/>
        <w:ind w:left="340" w:firstLine="0"/>
        <w:rPr>
          <w:ins w:id="1242" w:author="mohammad minoei" w:date="2015-09-07T18:08:00Z"/>
        </w:rPr>
      </w:pPr>
      <w:ins w:id="1243" w:author="mohammad minoei" w:date="2015-09-07T18:08:00Z">
        <w:r>
          <w:t xml:space="preserve">        // Main DTMF handler</w:t>
        </w:r>
      </w:ins>
    </w:p>
    <w:p w:rsidR="00F87965" w:rsidRDefault="00F87965" w:rsidP="00F87965">
      <w:pPr>
        <w:bidi w:val="0"/>
        <w:ind w:left="340" w:firstLine="0"/>
        <w:rPr>
          <w:ins w:id="1244" w:author="mohammad minoei" w:date="2015-09-07T18:08:00Z"/>
        </w:rPr>
      </w:pPr>
      <w:ins w:id="1245" w:author="mohammad minoei" w:date="2015-09-07T18:08:00Z">
        <w:r>
          <w:t xml:space="preserve">        </w:t>
        </w:r>
        <w:proofErr w:type="gramStart"/>
        <w:r>
          <w:t>function</w:t>
        </w:r>
        <w:proofErr w:type="gramEnd"/>
        <w:r>
          <w:t xml:space="preserve"> dtmfReceived( event, channel ) {</w:t>
        </w:r>
      </w:ins>
    </w:p>
    <w:p w:rsidR="00C4238D" w:rsidRDefault="00C4238D" w:rsidP="00F87965">
      <w:pPr>
        <w:bidi w:val="0"/>
        <w:ind w:left="340" w:firstLine="0"/>
        <w:rPr>
          <w:ins w:id="1246" w:author="mohammad minoei" w:date="2015-09-07T20:52:00Z"/>
          <w:rtl/>
        </w:rPr>
      </w:pPr>
    </w:p>
    <w:p w:rsidR="00F87965" w:rsidRDefault="00F87965" w:rsidP="00C4238D">
      <w:pPr>
        <w:bidi w:val="0"/>
        <w:ind w:left="340" w:firstLine="0"/>
        <w:rPr>
          <w:ins w:id="1247" w:author="mohammad minoei" w:date="2015-09-07T18:08:00Z"/>
        </w:rPr>
        <w:pPrChange w:id="1248" w:author="mohammad minoei" w:date="2015-09-07T20:52:00Z">
          <w:pPr>
            <w:bidi w:val="0"/>
            <w:ind w:left="340" w:firstLine="0"/>
          </w:pPr>
        </w:pPrChange>
      </w:pPr>
      <w:ins w:id="1249" w:author="mohammad minoei" w:date="2015-09-07T18:08:00Z">
        <w:r>
          <w:t xml:space="preserve">            </w:t>
        </w:r>
        <w:proofErr w:type="gramStart"/>
        <w:r>
          <w:t>console.log(</w:t>
        </w:r>
        <w:proofErr w:type="gramEnd"/>
        <w:r>
          <w:t xml:space="preserve"> 'Channel %s entered %d', channel.name, event.digit );</w:t>
        </w:r>
      </w:ins>
    </w:p>
    <w:p w:rsidR="00F87965" w:rsidRDefault="00F87965" w:rsidP="00F87965">
      <w:pPr>
        <w:bidi w:val="0"/>
        <w:ind w:left="340" w:firstLine="0"/>
        <w:rPr>
          <w:ins w:id="1250" w:author="mohammad minoei" w:date="2015-09-07T18:08:00Z"/>
          <w:rtl/>
        </w:rPr>
      </w:pPr>
    </w:p>
    <w:p w:rsidR="00F87965" w:rsidRDefault="00F87965" w:rsidP="00F87965">
      <w:pPr>
        <w:bidi w:val="0"/>
        <w:ind w:left="340" w:firstLine="0"/>
        <w:rPr>
          <w:ins w:id="1251" w:author="mohammad minoei" w:date="2015-09-07T18:08:00Z"/>
        </w:rPr>
      </w:pPr>
      <w:ins w:id="1252" w:author="mohammad minoei" w:date="2015-09-07T18:08:00Z">
        <w:r>
          <w:t xml:space="preserve">            </w:t>
        </w:r>
        <w:proofErr w:type="gramStart"/>
        <w:r>
          <w:t>var</w:t>
        </w:r>
        <w:proofErr w:type="gramEnd"/>
        <w:r>
          <w:t xml:space="preserve"> channelBundle = Channels.getChannel( channel.id );</w:t>
        </w:r>
      </w:ins>
    </w:p>
    <w:p w:rsidR="00F87965" w:rsidRDefault="00F87965" w:rsidP="00F87965">
      <w:pPr>
        <w:bidi w:val="0"/>
        <w:ind w:left="340" w:firstLine="0"/>
        <w:rPr>
          <w:ins w:id="1253" w:author="mohammad minoei" w:date="2015-09-07T18:08:00Z"/>
        </w:rPr>
      </w:pPr>
      <w:ins w:id="1254" w:author="mohammad minoei" w:date="2015-09-07T18:08:00Z">
        <w:r>
          <w:t xml:space="preserve">            </w:t>
        </w:r>
        <w:proofErr w:type="gramStart"/>
        <w:r>
          <w:t>var</w:t>
        </w:r>
        <w:proofErr w:type="gramEnd"/>
        <w:r>
          <w:t xml:space="preserve"> dialPlan = DialPlan( channelBundle.dialPlan );</w:t>
        </w:r>
      </w:ins>
    </w:p>
    <w:p w:rsidR="00F87965" w:rsidRDefault="00F87965" w:rsidP="00F87965">
      <w:pPr>
        <w:bidi w:val="0"/>
        <w:ind w:left="340" w:firstLine="0"/>
        <w:rPr>
          <w:ins w:id="1255" w:author="mohammad minoei" w:date="2015-09-07T18:08:00Z"/>
          <w:rtl/>
        </w:rPr>
      </w:pPr>
    </w:p>
    <w:p w:rsidR="00F87965" w:rsidRDefault="00F87965" w:rsidP="00F87965">
      <w:pPr>
        <w:bidi w:val="0"/>
        <w:ind w:left="340" w:firstLine="0"/>
        <w:rPr>
          <w:ins w:id="1256" w:author="mohammad minoei" w:date="2015-09-07T18:08:00Z"/>
        </w:rPr>
      </w:pPr>
      <w:ins w:id="1257" w:author="mohammad minoei" w:date="2015-09-07T18:08:00Z">
        <w:r>
          <w:t xml:space="preserve">            // will be non-zero if valid</w:t>
        </w:r>
      </w:ins>
    </w:p>
    <w:p w:rsidR="00F87965" w:rsidRDefault="00F87965" w:rsidP="00F87965">
      <w:pPr>
        <w:bidi w:val="0"/>
        <w:ind w:left="340" w:firstLine="0"/>
        <w:rPr>
          <w:ins w:id="1258" w:author="mohammad minoei" w:date="2015-09-07T18:08:00Z"/>
        </w:rPr>
      </w:pPr>
      <w:ins w:id="1259" w:author="mohammad minoei" w:date="2015-09-07T18:08:00Z">
        <w:r>
          <w:t xml:space="preserve">            </w:t>
        </w:r>
        <w:proofErr w:type="gramStart"/>
        <w:r>
          <w:t>var</w:t>
        </w:r>
        <w:proofErr w:type="gramEnd"/>
        <w:r>
          <w:t xml:space="preserve"> state = channelBundle.state;</w:t>
        </w:r>
      </w:ins>
    </w:p>
    <w:p w:rsidR="00F87965" w:rsidRDefault="00F87965" w:rsidP="00F87965">
      <w:pPr>
        <w:bidi w:val="0"/>
        <w:ind w:left="340" w:firstLine="0"/>
        <w:rPr>
          <w:ins w:id="1260" w:author="mohammad minoei" w:date="2015-09-07T18:08:00Z"/>
          <w:rtl/>
        </w:rPr>
      </w:pPr>
    </w:p>
    <w:p w:rsidR="00F87965" w:rsidRDefault="00F87965" w:rsidP="00F87965">
      <w:pPr>
        <w:bidi w:val="0"/>
        <w:ind w:left="340" w:firstLine="0"/>
        <w:rPr>
          <w:ins w:id="1261" w:author="mohammad minoei" w:date="2015-09-07T18:08:00Z"/>
        </w:rPr>
      </w:pPr>
      <w:ins w:id="1262" w:author="mohammad minoei" w:date="2015-09-07T18:08:00Z">
        <w:r>
          <w:t xml:space="preserve">            </w:t>
        </w:r>
        <w:proofErr w:type="gramStart"/>
        <w:r>
          <w:t>try</w:t>
        </w:r>
        <w:proofErr w:type="gramEnd"/>
        <w:r>
          <w:t xml:space="preserve"> {</w:t>
        </w:r>
      </w:ins>
    </w:p>
    <w:p w:rsidR="00F87965" w:rsidRDefault="00F87965" w:rsidP="00F87965">
      <w:pPr>
        <w:bidi w:val="0"/>
        <w:ind w:left="340" w:firstLine="0"/>
        <w:rPr>
          <w:ins w:id="1263" w:author="mohammad minoei" w:date="2015-09-07T18:08:00Z"/>
        </w:rPr>
      </w:pPr>
      <w:ins w:id="1264" w:author="mohammad minoei" w:date="2015-09-07T18:08:00Z">
        <w:r>
          <w:t xml:space="preserve">                </w:t>
        </w:r>
        <w:proofErr w:type="gramStart"/>
        <w:r>
          <w:t>var</w:t>
        </w:r>
        <w:proofErr w:type="gramEnd"/>
        <w:r>
          <w:t xml:space="preserve"> valid = ~dialPlan[state].validInput.indexOf( event.digit );</w:t>
        </w:r>
      </w:ins>
    </w:p>
    <w:p w:rsidR="00F87965" w:rsidRDefault="00F87965" w:rsidP="00F87965">
      <w:pPr>
        <w:bidi w:val="0"/>
        <w:ind w:left="340" w:firstLine="0"/>
        <w:rPr>
          <w:ins w:id="1265" w:author="mohammad minoei" w:date="2015-09-07T18:08:00Z"/>
        </w:rPr>
      </w:pPr>
      <w:ins w:id="1266" w:author="mohammad minoei" w:date="2015-09-07T18:08:00Z">
        <w:r>
          <w:t xml:space="preserve">            } catch </w:t>
        </w:r>
        <w:proofErr w:type="gramStart"/>
        <w:r>
          <w:t>( e</w:t>
        </w:r>
        <w:proofErr w:type="gramEnd"/>
        <w:r>
          <w:t xml:space="preserve"> ) {</w:t>
        </w:r>
      </w:ins>
    </w:p>
    <w:p w:rsidR="00F87965" w:rsidRDefault="00F87965" w:rsidP="00F87965">
      <w:pPr>
        <w:bidi w:val="0"/>
        <w:ind w:left="340" w:firstLine="0"/>
        <w:rPr>
          <w:ins w:id="1267" w:author="mohammad minoei" w:date="2015-09-07T18:08:00Z"/>
        </w:rPr>
      </w:pPr>
      <w:ins w:id="1268" w:author="mohammad minoei" w:date="2015-09-07T18:08:00Z">
        <w:r>
          <w:t xml:space="preserve">                </w:t>
        </w:r>
        <w:proofErr w:type="gramStart"/>
        <w:r>
          <w:t>console.log(</w:t>
        </w:r>
        <w:proofErr w:type="gramEnd"/>
        <w:r>
          <w:t xml:space="preserve"> 'm101:' + e )</w:t>
        </w:r>
      </w:ins>
    </w:p>
    <w:p w:rsidR="00F87965" w:rsidRDefault="00F87965" w:rsidP="00F87965">
      <w:pPr>
        <w:bidi w:val="0"/>
        <w:ind w:left="340" w:firstLine="0"/>
        <w:rPr>
          <w:ins w:id="1269" w:author="mohammad minoei" w:date="2015-09-07T18:08:00Z"/>
          <w:rtl/>
        </w:rPr>
      </w:pPr>
      <w:ins w:id="1270" w:author="mohammad minoei" w:date="2015-09-07T18:08:00Z">
        <w:r>
          <w:t xml:space="preserve">            }</w:t>
        </w:r>
      </w:ins>
    </w:p>
    <w:p w:rsidR="00F87965" w:rsidRDefault="00F87965" w:rsidP="00F87965">
      <w:pPr>
        <w:bidi w:val="0"/>
        <w:ind w:left="340" w:firstLine="0"/>
        <w:rPr>
          <w:ins w:id="1271" w:author="mohammad minoei" w:date="2015-09-07T18:08:00Z"/>
          <w:rtl/>
        </w:rPr>
      </w:pPr>
    </w:p>
    <w:p w:rsidR="00F87965" w:rsidRDefault="00F87965" w:rsidP="00F87965">
      <w:pPr>
        <w:bidi w:val="0"/>
        <w:ind w:left="340" w:firstLine="0"/>
        <w:rPr>
          <w:ins w:id="1272" w:author="mohammad minoei" w:date="2015-09-07T18:08:00Z"/>
        </w:rPr>
      </w:pPr>
      <w:ins w:id="1273" w:author="mohammad minoei" w:date="2015-09-07T18:08:00Z">
        <w:r>
          <w:t xml:space="preserve">            </w:t>
        </w:r>
        <w:proofErr w:type="gramStart"/>
        <w:r>
          <w:t>if</w:t>
        </w:r>
        <w:proofErr w:type="gramEnd"/>
        <w:r>
          <w:t xml:space="preserve"> ( valid ) {</w:t>
        </w:r>
      </w:ins>
    </w:p>
    <w:p w:rsidR="00F87965" w:rsidRDefault="00F87965" w:rsidP="00F87965">
      <w:pPr>
        <w:bidi w:val="0"/>
        <w:ind w:left="340" w:firstLine="0"/>
        <w:rPr>
          <w:ins w:id="1274" w:author="mohammad minoei" w:date="2015-09-07T18:08:00Z"/>
        </w:rPr>
      </w:pPr>
      <w:ins w:id="1275" w:author="mohammad minoei" w:date="2015-09-07T18:08:00Z">
        <w:r>
          <w:t xml:space="preserve">                //PASS VALID INPUT TO HANDLER</w:t>
        </w:r>
      </w:ins>
    </w:p>
    <w:p w:rsidR="00F87965" w:rsidRDefault="00F87965" w:rsidP="00F87965">
      <w:pPr>
        <w:bidi w:val="0"/>
        <w:ind w:left="340" w:firstLine="0"/>
        <w:rPr>
          <w:ins w:id="1276" w:author="mohammad minoei" w:date="2015-09-07T18:08:00Z"/>
        </w:rPr>
      </w:pPr>
      <w:ins w:id="1277" w:author="mohammad minoei" w:date="2015-09-07T18:08:00Z">
        <w:r>
          <w:t xml:space="preserve">                //emit proper handler</w:t>
        </w:r>
      </w:ins>
    </w:p>
    <w:p w:rsidR="00F87965" w:rsidRDefault="00F87965" w:rsidP="00F87965">
      <w:pPr>
        <w:bidi w:val="0"/>
        <w:ind w:left="340" w:firstLine="0"/>
        <w:rPr>
          <w:ins w:id="1278" w:author="mohammad minoei" w:date="2015-09-07T18:08:00Z"/>
        </w:rPr>
      </w:pPr>
      <w:ins w:id="1279" w:author="mohammad minoei" w:date="2015-09-07T18:08:00Z">
        <w:r>
          <w:t xml:space="preserve">                </w:t>
        </w:r>
        <w:proofErr w:type="gramStart"/>
        <w:r>
          <w:t>self.emit(</w:t>
        </w:r>
        <w:proofErr w:type="gramEnd"/>
        <w:r>
          <w:t xml:space="preserve"> dialPlan[state].handler, channel, client, event.digit );</w:t>
        </w:r>
      </w:ins>
    </w:p>
    <w:p w:rsidR="00F87965" w:rsidRDefault="00F87965" w:rsidP="00F87965">
      <w:pPr>
        <w:bidi w:val="0"/>
        <w:ind w:left="340" w:firstLine="0"/>
        <w:rPr>
          <w:ins w:id="1280" w:author="mohammad minoei" w:date="2015-09-07T18:08:00Z"/>
        </w:rPr>
      </w:pPr>
      <w:ins w:id="1281" w:author="mohammad minoei" w:date="2015-09-07T18:08:00Z">
        <w:r>
          <w:t xml:space="preserve">            } else {</w:t>
        </w:r>
      </w:ins>
    </w:p>
    <w:p w:rsidR="00F87965" w:rsidRDefault="00F87965" w:rsidP="00F87965">
      <w:pPr>
        <w:bidi w:val="0"/>
        <w:ind w:left="340" w:firstLine="0"/>
        <w:rPr>
          <w:ins w:id="1282" w:author="mohammad minoei" w:date="2015-09-07T18:08:00Z"/>
        </w:rPr>
      </w:pPr>
      <w:ins w:id="1283" w:author="mohammad minoei" w:date="2015-09-07T18:08:00Z">
        <w:r>
          <w:lastRenderedPageBreak/>
          <w:t xml:space="preserve">                </w:t>
        </w:r>
        <w:proofErr w:type="gramStart"/>
        <w:r>
          <w:t>console.log(</w:t>
        </w:r>
        <w:proofErr w:type="gramEnd"/>
        <w:r>
          <w:t xml:space="preserve"> 'Channel %s entered an invalid option!', channel.name );</w:t>
        </w:r>
      </w:ins>
    </w:p>
    <w:p w:rsidR="00F87965" w:rsidRDefault="00F87965" w:rsidP="00F87965">
      <w:pPr>
        <w:bidi w:val="0"/>
        <w:ind w:left="340" w:firstLine="0"/>
        <w:rPr>
          <w:ins w:id="1284" w:author="mohammad minoei" w:date="2015-09-07T18:08:00Z"/>
        </w:rPr>
      </w:pPr>
      <w:ins w:id="1285" w:author="mohammad minoei" w:date="2015-09-07T18:08:00Z">
        <w:r>
          <w:t xml:space="preserve">                //todo emit invalid press handler of dialPlan</w:t>
        </w:r>
      </w:ins>
    </w:p>
    <w:p w:rsidR="00F87965" w:rsidRDefault="00F87965" w:rsidP="00F87965">
      <w:pPr>
        <w:bidi w:val="0"/>
        <w:ind w:left="340" w:firstLine="0"/>
        <w:rPr>
          <w:ins w:id="1286" w:author="mohammad minoei" w:date="2015-09-07T18:08:00Z"/>
        </w:rPr>
      </w:pPr>
      <w:ins w:id="1287" w:author="mohammad minoei" w:date="2015-09-07T18:08:00Z">
        <w:r>
          <w:t xml:space="preserve">                //for now just ignoring invalid input</w:t>
        </w:r>
      </w:ins>
    </w:p>
    <w:p w:rsidR="00F87965" w:rsidRDefault="00F87965" w:rsidP="00F87965">
      <w:pPr>
        <w:bidi w:val="0"/>
        <w:ind w:left="340" w:firstLine="0"/>
        <w:rPr>
          <w:ins w:id="1288" w:author="mohammad minoei" w:date="2015-09-07T18:08:00Z"/>
          <w:rtl/>
        </w:rPr>
      </w:pPr>
      <w:ins w:id="1289" w:author="mohammad minoei" w:date="2015-09-07T18:08:00Z">
        <w:r>
          <w:t xml:space="preserve">            }</w:t>
        </w:r>
      </w:ins>
    </w:p>
    <w:p w:rsidR="00F87965" w:rsidRDefault="00F87965" w:rsidP="00F87965">
      <w:pPr>
        <w:bidi w:val="0"/>
        <w:ind w:left="340" w:firstLine="0"/>
        <w:rPr>
          <w:ins w:id="1290" w:author="mohammad minoei" w:date="2015-09-07T18:08:00Z"/>
          <w:rtl/>
        </w:rPr>
      </w:pPr>
      <w:ins w:id="1291" w:author="mohammad minoei" w:date="2015-09-07T18:08:00Z">
        <w:r>
          <w:t xml:space="preserve">        }</w:t>
        </w:r>
      </w:ins>
    </w:p>
    <w:p w:rsidR="00F87965" w:rsidRDefault="00F87965" w:rsidP="00F87965">
      <w:pPr>
        <w:bidi w:val="0"/>
        <w:ind w:left="340" w:firstLine="0"/>
        <w:rPr>
          <w:ins w:id="1292" w:author="mohammad minoei" w:date="2015-09-07T18:08:00Z"/>
          <w:rtl/>
        </w:rPr>
      </w:pPr>
    </w:p>
    <w:p w:rsidR="00F87965" w:rsidRDefault="00F87965" w:rsidP="00F87965">
      <w:pPr>
        <w:bidi w:val="0"/>
        <w:ind w:left="340" w:firstLine="0"/>
        <w:rPr>
          <w:ins w:id="1293" w:author="mohammad minoei" w:date="2015-09-07T18:08:00Z"/>
        </w:rPr>
      </w:pPr>
      <w:ins w:id="1294" w:author="mohammad minoei" w:date="2015-09-07T18:08:00Z">
        <w:r>
          <w:t xml:space="preserve">        </w:t>
        </w:r>
        <w:proofErr w:type="gramStart"/>
        <w:r>
          <w:t>self.on(</w:t>
        </w:r>
        <w:proofErr w:type="gramEnd"/>
        <w:r>
          <w:t xml:space="preserve"> 'onstateChanged', function ( channel ) {</w:t>
        </w:r>
      </w:ins>
    </w:p>
    <w:p w:rsidR="00F87965" w:rsidRDefault="00F87965" w:rsidP="00F87965">
      <w:pPr>
        <w:bidi w:val="0"/>
        <w:ind w:left="340" w:firstLine="0"/>
        <w:rPr>
          <w:ins w:id="1295" w:author="mohammad minoei" w:date="2015-09-07T18:08:00Z"/>
        </w:rPr>
      </w:pPr>
      <w:ins w:id="1296" w:author="mohammad minoei" w:date="2015-09-07T18:08:00Z">
        <w:r>
          <w:t xml:space="preserve">                //TODO convenient log</w:t>
        </w:r>
      </w:ins>
    </w:p>
    <w:p w:rsidR="00F87965" w:rsidRDefault="00F87965" w:rsidP="00F87965">
      <w:pPr>
        <w:bidi w:val="0"/>
        <w:ind w:left="340" w:firstLine="0"/>
        <w:rPr>
          <w:ins w:id="1297" w:author="mohammad minoei" w:date="2015-09-07T18:08:00Z"/>
          <w:rtl/>
        </w:rPr>
      </w:pPr>
    </w:p>
    <w:p w:rsidR="00F87965" w:rsidRDefault="00F87965" w:rsidP="00F87965">
      <w:pPr>
        <w:bidi w:val="0"/>
        <w:ind w:left="340" w:firstLine="0"/>
        <w:rPr>
          <w:ins w:id="1298" w:author="mohammad minoei" w:date="2015-09-07T18:08:00Z"/>
        </w:rPr>
      </w:pPr>
      <w:ins w:id="1299" w:author="mohammad minoei" w:date="2015-09-07T18:08:00Z">
        <w:r>
          <w:t xml:space="preserve">                </w:t>
        </w:r>
        <w:proofErr w:type="gramStart"/>
        <w:r>
          <w:t>var</w:t>
        </w:r>
        <w:proofErr w:type="gramEnd"/>
        <w:r>
          <w:t xml:space="preserve"> ch = Channels.getChannel( channel.id );</w:t>
        </w:r>
      </w:ins>
    </w:p>
    <w:p w:rsidR="00F87965" w:rsidRDefault="00F87965" w:rsidP="00F87965">
      <w:pPr>
        <w:bidi w:val="0"/>
        <w:ind w:left="340" w:firstLine="0"/>
        <w:rPr>
          <w:ins w:id="1300" w:author="mohammad minoei" w:date="2015-09-07T18:08:00Z"/>
        </w:rPr>
      </w:pPr>
      <w:ins w:id="1301" w:author="mohammad minoei" w:date="2015-09-07T18:08:00Z">
        <w:r>
          <w:t xml:space="preserve">                </w:t>
        </w:r>
        <w:proofErr w:type="gramStart"/>
        <w:r>
          <w:t>var</w:t>
        </w:r>
        <w:proofErr w:type="gramEnd"/>
        <w:r>
          <w:t xml:space="preserve"> dialPlan = DialPlan( ch.dialPlan );</w:t>
        </w:r>
      </w:ins>
    </w:p>
    <w:p w:rsidR="00F87965" w:rsidRDefault="00F87965" w:rsidP="00F87965">
      <w:pPr>
        <w:bidi w:val="0"/>
        <w:ind w:left="340" w:firstLine="0"/>
        <w:rPr>
          <w:ins w:id="1302" w:author="mohammad minoei" w:date="2015-09-07T18:08:00Z"/>
          <w:rtl/>
        </w:rPr>
      </w:pPr>
    </w:p>
    <w:p w:rsidR="00F87965" w:rsidRDefault="00F87965" w:rsidP="00F87965">
      <w:pPr>
        <w:bidi w:val="0"/>
        <w:ind w:left="340" w:firstLine="0"/>
        <w:rPr>
          <w:ins w:id="1303" w:author="mohammad minoei" w:date="2015-09-07T18:08:00Z"/>
        </w:rPr>
      </w:pPr>
      <w:ins w:id="1304" w:author="mohammad minoei" w:date="2015-09-07T18:08:00Z">
        <w:r>
          <w:t xml:space="preserve">                //passing input from prev state if exist</w:t>
        </w:r>
      </w:ins>
    </w:p>
    <w:p w:rsidR="00F87965" w:rsidRDefault="00F87965" w:rsidP="00F87965">
      <w:pPr>
        <w:bidi w:val="0"/>
        <w:ind w:left="340" w:firstLine="0"/>
        <w:rPr>
          <w:ins w:id="1305" w:author="mohammad minoei" w:date="2015-09-07T18:08:00Z"/>
        </w:rPr>
      </w:pPr>
      <w:ins w:id="1306" w:author="mohammad minoei" w:date="2015-09-07T18:08:00Z">
        <w:r>
          <w:t xml:space="preserve">                </w:t>
        </w:r>
        <w:proofErr w:type="gramStart"/>
        <w:r>
          <w:t>try</w:t>
        </w:r>
        <w:proofErr w:type="gramEnd"/>
        <w:r>
          <w:t xml:space="preserve"> {</w:t>
        </w:r>
      </w:ins>
    </w:p>
    <w:p w:rsidR="00F87965" w:rsidRDefault="00F87965" w:rsidP="00F87965">
      <w:pPr>
        <w:bidi w:val="0"/>
        <w:ind w:left="340" w:firstLine="0"/>
        <w:rPr>
          <w:ins w:id="1307" w:author="mohammad minoei" w:date="2015-09-07T18:08:00Z"/>
        </w:rPr>
      </w:pPr>
      <w:ins w:id="1308" w:author="mohammad minoei" w:date="2015-09-07T18:08:00Z">
        <w:r>
          <w:t xml:space="preserve">                    </w:t>
        </w:r>
        <w:proofErr w:type="gramStart"/>
        <w:r>
          <w:t>var</w:t>
        </w:r>
        <w:proofErr w:type="gramEnd"/>
        <w:r>
          <w:t xml:space="preserve"> valid = ~dialPlan[ch.state].validInput.indexOf( ch.passingInput[ch.state] );</w:t>
        </w:r>
      </w:ins>
    </w:p>
    <w:p w:rsidR="00F87965" w:rsidRDefault="00F87965" w:rsidP="00F87965">
      <w:pPr>
        <w:bidi w:val="0"/>
        <w:ind w:left="340" w:firstLine="0"/>
        <w:rPr>
          <w:ins w:id="1309" w:author="mohammad minoei" w:date="2015-09-07T18:08:00Z"/>
        </w:rPr>
      </w:pPr>
      <w:ins w:id="1310" w:author="mohammad minoei" w:date="2015-09-07T18:08:00Z">
        <w:r>
          <w:t xml:space="preserve">                    </w:t>
        </w:r>
        <w:proofErr w:type="gramStart"/>
        <w:r>
          <w:t>if</w:t>
        </w:r>
        <w:proofErr w:type="gramEnd"/>
        <w:r>
          <w:t xml:space="preserve"> ( ch.passingInput[ch.state] == '#' )</w:t>
        </w:r>
      </w:ins>
    </w:p>
    <w:p w:rsidR="00F87965" w:rsidRDefault="00F87965" w:rsidP="00F87965">
      <w:pPr>
        <w:bidi w:val="0"/>
        <w:ind w:left="340" w:firstLine="0"/>
        <w:rPr>
          <w:ins w:id="1311" w:author="mohammad minoei" w:date="2015-09-07T18:08:00Z"/>
        </w:rPr>
      </w:pPr>
      <w:ins w:id="1312" w:author="mohammad minoei" w:date="2015-09-07T18:08:00Z">
        <w:r>
          <w:t xml:space="preserve">                        </w:t>
        </w:r>
        <w:proofErr w:type="gramStart"/>
        <w:r>
          <w:t>valid</w:t>
        </w:r>
        <w:proofErr w:type="gramEnd"/>
        <w:r>
          <w:t xml:space="preserve"> = 0;</w:t>
        </w:r>
      </w:ins>
    </w:p>
    <w:p w:rsidR="00F87965" w:rsidRDefault="00F87965" w:rsidP="00F87965">
      <w:pPr>
        <w:bidi w:val="0"/>
        <w:ind w:left="340" w:firstLine="0"/>
        <w:rPr>
          <w:ins w:id="1313" w:author="mohammad minoei" w:date="2015-09-07T18:08:00Z"/>
        </w:rPr>
      </w:pPr>
      <w:ins w:id="1314" w:author="mohammad minoei" w:date="2015-09-07T18:08:00Z">
        <w:r>
          <w:t xml:space="preserve">                    </w:t>
        </w:r>
        <w:proofErr w:type="gramStart"/>
        <w:r>
          <w:t>if</w:t>
        </w:r>
        <w:proofErr w:type="gramEnd"/>
        <w:r>
          <w:t xml:space="preserve"> ( valid ) {</w:t>
        </w:r>
      </w:ins>
    </w:p>
    <w:p w:rsidR="00F87965" w:rsidRDefault="00F87965" w:rsidP="00F87965">
      <w:pPr>
        <w:bidi w:val="0"/>
        <w:ind w:left="340" w:firstLine="0"/>
        <w:rPr>
          <w:ins w:id="1315" w:author="mohammad minoei" w:date="2015-09-07T18:08:00Z"/>
        </w:rPr>
      </w:pPr>
      <w:ins w:id="1316" w:author="mohammad minoei" w:date="2015-09-07T18:08:00Z">
        <w:r>
          <w:t xml:space="preserve">                        </w:t>
        </w:r>
        <w:proofErr w:type="gramStart"/>
        <w:r>
          <w:t>var</w:t>
        </w:r>
        <w:proofErr w:type="gramEnd"/>
        <w:r>
          <w:t xml:space="preserve"> input = ch.passingInput[ch.state].toString();</w:t>
        </w:r>
      </w:ins>
    </w:p>
    <w:p w:rsidR="00F87965" w:rsidRDefault="00F87965" w:rsidP="00F87965">
      <w:pPr>
        <w:bidi w:val="0"/>
        <w:ind w:left="340" w:firstLine="0"/>
        <w:rPr>
          <w:ins w:id="1317" w:author="mohammad minoei" w:date="2015-09-07T18:08:00Z"/>
        </w:rPr>
      </w:pPr>
      <w:ins w:id="1318" w:author="mohammad minoei" w:date="2015-09-07T18:08:00Z">
        <w:r>
          <w:t xml:space="preserve">                        </w:t>
        </w:r>
        <w:proofErr w:type="gramStart"/>
        <w:r>
          <w:t>console.log(</w:t>
        </w:r>
        <w:proofErr w:type="gramEnd"/>
        <w:r>
          <w:t xml:space="preserve"> 'sending input ' + input );</w:t>
        </w:r>
      </w:ins>
    </w:p>
    <w:p w:rsidR="00F87965" w:rsidRDefault="00F87965" w:rsidP="00F87965">
      <w:pPr>
        <w:bidi w:val="0"/>
        <w:ind w:left="340" w:firstLine="0"/>
        <w:rPr>
          <w:ins w:id="1319" w:author="mohammad minoei" w:date="2015-09-07T18:08:00Z"/>
        </w:rPr>
      </w:pPr>
      <w:ins w:id="1320" w:author="mohammad minoei" w:date="2015-09-07T18:08:00Z">
        <w:r>
          <w:t xml:space="preserve">                        </w:t>
        </w:r>
        <w:proofErr w:type="gramStart"/>
        <w:r>
          <w:t>delete  ch.passingInput</w:t>
        </w:r>
        <w:proofErr w:type="gramEnd"/>
        <w:r>
          <w:t>[ch.state];</w:t>
        </w:r>
      </w:ins>
    </w:p>
    <w:p w:rsidR="00F87965" w:rsidRDefault="00F87965" w:rsidP="00F87965">
      <w:pPr>
        <w:bidi w:val="0"/>
        <w:ind w:left="340" w:firstLine="0"/>
        <w:rPr>
          <w:ins w:id="1321" w:author="mohammad minoei" w:date="2015-09-07T18:08:00Z"/>
          <w:rtl/>
        </w:rPr>
      </w:pPr>
      <w:ins w:id="1322" w:author="mohammad minoei" w:date="2015-09-07T18:08:00Z">
        <w:r>
          <w:t xml:space="preserve">                    }</w:t>
        </w:r>
      </w:ins>
    </w:p>
    <w:p w:rsidR="00F87965" w:rsidRDefault="00F87965" w:rsidP="00F87965">
      <w:pPr>
        <w:bidi w:val="0"/>
        <w:ind w:left="340" w:firstLine="0"/>
        <w:rPr>
          <w:ins w:id="1323" w:author="mohammad minoei" w:date="2015-09-07T18:08:00Z"/>
        </w:rPr>
      </w:pPr>
      <w:ins w:id="1324" w:author="mohammad minoei" w:date="2015-09-07T18:08:00Z">
        <w:r>
          <w:t xml:space="preserve">                } catch </w:t>
        </w:r>
        <w:proofErr w:type="gramStart"/>
        <w:r>
          <w:t>( e</w:t>
        </w:r>
        <w:proofErr w:type="gramEnd"/>
        <w:r>
          <w:t xml:space="preserve"> ) {</w:t>
        </w:r>
      </w:ins>
    </w:p>
    <w:p w:rsidR="00F87965" w:rsidRDefault="00F87965" w:rsidP="00F87965">
      <w:pPr>
        <w:bidi w:val="0"/>
        <w:ind w:left="340" w:firstLine="0"/>
        <w:rPr>
          <w:ins w:id="1325" w:author="mohammad minoei" w:date="2015-09-07T18:08:00Z"/>
        </w:rPr>
      </w:pPr>
      <w:ins w:id="1326" w:author="mohammad minoei" w:date="2015-09-07T18:08:00Z">
        <w:r>
          <w:t xml:space="preserve">                    </w:t>
        </w:r>
        <w:proofErr w:type="gramStart"/>
        <w:r>
          <w:t>console.log(</w:t>
        </w:r>
        <w:proofErr w:type="gramEnd"/>
        <w:r>
          <w:t xml:space="preserve"> e )</w:t>
        </w:r>
      </w:ins>
    </w:p>
    <w:p w:rsidR="00F87965" w:rsidRDefault="00F87965" w:rsidP="00F87965">
      <w:pPr>
        <w:bidi w:val="0"/>
        <w:ind w:left="340" w:firstLine="0"/>
        <w:rPr>
          <w:ins w:id="1327" w:author="mohammad minoei" w:date="2015-09-07T18:08:00Z"/>
          <w:rtl/>
        </w:rPr>
      </w:pPr>
      <w:ins w:id="1328" w:author="mohammad minoei" w:date="2015-09-07T18:08:00Z">
        <w:r>
          <w:t xml:space="preserve">                }</w:t>
        </w:r>
      </w:ins>
    </w:p>
    <w:p w:rsidR="00F87965" w:rsidRDefault="00F87965" w:rsidP="00F87965">
      <w:pPr>
        <w:bidi w:val="0"/>
        <w:ind w:left="340" w:firstLine="0"/>
        <w:rPr>
          <w:ins w:id="1329" w:author="mohammad minoei" w:date="2015-09-07T18:08:00Z"/>
        </w:rPr>
      </w:pPr>
      <w:ins w:id="1330" w:author="mohammad minoei" w:date="2015-09-07T18:08:00Z">
        <w:r>
          <w:t xml:space="preserve">                </w:t>
        </w:r>
        <w:proofErr w:type="gramStart"/>
        <w:r>
          <w:t>console.log(</w:t>
        </w:r>
        <w:proofErr w:type="gramEnd"/>
        <w:r>
          <w:t xml:space="preserve"> 'emit new state' + '  ' + channel.id + '  ' + ch.state );</w:t>
        </w:r>
      </w:ins>
    </w:p>
    <w:p w:rsidR="00F87965" w:rsidRDefault="00F87965" w:rsidP="00F87965">
      <w:pPr>
        <w:bidi w:val="0"/>
        <w:ind w:left="340" w:firstLine="0"/>
        <w:rPr>
          <w:ins w:id="1331" w:author="mohammad minoei" w:date="2015-09-07T18:08:00Z"/>
        </w:rPr>
      </w:pPr>
      <w:ins w:id="1332" w:author="mohammad minoei" w:date="2015-09-07T18:08:00Z">
        <w:r>
          <w:t xml:space="preserve">                //Emit HANDLER FOR NEW STATE</w:t>
        </w:r>
      </w:ins>
    </w:p>
    <w:p w:rsidR="00F87965" w:rsidRDefault="00F87965" w:rsidP="00F87965">
      <w:pPr>
        <w:bidi w:val="0"/>
        <w:ind w:left="340" w:firstLine="0"/>
        <w:rPr>
          <w:ins w:id="1333" w:author="mohammad minoei" w:date="2015-09-07T18:08:00Z"/>
        </w:rPr>
      </w:pPr>
      <w:ins w:id="1334" w:author="mohammad minoei" w:date="2015-09-07T18:08:00Z">
        <w:r>
          <w:t xml:space="preserve">                </w:t>
        </w:r>
        <w:proofErr w:type="gramStart"/>
        <w:r>
          <w:t>self.emit(</w:t>
        </w:r>
        <w:proofErr w:type="gramEnd"/>
        <w:r>
          <w:t xml:space="preserve"> dialPlan[ch.state].handler, channel, client, input, true );</w:t>
        </w:r>
      </w:ins>
    </w:p>
    <w:p w:rsidR="00F87965" w:rsidRDefault="00F87965" w:rsidP="00F87965">
      <w:pPr>
        <w:bidi w:val="0"/>
        <w:ind w:left="340" w:firstLine="0"/>
        <w:rPr>
          <w:ins w:id="1335" w:author="mohammad minoei" w:date="2015-09-07T18:08:00Z"/>
          <w:rtl/>
        </w:rPr>
      </w:pPr>
    </w:p>
    <w:p w:rsidR="00F87965" w:rsidRDefault="00F87965" w:rsidP="00F87965">
      <w:pPr>
        <w:bidi w:val="0"/>
        <w:ind w:left="340" w:firstLine="0"/>
        <w:rPr>
          <w:ins w:id="1336" w:author="mohammad minoei" w:date="2015-09-07T18:08:00Z"/>
          <w:rtl/>
        </w:rPr>
      </w:pPr>
      <w:ins w:id="1337" w:author="mohammad minoei" w:date="2015-09-07T18:08:00Z">
        <w:r>
          <w:t xml:space="preserve">            }</w:t>
        </w:r>
      </w:ins>
    </w:p>
    <w:p w:rsidR="00F87965" w:rsidRDefault="00F87965" w:rsidP="00F87965">
      <w:pPr>
        <w:bidi w:val="0"/>
        <w:ind w:left="340" w:firstLine="0"/>
        <w:rPr>
          <w:ins w:id="1338" w:author="mohammad minoei" w:date="2015-09-07T18:08:00Z"/>
          <w:rtl/>
        </w:rPr>
      </w:pPr>
      <w:ins w:id="1339" w:author="mohammad minoei" w:date="2015-09-07T18:08:00Z">
        <w:r>
          <w:t xml:space="preserve">        );</w:t>
        </w:r>
      </w:ins>
    </w:p>
    <w:p w:rsidR="00F87965" w:rsidRDefault="00F87965" w:rsidP="00F87965">
      <w:pPr>
        <w:bidi w:val="0"/>
        <w:ind w:left="340" w:firstLine="0"/>
        <w:rPr>
          <w:ins w:id="1340" w:author="mohammad minoei" w:date="2015-09-07T18:08:00Z"/>
          <w:rtl/>
        </w:rPr>
      </w:pPr>
    </w:p>
    <w:p w:rsidR="00F87965" w:rsidRDefault="00F87965" w:rsidP="00F87965">
      <w:pPr>
        <w:bidi w:val="0"/>
        <w:ind w:left="340" w:firstLine="0"/>
        <w:rPr>
          <w:ins w:id="1341" w:author="mohammad minoei" w:date="2015-09-07T18:11:00Z"/>
        </w:rPr>
        <w:pPrChange w:id="1342" w:author="mohammad minoei" w:date="2015-09-07T18:09:00Z">
          <w:pPr>
            <w:bidi w:val="0"/>
            <w:ind w:left="340" w:firstLine="0"/>
          </w:pPr>
        </w:pPrChange>
      </w:pPr>
    </w:p>
    <w:p w:rsidR="00F87965" w:rsidRDefault="00F87965" w:rsidP="00F87965">
      <w:pPr>
        <w:bidi w:val="0"/>
        <w:ind w:left="340" w:firstLine="0"/>
        <w:rPr>
          <w:ins w:id="1343" w:author="mohammad minoei" w:date="2015-09-07T18:08:00Z"/>
        </w:rPr>
      </w:pPr>
      <w:ins w:id="1344" w:author="mohammad minoei" w:date="2015-09-07T18:08:00Z">
        <w:r>
          <w:t xml:space="preserve">        // Handler for StasisEnd event</w:t>
        </w:r>
      </w:ins>
    </w:p>
    <w:p w:rsidR="00F87965" w:rsidRDefault="00F87965" w:rsidP="00F87965">
      <w:pPr>
        <w:bidi w:val="0"/>
        <w:ind w:left="340" w:firstLine="0"/>
        <w:rPr>
          <w:ins w:id="1345" w:author="mohammad minoei" w:date="2015-09-07T18:08:00Z"/>
        </w:rPr>
      </w:pPr>
      <w:ins w:id="1346" w:author="mohammad minoei" w:date="2015-09-07T18:08:00Z">
        <w:r>
          <w:t xml:space="preserve">        </w:t>
        </w:r>
        <w:proofErr w:type="gramStart"/>
        <w:r>
          <w:t>function</w:t>
        </w:r>
        <w:proofErr w:type="gramEnd"/>
        <w:r>
          <w:t xml:space="preserve"> stasisEnd( event, channel ) {</w:t>
        </w:r>
      </w:ins>
    </w:p>
    <w:p w:rsidR="00F87965" w:rsidRDefault="00F87965" w:rsidP="00F87965">
      <w:pPr>
        <w:bidi w:val="0"/>
        <w:ind w:left="340" w:firstLine="0"/>
        <w:rPr>
          <w:ins w:id="1347" w:author="mohammad minoei" w:date="2015-09-07T18:08:00Z"/>
        </w:rPr>
      </w:pPr>
      <w:ins w:id="1348" w:author="mohammad minoei" w:date="2015-09-07T18:08:00Z">
        <w:r>
          <w:t xml:space="preserve">            </w:t>
        </w:r>
        <w:proofErr w:type="gramStart"/>
        <w:r>
          <w:t>console.log(</w:t>
        </w:r>
        <w:proofErr w:type="gramEnd"/>
        <w:r>
          <w:t xml:space="preserve"> 'Channel has left the application :', channel.id );</w:t>
        </w:r>
      </w:ins>
    </w:p>
    <w:p w:rsidR="00F87965" w:rsidRDefault="00F87965" w:rsidP="00F87965">
      <w:pPr>
        <w:bidi w:val="0"/>
        <w:ind w:left="340" w:firstLine="0"/>
        <w:rPr>
          <w:ins w:id="1349" w:author="mohammad minoei" w:date="2015-09-07T18:08:00Z"/>
          <w:rtl/>
        </w:rPr>
      </w:pPr>
    </w:p>
    <w:p w:rsidR="00F87965" w:rsidRDefault="00F87965" w:rsidP="00F87965">
      <w:pPr>
        <w:bidi w:val="0"/>
        <w:ind w:left="340" w:firstLine="0"/>
        <w:rPr>
          <w:ins w:id="1350" w:author="mohammad minoei" w:date="2015-09-07T18:08:00Z"/>
        </w:rPr>
      </w:pPr>
      <w:ins w:id="1351" w:author="mohammad minoei" w:date="2015-09-07T18:08:00Z">
        <w:r>
          <w:t xml:space="preserve">            </w:t>
        </w:r>
        <w:proofErr w:type="gramStart"/>
        <w:r>
          <w:t>Channels.deleteChannel(</w:t>
        </w:r>
        <w:proofErr w:type="gramEnd"/>
        <w:r>
          <w:t xml:space="preserve"> channel.id );</w:t>
        </w:r>
      </w:ins>
    </w:p>
    <w:p w:rsidR="00F87965" w:rsidRDefault="00F87965" w:rsidP="00F87965">
      <w:pPr>
        <w:bidi w:val="0"/>
        <w:ind w:left="340" w:firstLine="0"/>
        <w:rPr>
          <w:ins w:id="1352" w:author="mohammad minoei" w:date="2015-09-07T18:08:00Z"/>
        </w:rPr>
      </w:pPr>
      <w:ins w:id="1353" w:author="mohammad minoei" w:date="2015-09-07T18:08:00Z">
        <w:r>
          <w:t xml:space="preserve">            // clean up listeners</w:t>
        </w:r>
      </w:ins>
    </w:p>
    <w:p w:rsidR="00F87965" w:rsidRDefault="00F87965" w:rsidP="00F87965">
      <w:pPr>
        <w:bidi w:val="0"/>
        <w:ind w:left="340" w:firstLine="0"/>
        <w:rPr>
          <w:ins w:id="1354" w:author="mohammad minoei" w:date="2015-09-07T18:08:00Z"/>
        </w:rPr>
      </w:pPr>
      <w:ins w:id="1355" w:author="mohammad minoei" w:date="2015-09-07T18:08:00Z">
        <w:r>
          <w:t xml:space="preserve">            </w:t>
        </w:r>
        <w:proofErr w:type="gramStart"/>
        <w:r>
          <w:t>channel.removeListener(</w:t>
        </w:r>
        <w:proofErr w:type="gramEnd"/>
        <w:r>
          <w:t xml:space="preserve"> 'ChannelDtmfReceived', dtmfReceived );</w:t>
        </w:r>
      </w:ins>
    </w:p>
    <w:p w:rsidR="00F87965" w:rsidRDefault="00F87965" w:rsidP="00F87965">
      <w:pPr>
        <w:bidi w:val="0"/>
        <w:ind w:left="340" w:firstLine="0"/>
        <w:rPr>
          <w:ins w:id="1356" w:author="mohammad minoei" w:date="2015-09-07T18:08:00Z"/>
        </w:rPr>
      </w:pPr>
      <w:ins w:id="1357" w:author="mohammad minoei" w:date="2015-09-07T18:08:00Z">
        <w:r>
          <w:t xml:space="preserve">            //</w:t>
        </w:r>
        <w:proofErr w:type="gramStart"/>
        <w:r>
          <w:t>cancelTimeout(</w:t>
        </w:r>
        <w:proofErr w:type="gramEnd"/>
        <w:r>
          <w:t>channel);</w:t>
        </w:r>
      </w:ins>
    </w:p>
    <w:p w:rsidR="00F87965" w:rsidRDefault="00F87965" w:rsidP="00F87965">
      <w:pPr>
        <w:bidi w:val="0"/>
        <w:ind w:left="340" w:firstLine="0"/>
        <w:rPr>
          <w:ins w:id="1358" w:author="mohammad minoei" w:date="2015-09-07T18:08:00Z"/>
          <w:rtl/>
        </w:rPr>
      </w:pPr>
      <w:ins w:id="1359" w:author="mohammad minoei" w:date="2015-09-07T18:08:00Z">
        <w:r>
          <w:t xml:space="preserve">        }</w:t>
        </w:r>
      </w:ins>
    </w:p>
    <w:p w:rsidR="00F87965" w:rsidRDefault="00F87965" w:rsidP="00F87965">
      <w:pPr>
        <w:bidi w:val="0"/>
        <w:ind w:left="340" w:firstLine="0"/>
        <w:rPr>
          <w:ins w:id="1360" w:author="mohammad minoei" w:date="2015-09-07T18:08:00Z"/>
          <w:rtl/>
        </w:rPr>
      </w:pPr>
    </w:p>
    <w:p w:rsidR="00F87965" w:rsidRDefault="00F87965" w:rsidP="00F87965">
      <w:pPr>
        <w:bidi w:val="0"/>
        <w:ind w:left="340" w:firstLine="0"/>
        <w:rPr>
          <w:ins w:id="1361" w:author="mohammad minoei" w:date="2015-09-07T18:08:00Z"/>
        </w:rPr>
      </w:pPr>
      <w:ins w:id="1362" w:author="mohammad minoei" w:date="2015-09-07T18:08:00Z">
        <w:r>
          <w:lastRenderedPageBreak/>
          <w:t xml:space="preserve">        </w:t>
        </w:r>
        <w:proofErr w:type="gramStart"/>
        <w:r>
          <w:t>client.start(</w:t>
        </w:r>
        <w:proofErr w:type="gramEnd"/>
        <w:r>
          <w:t xml:space="preserve"> 'myIvr' );</w:t>
        </w:r>
      </w:ins>
    </w:p>
    <w:p w:rsidR="00F87965" w:rsidRDefault="00F87965" w:rsidP="00F87965">
      <w:pPr>
        <w:bidi w:val="0"/>
        <w:ind w:left="340" w:firstLine="0"/>
        <w:rPr>
          <w:ins w:id="1363" w:author="mohammad minoei" w:date="2015-09-07T18:08:00Z"/>
          <w:rtl/>
        </w:rPr>
      </w:pPr>
      <w:ins w:id="1364" w:author="mohammad minoei" w:date="2015-09-07T18:08:00Z">
        <w:r>
          <w:t xml:space="preserve">    }</w:t>
        </w:r>
      </w:ins>
    </w:p>
    <w:p w:rsidR="00F87965" w:rsidRDefault="00F87965" w:rsidP="00F87965">
      <w:pPr>
        <w:bidi w:val="0"/>
        <w:ind w:left="340" w:firstLine="0"/>
        <w:rPr>
          <w:ins w:id="1365" w:author="mohammad minoei" w:date="2015-09-07T18:08:00Z"/>
          <w:rtl/>
        </w:rPr>
      </w:pPr>
      <w:ins w:id="1366" w:author="mohammad minoei" w:date="2015-09-07T18:08:00Z">
        <w:r>
          <w:t>};</w:t>
        </w:r>
      </w:ins>
    </w:p>
    <w:p w:rsidR="00F87965" w:rsidRDefault="00F87965" w:rsidP="00F87965">
      <w:pPr>
        <w:bidi w:val="0"/>
        <w:ind w:left="340" w:firstLine="0"/>
        <w:rPr>
          <w:ins w:id="1367" w:author="mohammad minoei" w:date="2015-09-07T18:08:00Z"/>
        </w:rPr>
      </w:pPr>
      <w:proofErr w:type="gramStart"/>
      <w:ins w:id="1368" w:author="mohammad minoei" w:date="2015-09-07T18:08:00Z">
        <w:r>
          <w:t>util.inherits(</w:t>
        </w:r>
        <w:proofErr w:type="gramEnd"/>
        <w:r>
          <w:t xml:space="preserve"> start, EventEmitter );</w:t>
        </w:r>
      </w:ins>
    </w:p>
    <w:p w:rsidR="008D4F0E" w:rsidRPr="008D4F0E" w:rsidRDefault="00F87965" w:rsidP="00F87965">
      <w:pPr>
        <w:bidi w:val="0"/>
        <w:ind w:left="340" w:firstLine="0"/>
        <w:rPr>
          <w:ins w:id="1369" w:author="mohammad minoei" w:date="2015-09-06T23:32:00Z"/>
          <w:rPrChange w:id="1370" w:author="mohammad minoei" w:date="2015-09-07T18:00:00Z">
            <w:rPr>
              <w:ins w:id="1371" w:author="mohammad minoei" w:date="2015-09-06T23:32:00Z"/>
              <w:u w:val="single"/>
              <w:rtl/>
              <w:lang w:bidi="fa-IR"/>
            </w:rPr>
          </w:rPrChange>
        </w:rPr>
        <w:pPrChange w:id="1372" w:author="mohammad minoei" w:date="2015-09-07T18:00:00Z">
          <w:pPr>
            <w:spacing w:line="16" w:lineRule="atLeast"/>
          </w:pPr>
        </w:pPrChange>
      </w:pPr>
      <w:ins w:id="1373" w:author="mohammad minoei" w:date="2015-09-07T18:08:00Z">
        <w:r>
          <w:t xml:space="preserve">module.exports = </w:t>
        </w:r>
        <w:proofErr w:type="gramStart"/>
        <w:r>
          <w:t>{ start</w:t>
        </w:r>
        <w:proofErr w:type="gramEnd"/>
        <w:r>
          <w:t>: start };</w:t>
        </w:r>
      </w:ins>
    </w:p>
    <w:p w:rsidR="007D45EB" w:rsidRPr="008D4F0E" w:rsidRDefault="007D45EB" w:rsidP="008D4F0E">
      <w:pPr>
        <w:ind w:left="340" w:firstLine="0"/>
        <w:rPr>
          <w:ins w:id="1374" w:author="mohammad minoei" w:date="2015-09-07T17:58:00Z"/>
          <w:rPrChange w:id="1375" w:author="mohammad minoei" w:date="2015-09-07T18:00:00Z">
            <w:rPr>
              <w:ins w:id="1376" w:author="mohammad minoei" w:date="2015-09-07T17:58:00Z"/>
              <w:u w:val="single"/>
            </w:rPr>
          </w:rPrChange>
        </w:rPr>
        <w:pPrChange w:id="1377" w:author="mohammad minoei" w:date="2015-09-07T18:00:00Z">
          <w:pPr>
            <w:spacing w:line="16" w:lineRule="atLeast"/>
          </w:pPr>
        </w:pPrChange>
      </w:pPr>
    </w:p>
    <w:p w:rsidR="008D4F0E" w:rsidRPr="008D4F0E" w:rsidRDefault="008D4F0E" w:rsidP="008D4F0E">
      <w:pPr>
        <w:ind w:left="340" w:firstLine="0"/>
        <w:rPr>
          <w:ins w:id="1378" w:author="mohammad minoei" w:date="2015-09-07T17:58:00Z"/>
          <w:rtl/>
          <w:rPrChange w:id="1379" w:author="mohammad minoei" w:date="2015-09-07T18:00:00Z">
            <w:rPr>
              <w:ins w:id="1380" w:author="mohammad minoei" w:date="2015-09-07T17:58:00Z"/>
              <w:u w:val="single"/>
              <w:rtl/>
            </w:rPr>
          </w:rPrChange>
        </w:rPr>
        <w:pPrChange w:id="1381" w:author="mohammad minoei" w:date="2015-09-07T18:00:00Z">
          <w:pPr>
            <w:spacing w:line="16" w:lineRule="atLeast"/>
          </w:pPr>
        </w:pPrChange>
      </w:pPr>
    </w:p>
    <w:p w:rsidR="008D4F0E" w:rsidRDefault="008D4F0E" w:rsidP="005B3B97">
      <w:pPr>
        <w:spacing w:line="16" w:lineRule="atLeast"/>
        <w:rPr>
          <w:ins w:id="1382" w:author="mohammad minoei" w:date="2015-09-07T17:58:00Z"/>
          <w:u w:val="single"/>
          <w:rtl/>
        </w:rPr>
      </w:pPr>
    </w:p>
    <w:p w:rsidR="008D4F0E" w:rsidRDefault="008D4F0E" w:rsidP="005B3B97">
      <w:pPr>
        <w:spacing w:line="16" w:lineRule="atLeast"/>
        <w:rPr>
          <w:ins w:id="1383" w:author="mohammad minoei" w:date="2015-09-07T17:58:00Z"/>
          <w:u w:val="single"/>
          <w:rtl/>
        </w:rPr>
      </w:pPr>
    </w:p>
    <w:p w:rsidR="00F87965" w:rsidRDefault="00F87965" w:rsidP="00F87965">
      <w:pPr>
        <w:spacing w:line="16" w:lineRule="atLeast"/>
        <w:rPr>
          <w:ins w:id="1384" w:author="mohammad minoei" w:date="2015-09-07T18:12:00Z"/>
          <w:rFonts w:hint="cs"/>
          <w:b/>
          <w:bCs/>
          <w:rtl/>
          <w:lang w:bidi="fa-IR"/>
        </w:rPr>
        <w:pPrChange w:id="1385" w:author="mohammad minoei" w:date="2015-09-07T18:12:00Z">
          <w:pPr>
            <w:spacing w:line="16" w:lineRule="atLeast"/>
          </w:pPr>
        </w:pPrChange>
      </w:pPr>
      <w:ins w:id="1386" w:author="mohammad minoei" w:date="2015-09-07T18:11:00Z">
        <w:r w:rsidRPr="00B41D4C">
          <w:rPr>
            <w:rFonts w:hint="cs"/>
            <w:b/>
            <w:bCs/>
            <w:rtl/>
          </w:rPr>
          <w:t>3-1-5-</w:t>
        </w:r>
      </w:ins>
      <w:ins w:id="1387" w:author="mohammad minoei" w:date="2015-09-07T18:37:00Z">
        <w:r w:rsidR="00512FD0">
          <w:rPr>
            <w:rFonts w:hint="cs"/>
            <w:b/>
            <w:bCs/>
            <w:rtl/>
          </w:rPr>
          <w:t>2-</w:t>
        </w:r>
      </w:ins>
      <w:ins w:id="1388" w:author="mohammad minoei" w:date="2015-09-07T18:11:00Z">
        <w:r w:rsidRPr="00B41D4C">
          <w:rPr>
            <w:rFonts w:hint="cs"/>
            <w:b/>
            <w:bCs/>
            <w:rtl/>
          </w:rPr>
          <w:t xml:space="preserve"> </w:t>
        </w:r>
        <w:r w:rsidRPr="00B41D4C">
          <w:rPr>
            <w:rFonts w:hint="cs"/>
            <w:b/>
            <w:bCs/>
            <w:rtl/>
            <w:lang w:bidi="fa-IR"/>
          </w:rPr>
          <w:t xml:space="preserve">ماژول </w:t>
        </w:r>
      </w:ins>
      <w:ins w:id="1389" w:author="mohammad minoei" w:date="2015-09-07T18:12:00Z">
        <w:r>
          <w:rPr>
            <w:rFonts w:hint="cs"/>
            <w:b/>
            <w:bCs/>
            <w:rtl/>
            <w:lang w:bidi="fa-IR"/>
          </w:rPr>
          <w:t>نگهداری متغییر های تماس</w:t>
        </w:r>
      </w:ins>
    </w:p>
    <w:p w:rsidR="00F87965" w:rsidRDefault="00F87965" w:rsidP="00F87965">
      <w:pPr>
        <w:bidi w:val="0"/>
        <w:spacing w:line="16" w:lineRule="atLeast"/>
        <w:rPr>
          <w:ins w:id="1390" w:author="mohammad minoei" w:date="2015-09-07T18:13:00Z"/>
          <w:b/>
          <w:bCs/>
          <w:lang w:bidi="fa-IR"/>
        </w:rPr>
        <w:pPrChange w:id="1391" w:author="mohammad minoei" w:date="2015-09-07T18:13:00Z">
          <w:pPr>
            <w:spacing w:line="16" w:lineRule="atLeast"/>
          </w:pPr>
        </w:pPrChange>
      </w:pPr>
    </w:p>
    <w:p w:rsidR="00625135" w:rsidRDefault="00625135" w:rsidP="00625135">
      <w:pPr>
        <w:bidi w:val="0"/>
        <w:ind w:left="340" w:firstLine="0"/>
        <w:rPr>
          <w:ins w:id="1392" w:author="mohammad minoei" w:date="2015-09-07T18:13:00Z"/>
        </w:rPr>
      </w:pPr>
      <w:proofErr w:type="gramStart"/>
      <w:ins w:id="1393" w:author="mohammad minoei" w:date="2015-09-07T18:13:00Z">
        <w:r>
          <w:t>var</w:t>
        </w:r>
        <w:proofErr w:type="gramEnd"/>
        <w:r>
          <w:t xml:space="preserve"> EventEmitter = require( 'events' ).EventEmitter;</w:t>
        </w:r>
      </w:ins>
    </w:p>
    <w:p w:rsidR="00625135" w:rsidRDefault="00625135" w:rsidP="00625135">
      <w:pPr>
        <w:bidi w:val="0"/>
        <w:ind w:left="340" w:firstLine="0"/>
        <w:rPr>
          <w:ins w:id="1394" w:author="mohammad minoei" w:date="2015-09-07T18:13:00Z"/>
        </w:rPr>
      </w:pPr>
      <w:proofErr w:type="gramStart"/>
      <w:ins w:id="1395" w:author="mohammad minoei" w:date="2015-09-07T18:13:00Z">
        <w:r>
          <w:t>var</w:t>
        </w:r>
        <w:proofErr w:type="gramEnd"/>
        <w:r>
          <w:t xml:space="preserve"> util = require( 'util' );</w:t>
        </w:r>
      </w:ins>
    </w:p>
    <w:p w:rsidR="00625135" w:rsidRDefault="00625135" w:rsidP="00625135">
      <w:pPr>
        <w:bidi w:val="0"/>
        <w:ind w:left="340" w:firstLine="0"/>
        <w:rPr>
          <w:ins w:id="1396" w:author="mohammad minoei" w:date="2015-09-07T18:13:00Z"/>
        </w:rPr>
      </w:pPr>
    </w:p>
    <w:p w:rsidR="00625135" w:rsidRDefault="00625135" w:rsidP="00625135">
      <w:pPr>
        <w:bidi w:val="0"/>
        <w:ind w:left="340" w:firstLine="0"/>
        <w:rPr>
          <w:ins w:id="1397" w:author="mohammad minoei" w:date="2015-09-07T18:13:00Z"/>
        </w:rPr>
        <w:pPrChange w:id="1398" w:author="mohammad minoei" w:date="2015-09-07T18:13:00Z">
          <w:pPr>
            <w:bidi w:val="0"/>
            <w:ind w:left="340" w:firstLine="0"/>
          </w:pPr>
        </w:pPrChange>
      </w:pPr>
      <w:proofErr w:type="gramStart"/>
      <w:ins w:id="1399" w:author="mohammad minoei" w:date="2015-09-07T18:13:00Z">
        <w:r>
          <w:t>var</w:t>
        </w:r>
        <w:proofErr w:type="gramEnd"/>
        <w:r>
          <w:t xml:space="preserve"> eventEmitter;</w:t>
        </w:r>
      </w:ins>
    </w:p>
    <w:p w:rsidR="00625135" w:rsidRDefault="00625135" w:rsidP="00625135">
      <w:pPr>
        <w:bidi w:val="0"/>
        <w:ind w:left="340" w:firstLine="0"/>
        <w:rPr>
          <w:ins w:id="1400" w:author="mohammad minoei" w:date="2015-09-07T18:13:00Z"/>
        </w:rPr>
      </w:pPr>
      <w:proofErr w:type="gramStart"/>
      <w:ins w:id="1401" w:author="mohammad minoei" w:date="2015-09-07T18:13:00Z">
        <w:r>
          <w:t>var</w:t>
        </w:r>
        <w:proofErr w:type="gramEnd"/>
        <w:r>
          <w:t xml:space="preserve"> Channels = {};</w:t>
        </w:r>
      </w:ins>
    </w:p>
    <w:p w:rsidR="00625135" w:rsidRDefault="00625135" w:rsidP="00625135">
      <w:pPr>
        <w:bidi w:val="0"/>
        <w:ind w:left="340" w:firstLine="0"/>
        <w:rPr>
          <w:ins w:id="1402" w:author="mohammad minoei" w:date="2015-09-07T18:13:00Z"/>
          <w:rtl/>
        </w:rPr>
      </w:pPr>
    </w:p>
    <w:p w:rsidR="00625135" w:rsidRDefault="00625135" w:rsidP="00625135">
      <w:pPr>
        <w:bidi w:val="0"/>
        <w:ind w:left="340" w:firstLine="0"/>
        <w:rPr>
          <w:ins w:id="1403" w:author="mohammad minoei" w:date="2015-09-07T18:13:00Z"/>
        </w:rPr>
      </w:pPr>
      <w:ins w:id="1404" w:author="mohammad minoei" w:date="2015-09-07T18:13:00Z">
        <w:r>
          <w:t>module.exports = {</w:t>
        </w:r>
      </w:ins>
    </w:p>
    <w:p w:rsidR="00625135" w:rsidRDefault="00625135" w:rsidP="00625135">
      <w:pPr>
        <w:bidi w:val="0"/>
        <w:ind w:left="340" w:firstLine="0"/>
        <w:rPr>
          <w:ins w:id="1405" w:author="mohammad minoei" w:date="2015-09-07T18:13:00Z"/>
          <w:rtl/>
        </w:rPr>
      </w:pPr>
    </w:p>
    <w:p w:rsidR="00625135" w:rsidRDefault="00625135" w:rsidP="00625135">
      <w:pPr>
        <w:bidi w:val="0"/>
        <w:ind w:left="340" w:firstLine="0"/>
        <w:rPr>
          <w:ins w:id="1406" w:author="mohammad minoei" w:date="2015-09-07T18:13:00Z"/>
        </w:rPr>
      </w:pPr>
      <w:ins w:id="1407" w:author="mohammad minoei" w:date="2015-09-07T18:13:00Z">
        <w:r>
          <w:t xml:space="preserve">    </w:t>
        </w:r>
        <w:proofErr w:type="gramStart"/>
        <w:r>
          <w:t>getEventEmitter</w:t>
        </w:r>
        <w:proofErr w:type="gramEnd"/>
        <w:r>
          <w:t>: function () {</w:t>
        </w:r>
      </w:ins>
    </w:p>
    <w:p w:rsidR="00625135" w:rsidRDefault="00625135" w:rsidP="00625135">
      <w:pPr>
        <w:bidi w:val="0"/>
        <w:ind w:left="340" w:firstLine="0"/>
        <w:rPr>
          <w:ins w:id="1408" w:author="mohammad minoei" w:date="2015-09-07T18:13:00Z"/>
        </w:rPr>
      </w:pPr>
      <w:ins w:id="1409" w:author="mohammad minoei" w:date="2015-09-07T18:13:00Z">
        <w:r>
          <w:t xml:space="preserve">        </w:t>
        </w:r>
        <w:proofErr w:type="gramStart"/>
        <w:r>
          <w:t>return</w:t>
        </w:r>
        <w:proofErr w:type="gramEnd"/>
        <w:r>
          <w:t xml:space="preserve"> eventEmitter;</w:t>
        </w:r>
      </w:ins>
    </w:p>
    <w:p w:rsidR="00625135" w:rsidRDefault="00625135" w:rsidP="00625135">
      <w:pPr>
        <w:bidi w:val="0"/>
        <w:ind w:left="340" w:firstLine="0"/>
        <w:rPr>
          <w:ins w:id="1410" w:author="mohammad minoei" w:date="2015-09-07T18:13:00Z"/>
          <w:rtl/>
        </w:rPr>
      </w:pPr>
      <w:ins w:id="1411" w:author="mohammad minoei" w:date="2015-09-07T18:13:00Z">
        <w:r>
          <w:t xml:space="preserve">    },</w:t>
        </w:r>
      </w:ins>
    </w:p>
    <w:p w:rsidR="00625135" w:rsidRDefault="00625135" w:rsidP="00625135">
      <w:pPr>
        <w:bidi w:val="0"/>
        <w:ind w:left="340" w:firstLine="0"/>
        <w:rPr>
          <w:ins w:id="1412" w:author="mohammad minoei" w:date="2015-09-07T18:13:00Z"/>
        </w:rPr>
      </w:pPr>
      <w:ins w:id="1413" w:author="mohammad minoei" w:date="2015-09-07T18:13:00Z">
        <w:r>
          <w:t xml:space="preserve">    </w:t>
        </w:r>
        <w:proofErr w:type="gramStart"/>
        <w:r>
          <w:t>setEventEmitter</w:t>
        </w:r>
        <w:proofErr w:type="gramEnd"/>
        <w:r>
          <w:t>: function ( em ) {</w:t>
        </w:r>
      </w:ins>
    </w:p>
    <w:p w:rsidR="00625135" w:rsidRDefault="00625135" w:rsidP="00625135">
      <w:pPr>
        <w:bidi w:val="0"/>
        <w:ind w:left="340" w:firstLine="0"/>
        <w:rPr>
          <w:ins w:id="1414" w:author="mohammad minoei" w:date="2015-09-07T18:13:00Z"/>
        </w:rPr>
      </w:pPr>
      <w:ins w:id="1415" w:author="mohammad minoei" w:date="2015-09-07T18:13:00Z">
        <w:r>
          <w:t xml:space="preserve">        </w:t>
        </w:r>
        <w:proofErr w:type="gramStart"/>
        <w:r>
          <w:t>eventEmitter</w:t>
        </w:r>
        <w:proofErr w:type="gramEnd"/>
        <w:r>
          <w:t xml:space="preserve"> = em;</w:t>
        </w:r>
      </w:ins>
    </w:p>
    <w:p w:rsidR="00625135" w:rsidRDefault="00625135" w:rsidP="00625135">
      <w:pPr>
        <w:bidi w:val="0"/>
        <w:ind w:left="340" w:firstLine="0"/>
        <w:rPr>
          <w:ins w:id="1416" w:author="mohammad minoei" w:date="2015-09-07T18:13:00Z"/>
          <w:rtl/>
        </w:rPr>
      </w:pPr>
      <w:ins w:id="1417" w:author="mohammad minoei" w:date="2015-09-07T18:13:00Z">
        <w:r>
          <w:t xml:space="preserve">    },</w:t>
        </w:r>
      </w:ins>
    </w:p>
    <w:p w:rsidR="00625135" w:rsidRDefault="00625135" w:rsidP="00625135">
      <w:pPr>
        <w:bidi w:val="0"/>
        <w:ind w:left="340" w:firstLine="0"/>
        <w:rPr>
          <w:ins w:id="1418" w:author="mohammad minoei" w:date="2015-09-07T18:13:00Z"/>
        </w:rPr>
      </w:pPr>
      <w:ins w:id="1419" w:author="mohammad minoei" w:date="2015-09-07T18:13:00Z">
        <w:r>
          <w:t xml:space="preserve">    </w:t>
        </w:r>
        <w:proofErr w:type="gramStart"/>
        <w:r>
          <w:t>getChannel</w:t>
        </w:r>
        <w:proofErr w:type="gramEnd"/>
        <w:r>
          <w:t>: function ( id ) {</w:t>
        </w:r>
      </w:ins>
    </w:p>
    <w:p w:rsidR="00625135" w:rsidRDefault="00625135" w:rsidP="00625135">
      <w:pPr>
        <w:bidi w:val="0"/>
        <w:ind w:left="340" w:firstLine="0"/>
        <w:rPr>
          <w:ins w:id="1420" w:author="mohammad minoei" w:date="2015-09-07T18:13:00Z"/>
        </w:rPr>
      </w:pPr>
      <w:ins w:id="1421" w:author="mohammad minoei" w:date="2015-09-07T18:13:00Z">
        <w:r>
          <w:t xml:space="preserve">        </w:t>
        </w:r>
        <w:proofErr w:type="gramStart"/>
        <w:r>
          <w:t>return</w:t>
        </w:r>
        <w:proofErr w:type="gramEnd"/>
        <w:r>
          <w:t xml:space="preserve"> Channels[id];</w:t>
        </w:r>
      </w:ins>
    </w:p>
    <w:p w:rsidR="00625135" w:rsidRDefault="00625135" w:rsidP="00625135">
      <w:pPr>
        <w:bidi w:val="0"/>
        <w:ind w:left="340" w:firstLine="0"/>
        <w:rPr>
          <w:ins w:id="1422" w:author="mohammad minoei" w:date="2015-09-07T18:13:00Z"/>
          <w:rtl/>
        </w:rPr>
      </w:pPr>
      <w:ins w:id="1423" w:author="mohammad minoei" w:date="2015-09-07T18:13:00Z">
        <w:r>
          <w:t xml:space="preserve">    },</w:t>
        </w:r>
      </w:ins>
    </w:p>
    <w:p w:rsidR="00625135" w:rsidRDefault="00625135" w:rsidP="00625135">
      <w:pPr>
        <w:bidi w:val="0"/>
        <w:ind w:left="340" w:firstLine="0"/>
        <w:rPr>
          <w:ins w:id="1424" w:author="mohammad minoei" w:date="2015-09-07T18:13:00Z"/>
          <w:rtl/>
        </w:rPr>
      </w:pPr>
    </w:p>
    <w:p w:rsidR="00625135" w:rsidRDefault="00625135" w:rsidP="00625135">
      <w:pPr>
        <w:bidi w:val="0"/>
        <w:ind w:left="340" w:firstLine="0"/>
        <w:rPr>
          <w:ins w:id="1425" w:author="mohammad minoei" w:date="2015-09-07T18:13:00Z"/>
        </w:rPr>
      </w:pPr>
      <w:ins w:id="1426" w:author="mohammad minoei" w:date="2015-09-07T18:13:00Z">
        <w:r>
          <w:t xml:space="preserve">    </w:t>
        </w:r>
        <w:proofErr w:type="gramStart"/>
        <w:r>
          <w:t>setChannelProperty</w:t>
        </w:r>
        <w:proofErr w:type="gramEnd"/>
        <w:r>
          <w:t>: function ( channel, key, value ) {</w:t>
        </w:r>
      </w:ins>
    </w:p>
    <w:p w:rsidR="00625135" w:rsidRDefault="00625135" w:rsidP="00625135">
      <w:pPr>
        <w:bidi w:val="0"/>
        <w:ind w:left="340" w:firstLine="0"/>
        <w:rPr>
          <w:ins w:id="1427" w:author="mohammad minoei" w:date="2015-09-07T18:13:00Z"/>
        </w:rPr>
      </w:pPr>
      <w:ins w:id="1428" w:author="mohammad minoei" w:date="2015-09-07T18:13:00Z">
        <w:r>
          <w:t xml:space="preserve">        //todo validating value</w:t>
        </w:r>
      </w:ins>
    </w:p>
    <w:p w:rsidR="00625135" w:rsidRDefault="00625135" w:rsidP="00625135">
      <w:pPr>
        <w:bidi w:val="0"/>
        <w:ind w:left="340" w:firstLine="0"/>
        <w:rPr>
          <w:ins w:id="1429" w:author="mohammad minoei" w:date="2015-09-07T18:13:00Z"/>
        </w:rPr>
      </w:pPr>
      <w:ins w:id="1430" w:author="mohammad minoei" w:date="2015-09-07T18:13:00Z">
        <w:r>
          <w:t xml:space="preserve">        </w:t>
        </w:r>
        <w:proofErr w:type="gramStart"/>
        <w:r>
          <w:t>Channels[</w:t>
        </w:r>
        <w:proofErr w:type="gramEnd"/>
        <w:r>
          <w:t>channel.id][key] = value;</w:t>
        </w:r>
      </w:ins>
    </w:p>
    <w:p w:rsidR="00625135" w:rsidRDefault="00625135" w:rsidP="00625135">
      <w:pPr>
        <w:bidi w:val="0"/>
        <w:ind w:left="340" w:firstLine="0"/>
        <w:rPr>
          <w:ins w:id="1431" w:author="mohammad minoei" w:date="2015-09-07T18:13:00Z"/>
        </w:rPr>
      </w:pPr>
      <w:ins w:id="1432" w:author="mohammad minoei" w:date="2015-09-07T18:13:00Z">
        <w:r>
          <w:t xml:space="preserve">        </w:t>
        </w:r>
        <w:proofErr w:type="gramStart"/>
        <w:r>
          <w:t>eventEmitter.emit(</w:t>
        </w:r>
        <w:proofErr w:type="gramEnd"/>
        <w:r>
          <w:t xml:space="preserve"> 'on' + key + 'Changed', channel );</w:t>
        </w:r>
      </w:ins>
    </w:p>
    <w:p w:rsidR="00625135" w:rsidRDefault="00625135" w:rsidP="00625135">
      <w:pPr>
        <w:bidi w:val="0"/>
        <w:ind w:left="340" w:firstLine="0"/>
        <w:rPr>
          <w:ins w:id="1433" w:author="mohammad minoei" w:date="2015-09-07T18:13:00Z"/>
          <w:rtl/>
        </w:rPr>
      </w:pPr>
      <w:ins w:id="1434" w:author="mohammad minoei" w:date="2015-09-07T18:13:00Z">
        <w:r>
          <w:t xml:space="preserve">    },</w:t>
        </w:r>
      </w:ins>
    </w:p>
    <w:p w:rsidR="00625135" w:rsidRDefault="00625135" w:rsidP="00625135">
      <w:pPr>
        <w:bidi w:val="0"/>
        <w:ind w:left="340" w:firstLine="0"/>
        <w:rPr>
          <w:ins w:id="1435" w:author="mohammad minoei" w:date="2015-09-07T18:13:00Z"/>
          <w:rtl/>
        </w:rPr>
      </w:pPr>
    </w:p>
    <w:p w:rsidR="00625135" w:rsidRDefault="00625135" w:rsidP="00625135">
      <w:pPr>
        <w:bidi w:val="0"/>
        <w:ind w:left="340" w:firstLine="0"/>
        <w:rPr>
          <w:ins w:id="1436" w:author="mohammad minoei" w:date="2015-09-07T18:13:00Z"/>
        </w:rPr>
      </w:pPr>
      <w:ins w:id="1437" w:author="mohammad minoei" w:date="2015-09-07T18:13:00Z">
        <w:r>
          <w:t xml:space="preserve">    </w:t>
        </w:r>
        <w:proofErr w:type="gramStart"/>
        <w:r>
          <w:t>newChannel</w:t>
        </w:r>
        <w:proofErr w:type="gramEnd"/>
        <w:r>
          <w:t>: function ( id ) {</w:t>
        </w:r>
      </w:ins>
    </w:p>
    <w:p w:rsidR="00625135" w:rsidRDefault="00625135" w:rsidP="00625135">
      <w:pPr>
        <w:bidi w:val="0"/>
        <w:ind w:left="340" w:firstLine="0"/>
        <w:rPr>
          <w:ins w:id="1438" w:author="mohammad minoei" w:date="2015-09-07T18:13:00Z"/>
        </w:rPr>
      </w:pPr>
      <w:ins w:id="1439" w:author="mohammad minoei" w:date="2015-09-07T18:13:00Z">
        <w:r>
          <w:t xml:space="preserve">        </w:t>
        </w:r>
        <w:proofErr w:type="gramStart"/>
        <w:r>
          <w:t>Channels[</w:t>
        </w:r>
        <w:proofErr w:type="gramEnd"/>
        <w:r>
          <w:t>id] = {};</w:t>
        </w:r>
      </w:ins>
    </w:p>
    <w:p w:rsidR="00625135" w:rsidRDefault="00625135" w:rsidP="00625135">
      <w:pPr>
        <w:bidi w:val="0"/>
        <w:ind w:left="340" w:firstLine="0"/>
        <w:rPr>
          <w:ins w:id="1440" w:author="mohammad minoei" w:date="2015-09-07T18:13:00Z"/>
        </w:rPr>
      </w:pPr>
      <w:ins w:id="1441" w:author="mohammad minoei" w:date="2015-09-07T18:13:00Z">
        <w:r>
          <w:t xml:space="preserve">        </w:t>
        </w:r>
        <w:proofErr w:type="gramStart"/>
        <w:r>
          <w:t>return</w:t>
        </w:r>
        <w:proofErr w:type="gramEnd"/>
        <w:r>
          <w:t xml:space="preserve"> Channels[id];</w:t>
        </w:r>
      </w:ins>
    </w:p>
    <w:p w:rsidR="00625135" w:rsidRDefault="00625135" w:rsidP="00625135">
      <w:pPr>
        <w:bidi w:val="0"/>
        <w:ind w:left="340" w:firstLine="0"/>
        <w:rPr>
          <w:ins w:id="1442" w:author="mohammad minoei" w:date="2015-09-07T18:13:00Z"/>
          <w:rtl/>
        </w:rPr>
      </w:pPr>
      <w:ins w:id="1443" w:author="mohammad minoei" w:date="2015-09-07T18:13:00Z">
        <w:r>
          <w:t xml:space="preserve">    },</w:t>
        </w:r>
      </w:ins>
    </w:p>
    <w:p w:rsidR="00625135" w:rsidRDefault="00625135" w:rsidP="00625135">
      <w:pPr>
        <w:bidi w:val="0"/>
        <w:ind w:left="340" w:firstLine="0"/>
        <w:rPr>
          <w:ins w:id="1444" w:author="mohammad minoei" w:date="2015-09-07T18:13:00Z"/>
          <w:rtl/>
        </w:rPr>
      </w:pPr>
    </w:p>
    <w:p w:rsidR="00625135" w:rsidRDefault="00625135" w:rsidP="00625135">
      <w:pPr>
        <w:bidi w:val="0"/>
        <w:ind w:left="340" w:firstLine="0"/>
        <w:rPr>
          <w:ins w:id="1445" w:author="mohammad minoei" w:date="2015-09-07T18:13:00Z"/>
        </w:rPr>
      </w:pPr>
      <w:ins w:id="1446" w:author="mohammad minoei" w:date="2015-09-07T18:13:00Z">
        <w:r>
          <w:t xml:space="preserve">    </w:t>
        </w:r>
        <w:proofErr w:type="gramStart"/>
        <w:r>
          <w:t>deleteChannel</w:t>
        </w:r>
        <w:proofErr w:type="gramEnd"/>
        <w:r>
          <w:t>: function ( id ) {</w:t>
        </w:r>
      </w:ins>
    </w:p>
    <w:p w:rsidR="00625135" w:rsidRDefault="00625135" w:rsidP="00625135">
      <w:pPr>
        <w:bidi w:val="0"/>
        <w:ind w:left="340" w:firstLine="0"/>
        <w:rPr>
          <w:ins w:id="1447" w:author="mohammad minoei" w:date="2015-09-07T18:13:00Z"/>
        </w:rPr>
      </w:pPr>
      <w:ins w:id="1448" w:author="mohammad minoei" w:date="2015-09-07T18:13:00Z">
        <w:r>
          <w:t xml:space="preserve">        </w:t>
        </w:r>
        <w:proofErr w:type="gramStart"/>
        <w:r>
          <w:t>delete</w:t>
        </w:r>
        <w:proofErr w:type="gramEnd"/>
        <w:r>
          <w:t xml:space="preserve"> Channels[id];</w:t>
        </w:r>
      </w:ins>
    </w:p>
    <w:p w:rsidR="00625135" w:rsidRDefault="00625135" w:rsidP="00625135">
      <w:pPr>
        <w:bidi w:val="0"/>
        <w:ind w:left="340" w:firstLine="0"/>
        <w:rPr>
          <w:ins w:id="1449" w:author="mohammad minoei" w:date="2015-09-07T18:13:00Z"/>
          <w:rtl/>
        </w:rPr>
      </w:pPr>
      <w:ins w:id="1450" w:author="mohammad minoei" w:date="2015-09-07T18:13:00Z">
        <w:r>
          <w:t xml:space="preserve">    }</w:t>
        </w:r>
      </w:ins>
    </w:p>
    <w:p w:rsidR="00F87965" w:rsidRPr="00625135" w:rsidRDefault="00625135" w:rsidP="00625135">
      <w:pPr>
        <w:bidi w:val="0"/>
        <w:ind w:left="340" w:firstLine="0"/>
        <w:rPr>
          <w:ins w:id="1451" w:author="mohammad minoei" w:date="2015-09-07T18:11:00Z"/>
          <w:rFonts w:hint="cs"/>
          <w:rPrChange w:id="1452" w:author="mohammad minoei" w:date="2015-09-07T18:13:00Z">
            <w:rPr>
              <w:ins w:id="1453" w:author="mohammad minoei" w:date="2015-09-07T18:11:00Z"/>
              <w:rFonts w:hint="cs"/>
              <w:lang w:bidi="fa-IR"/>
            </w:rPr>
          </w:rPrChange>
        </w:rPr>
        <w:pPrChange w:id="1454" w:author="mohammad minoei" w:date="2015-09-07T18:13:00Z">
          <w:pPr>
            <w:spacing w:line="16" w:lineRule="atLeast"/>
          </w:pPr>
        </w:pPrChange>
      </w:pPr>
      <w:ins w:id="1455" w:author="mohammad minoei" w:date="2015-09-07T18:13:00Z">
        <w:r>
          <w:lastRenderedPageBreak/>
          <w:t>};</w:t>
        </w:r>
      </w:ins>
    </w:p>
    <w:p w:rsidR="008D4F0E" w:rsidRDefault="008D4F0E" w:rsidP="005B3B97">
      <w:pPr>
        <w:spacing w:line="16" w:lineRule="atLeast"/>
        <w:rPr>
          <w:ins w:id="1456" w:author="mohammad minoei" w:date="2015-09-07T18:23:00Z"/>
          <w:u w:val="single"/>
          <w:rtl/>
          <w:lang w:bidi="fa-IR"/>
        </w:rPr>
      </w:pPr>
    </w:p>
    <w:p w:rsidR="00625135" w:rsidRDefault="00625135" w:rsidP="005B3B97">
      <w:pPr>
        <w:spacing w:line="16" w:lineRule="atLeast"/>
        <w:rPr>
          <w:ins w:id="1457" w:author="mohammad minoei" w:date="2015-09-07T17:58:00Z"/>
          <w:rFonts w:hint="cs"/>
          <w:u w:val="single"/>
          <w:rtl/>
          <w:lang w:bidi="fa-IR"/>
        </w:rPr>
      </w:pPr>
    </w:p>
    <w:p w:rsidR="00625135" w:rsidRDefault="00625135" w:rsidP="00625135">
      <w:pPr>
        <w:spacing w:line="16" w:lineRule="atLeast"/>
        <w:rPr>
          <w:ins w:id="1458" w:author="mohammad minoei" w:date="2015-09-07T18:20:00Z"/>
          <w:rFonts w:hint="cs"/>
          <w:b/>
          <w:bCs/>
          <w:rtl/>
          <w:lang w:bidi="fa-IR"/>
        </w:rPr>
        <w:pPrChange w:id="1459" w:author="mohammad minoei" w:date="2015-09-07T18:20:00Z">
          <w:pPr>
            <w:spacing w:line="16" w:lineRule="atLeast"/>
          </w:pPr>
        </w:pPrChange>
      </w:pPr>
      <w:ins w:id="1460" w:author="mohammad minoei" w:date="2015-09-07T18:14:00Z">
        <w:r w:rsidRPr="00B41D4C">
          <w:rPr>
            <w:rFonts w:hint="cs"/>
            <w:b/>
            <w:bCs/>
            <w:rtl/>
          </w:rPr>
          <w:t>3-1-5-</w:t>
        </w:r>
      </w:ins>
      <w:ins w:id="1461" w:author="mohammad minoei" w:date="2015-09-07T18:38:00Z">
        <w:r w:rsidR="00512FD0">
          <w:rPr>
            <w:rFonts w:hint="cs"/>
            <w:b/>
            <w:bCs/>
            <w:rtl/>
          </w:rPr>
          <w:t>3-</w:t>
        </w:r>
      </w:ins>
      <w:ins w:id="1462" w:author="mohammad minoei" w:date="2015-09-07T18:14:00Z">
        <w:r w:rsidRPr="00B41D4C">
          <w:rPr>
            <w:rFonts w:hint="cs"/>
            <w:b/>
            <w:bCs/>
            <w:rtl/>
          </w:rPr>
          <w:t xml:space="preserve"> </w:t>
        </w:r>
        <w:r w:rsidRPr="00B41D4C">
          <w:rPr>
            <w:rFonts w:hint="cs"/>
            <w:b/>
            <w:bCs/>
            <w:rtl/>
            <w:lang w:bidi="fa-IR"/>
          </w:rPr>
          <w:t xml:space="preserve">ماژول </w:t>
        </w:r>
      </w:ins>
      <w:ins w:id="1463" w:author="mohammad minoei" w:date="2015-09-07T18:20:00Z">
        <w:r>
          <w:rPr>
            <w:rFonts w:hint="cs"/>
            <w:b/>
            <w:bCs/>
            <w:rtl/>
            <w:lang w:bidi="fa-IR"/>
          </w:rPr>
          <w:t>حالت های منوی صوتی</w:t>
        </w:r>
      </w:ins>
    </w:p>
    <w:p w:rsidR="00625135" w:rsidRDefault="00625135" w:rsidP="00625135">
      <w:pPr>
        <w:spacing w:line="16" w:lineRule="atLeast"/>
        <w:rPr>
          <w:ins w:id="1464" w:author="mohammad minoei" w:date="2015-09-07T18:20:00Z"/>
          <w:b/>
          <w:bCs/>
          <w:rtl/>
          <w:lang w:bidi="fa-IR"/>
        </w:rPr>
        <w:pPrChange w:id="1465" w:author="mohammad minoei" w:date="2015-09-07T18:20:00Z">
          <w:pPr>
            <w:spacing w:line="16" w:lineRule="atLeast"/>
          </w:pPr>
        </w:pPrChange>
      </w:pPr>
    </w:p>
    <w:p w:rsidR="00625135" w:rsidRDefault="00625135" w:rsidP="00625135">
      <w:pPr>
        <w:bidi w:val="0"/>
        <w:ind w:left="340" w:firstLine="0"/>
        <w:rPr>
          <w:ins w:id="1466" w:author="mohammad minoei" w:date="2015-09-07T18:21:00Z"/>
          <w:rtl/>
        </w:rPr>
      </w:pPr>
    </w:p>
    <w:p w:rsidR="00625135" w:rsidRDefault="00625135" w:rsidP="00625135">
      <w:pPr>
        <w:bidi w:val="0"/>
        <w:ind w:left="340" w:firstLine="0"/>
        <w:rPr>
          <w:ins w:id="1467" w:author="mohammad minoei" w:date="2015-09-07T18:21:00Z"/>
        </w:rPr>
      </w:pPr>
      <w:proofErr w:type="gramStart"/>
      <w:ins w:id="1468" w:author="mohammad minoei" w:date="2015-09-07T18:21:00Z">
        <w:r>
          <w:t>DialPlans.UniReservation[</w:t>
        </w:r>
        <w:proofErr w:type="gramEnd"/>
        <w:r>
          <w:t>'first'] = {</w:t>
        </w:r>
      </w:ins>
    </w:p>
    <w:p w:rsidR="00625135" w:rsidRDefault="00625135" w:rsidP="00625135">
      <w:pPr>
        <w:bidi w:val="0"/>
        <w:ind w:left="340" w:firstLine="0"/>
        <w:rPr>
          <w:ins w:id="1469" w:author="mohammad minoei" w:date="2015-09-07T18:21:00Z"/>
        </w:rPr>
      </w:pPr>
      <w:ins w:id="1470" w:author="mohammad minoei" w:date="2015-09-07T18:21:00Z">
        <w:r>
          <w:t xml:space="preserve">    </w:t>
        </w:r>
        <w:proofErr w:type="gramStart"/>
        <w:r>
          <w:t>handler</w:t>
        </w:r>
        <w:proofErr w:type="gramEnd"/>
        <w:r>
          <w:t>: 'dbQuery',</w:t>
        </w:r>
      </w:ins>
    </w:p>
    <w:p w:rsidR="00625135" w:rsidRDefault="00625135" w:rsidP="00625135">
      <w:pPr>
        <w:bidi w:val="0"/>
        <w:ind w:left="340" w:firstLine="0"/>
        <w:rPr>
          <w:ins w:id="1471" w:author="mohammad minoei" w:date="2015-09-07T18:21:00Z"/>
        </w:rPr>
      </w:pPr>
      <w:ins w:id="1472" w:author="mohammad minoei" w:date="2015-09-07T18:21:00Z">
        <w:r>
          <w:t xml:space="preserve">    </w:t>
        </w:r>
        <w:proofErr w:type="gramStart"/>
        <w:r>
          <w:t>query</w:t>
        </w:r>
        <w:proofErr w:type="gramEnd"/>
        <w:r>
          <w:t>: 'newUser',</w:t>
        </w:r>
      </w:ins>
    </w:p>
    <w:p w:rsidR="00625135" w:rsidRDefault="00625135" w:rsidP="00625135">
      <w:pPr>
        <w:bidi w:val="0"/>
        <w:ind w:left="340" w:firstLine="0"/>
        <w:rPr>
          <w:ins w:id="1473" w:author="mohammad minoei" w:date="2015-09-07T18:21:00Z"/>
        </w:rPr>
      </w:pPr>
      <w:ins w:id="1474" w:author="mohammad minoei" w:date="2015-09-07T18:21:00Z">
        <w:r>
          <w:t xml:space="preserve">    </w:t>
        </w:r>
        <w:proofErr w:type="gramStart"/>
        <w:r>
          <w:t>next</w:t>
        </w:r>
        <w:proofErr w:type="gramEnd"/>
        <w:r>
          <w:t>: 'playInternal'</w:t>
        </w:r>
      </w:ins>
    </w:p>
    <w:p w:rsidR="00625135" w:rsidRDefault="00625135" w:rsidP="00625135">
      <w:pPr>
        <w:bidi w:val="0"/>
        <w:ind w:left="340" w:firstLine="0"/>
        <w:rPr>
          <w:ins w:id="1475" w:author="mohammad minoei" w:date="2015-09-07T18:21:00Z"/>
          <w:rtl/>
        </w:rPr>
      </w:pPr>
      <w:ins w:id="1476" w:author="mohammad minoei" w:date="2015-09-07T18:21:00Z">
        <w:r>
          <w:t>};</w:t>
        </w:r>
      </w:ins>
    </w:p>
    <w:p w:rsidR="00625135" w:rsidRDefault="00625135" w:rsidP="00625135">
      <w:pPr>
        <w:bidi w:val="0"/>
        <w:ind w:left="340" w:firstLine="0"/>
        <w:rPr>
          <w:ins w:id="1477" w:author="mohammad minoei" w:date="2015-09-07T18:21:00Z"/>
          <w:rtl/>
        </w:rPr>
      </w:pPr>
    </w:p>
    <w:p w:rsidR="00625135" w:rsidRDefault="00625135" w:rsidP="00625135">
      <w:pPr>
        <w:bidi w:val="0"/>
        <w:ind w:left="340" w:firstLine="0"/>
        <w:rPr>
          <w:ins w:id="1478" w:author="mohammad minoei" w:date="2015-09-07T18:21:00Z"/>
        </w:rPr>
      </w:pPr>
      <w:proofErr w:type="gramStart"/>
      <w:ins w:id="1479" w:author="mohammad minoei" w:date="2015-09-07T18:21:00Z">
        <w:r>
          <w:t>DialPlans.UniReservation[</w:t>
        </w:r>
        <w:proofErr w:type="gramEnd"/>
        <w:r>
          <w:t>'playInternal'] = {</w:t>
        </w:r>
      </w:ins>
    </w:p>
    <w:p w:rsidR="00625135" w:rsidRDefault="00625135" w:rsidP="00625135">
      <w:pPr>
        <w:bidi w:val="0"/>
        <w:ind w:left="340" w:firstLine="0"/>
        <w:rPr>
          <w:ins w:id="1480" w:author="mohammad minoei" w:date="2015-09-07T18:21:00Z"/>
        </w:rPr>
      </w:pPr>
      <w:ins w:id="1481"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1482" w:author="mohammad minoei" w:date="2015-09-07T18:21:00Z"/>
        </w:rPr>
      </w:pPr>
      <w:ins w:id="1483" w:author="mohammad minoei" w:date="2015-09-07T18:21:00Z">
        <w:r>
          <w:t xml:space="preserve">    validInput: ['0', '1', '2', '3', '4', '5', '6', '7', '8', '9', '#'],</w:t>
        </w:r>
      </w:ins>
    </w:p>
    <w:p w:rsidR="00625135" w:rsidRDefault="00625135" w:rsidP="00625135">
      <w:pPr>
        <w:bidi w:val="0"/>
        <w:ind w:left="340" w:firstLine="0"/>
        <w:rPr>
          <w:ins w:id="1484" w:author="mohammad minoei" w:date="2015-09-07T18:21:00Z"/>
        </w:rPr>
      </w:pPr>
      <w:ins w:id="1485" w:author="mohammad minoei" w:date="2015-09-07T18:21:00Z">
        <w:r>
          <w:t xml:space="preserve">    </w:t>
        </w:r>
        <w:proofErr w:type="gramStart"/>
        <w:r>
          <w:t>allowSkip</w:t>
        </w:r>
        <w:proofErr w:type="gramEnd"/>
        <w:r>
          <w:t>: true,</w:t>
        </w:r>
      </w:ins>
    </w:p>
    <w:p w:rsidR="00625135" w:rsidRDefault="00625135" w:rsidP="00625135">
      <w:pPr>
        <w:bidi w:val="0"/>
        <w:ind w:left="340" w:firstLine="0"/>
        <w:rPr>
          <w:ins w:id="1486" w:author="mohammad minoei" w:date="2015-09-07T18:21:00Z"/>
        </w:rPr>
      </w:pPr>
      <w:ins w:id="1487" w:author="mohammad minoei" w:date="2015-09-07T18:21:00Z">
        <w:r>
          <w:t xml:space="preserve">    </w:t>
        </w:r>
        <w:proofErr w:type="gramStart"/>
        <w:r>
          <w:t>next</w:t>
        </w:r>
        <w:proofErr w:type="gramEnd"/>
        <w:r>
          <w:t>: 'getInternal',</w:t>
        </w:r>
      </w:ins>
    </w:p>
    <w:p w:rsidR="00625135" w:rsidRDefault="00625135" w:rsidP="00625135">
      <w:pPr>
        <w:bidi w:val="0"/>
        <w:ind w:left="340" w:firstLine="0"/>
        <w:rPr>
          <w:ins w:id="1488" w:author="mohammad minoei" w:date="2015-09-07T18:21:00Z"/>
        </w:rPr>
      </w:pPr>
      <w:ins w:id="1489" w:author="mohammad minoei" w:date="2015-09-07T18:21:00Z">
        <w:r>
          <w:t xml:space="preserve">    </w:t>
        </w:r>
        <w:proofErr w:type="gramStart"/>
        <w:r>
          <w:t>sounds</w:t>
        </w:r>
        <w:proofErr w:type="gramEnd"/>
        <w:r>
          <w:t>: ['sound:fa/internal']</w:t>
        </w:r>
      </w:ins>
    </w:p>
    <w:p w:rsidR="00625135" w:rsidRDefault="00625135" w:rsidP="00625135">
      <w:pPr>
        <w:bidi w:val="0"/>
        <w:ind w:left="340" w:firstLine="0"/>
        <w:rPr>
          <w:ins w:id="1490" w:author="mohammad minoei" w:date="2015-09-07T18:21:00Z"/>
          <w:rtl/>
        </w:rPr>
      </w:pPr>
      <w:ins w:id="1491" w:author="mohammad minoei" w:date="2015-09-07T18:21:00Z">
        <w:r>
          <w:t>};</w:t>
        </w:r>
      </w:ins>
    </w:p>
    <w:p w:rsidR="00625135" w:rsidRDefault="00625135" w:rsidP="00625135">
      <w:pPr>
        <w:bidi w:val="0"/>
        <w:ind w:left="340" w:firstLine="0"/>
        <w:rPr>
          <w:ins w:id="1492" w:author="mohammad minoei" w:date="2015-09-07T18:22:00Z"/>
        </w:rPr>
      </w:pPr>
    </w:p>
    <w:p w:rsidR="00625135" w:rsidRDefault="00625135" w:rsidP="00625135">
      <w:pPr>
        <w:bidi w:val="0"/>
        <w:ind w:left="340" w:firstLine="0"/>
        <w:rPr>
          <w:ins w:id="1493" w:author="mohammad minoei" w:date="2015-09-07T18:21:00Z"/>
        </w:rPr>
        <w:pPrChange w:id="1494" w:author="mohammad minoei" w:date="2015-09-07T18:22:00Z">
          <w:pPr>
            <w:bidi w:val="0"/>
            <w:ind w:left="340" w:firstLine="0"/>
          </w:pPr>
        </w:pPrChange>
      </w:pPr>
      <w:proofErr w:type="gramStart"/>
      <w:ins w:id="1495" w:author="mohammad minoei" w:date="2015-09-07T18:21:00Z">
        <w:r>
          <w:t>DialPlans.UniReservation[</w:t>
        </w:r>
        <w:proofErr w:type="gramEnd"/>
        <w:r>
          <w:t>'getInternal'] = {</w:t>
        </w:r>
      </w:ins>
    </w:p>
    <w:p w:rsidR="00625135" w:rsidRDefault="00625135" w:rsidP="00625135">
      <w:pPr>
        <w:bidi w:val="0"/>
        <w:ind w:left="340" w:firstLine="0"/>
        <w:rPr>
          <w:ins w:id="1496" w:author="mohammad minoei" w:date="2015-09-07T18:21:00Z"/>
        </w:rPr>
      </w:pPr>
      <w:ins w:id="1497" w:author="mohammad minoei" w:date="2015-09-07T18:21:00Z">
        <w:r>
          <w:t xml:space="preserve">    </w:t>
        </w:r>
        <w:proofErr w:type="gramStart"/>
        <w:r>
          <w:t>handler</w:t>
        </w:r>
        <w:proofErr w:type="gramEnd"/>
        <w:r>
          <w:t>: 'getInput',</w:t>
        </w:r>
      </w:ins>
    </w:p>
    <w:p w:rsidR="00625135" w:rsidRDefault="00625135" w:rsidP="00625135">
      <w:pPr>
        <w:bidi w:val="0"/>
        <w:ind w:left="340" w:firstLine="0"/>
        <w:rPr>
          <w:ins w:id="1498" w:author="mohammad minoei" w:date="2015-09-07T18:21:00Z"/>
        </w:rPr>
      </w:pPr>
      <w:ins w:id="1499" w:author="mohammad minoei" w:date="2015-09-07T18:21:00Z">
        <w:r>
          <w:t xml:space="preserve">    </w:t>
        </w:r>
        <w:proofErr w:type="gramStart"/>
        <w:r>
          <w:t>variable</w:t>
        </w:r>
        <w:proofErr w:type="gramEnd"/>
        <w:r>
          <w:t>: 'internal',</w:t>
        </w:r>
      </w:ins>
    </w:p>
    <w:p w:rsidR="00625135" w:rsidRDefault="00625135" w:rsidP="00625135">
      <w:pPr>
        <w:bidi w:val="0"/>
        <w:ind w:left="340" w:firstLine="0"/>
        <w:rPr>
          <w:ins w:id="1500" w:author="mohammad minoei" w:date="2015-09-07T18:21:00Z"/>
        </w:rPr>
      </w:pPr>
      <w:ins w:id="1501" w:author="mohammad minoei" w:date="2015-09-07T18:21:00Z">
        <w:r>
          <w:t xml:space="preserve">    </w:t>
        </w:r>
        <w:proofErr w:type="gramStart"/>
        <w:r>
          <w:t>next</w:t>
        </w:r>
        <w:proofErr w:type="gramEnd"/>
        <w:r>
          <w:t>: 'mainMenu',</w:t>
        </w:r>
      </w:ins>
    </w:p>
    <w:p w:rsidR="00625135" w:rsidRDefault="00625135" w:rsidP="00625135">
      <w:pPr>
        <w:bidi w:val="0"/>
        <w:ind w:left="340" w:firstLine="0"/>
        <w:rPr>
          <w:ins w:id="1502" w:author="mohammad minoei" w:date="2015-09-07T18:21:00Z"/>
        </w:rPr>
      </w:pPr>
      <w:ins w:id="1503" w:author="mohammad minoei" w:date="2015-09-07T18:21:00Z">
        <w:r>
          <w:t xml:space="preserve">    </w:t>
        </w:r>
        <w:proofErr w:type="gramStart"/>
        <w:r>
          <w:t>inputLength</w:t>
        </w:r>
        <w:proofErr w:type="gramEnd"/>
        <w:r>
          <w:t>: 3,</w:t>
        </w:r>
      </w:ins>
    </w:p>
    <w:p w:rsidR="00625135" w:rsidRDefault="00625135" w:rsidP="00625135">
      <w:pPr>
        <w:bidi w:val="0"/>
        <w:ind w:left="340" w:firstLine="0"/>
        <w:rPr>
          <w:ins w:id="1504" w:author="mohammad minoei" w:date="2015-09-07T18:21:00Z"/>
        </w:rPr>
      </w:pPr>
      <w:ins w:id="1505" w:author="mohammad minoei" w:date="2015-09-07T18:21:00Z">
        <w:r>
          <w:t xml:space="preserve">    </w:t>
        </w:r>
        <w:proofErr w:type="gramStart"/>
        <w:r>
          <w:t>query</w:t>
        </w:r>
        <w:proofErr w:type="gramEnd"/>
        <w:r>
          <w:t>: 'selectTeacher',</w:t>
        </w:r>
      </w:ins>
    </w:p>
    <w:p w:rsidR="00625135" w:rsidRDefault="00625135" w:rsidP="00625135">
      <w:pPr>
        <w:bidi w:val="0"/>
        <w:ind w:left="340" w:firstLine="0"/>
        <w:rPr>
          <w:ins w:id="1506" w:author="mohammad minoei" w:date="2015-09-07T18:21:00Z"/>
        </w:rPr>
      </w:pPr>
      <w:ins w:id="1507" w:author="mohammad minoei" w:date="2015-09-07T18:21:00Z">
        <w:r>
          <w:t xml:space="preserve">    validInput: ['0', '1', '2', '3', '4', '5', '6', '7', '8', '9', '#']</w:t>
        </w:r>
      </w:ins>
    </w:p>
    <w:p w:rsidR="00625135" w:rsidRDefault="00625135" w:rsidP="00625135">
      <w:pPr>
        <w:bidi w:val="0"/>
        <w:ind w:left="340" w:firstLine="0"/>
        <w:rPr>
          <w:ins w:id="1508" w:author="mohammad minoei" w:date="2015-09-07T18:21:00Z"/>
          <w:rtl/>
        </w:rPr>
      </w:pPr>
      <w:ins w:id="1509" w:author="mohammad minoei" w:date="2015-09-07T18:21:00Z">
        <w:r>
          <w:t>};</w:t>
        </w:r>
      </w:ins>
    </w:p>
    <w:p w:rsidR="00625135" w:rsidRDefault="00625135" w:rsidP="00625135">
      <w:pPr>
        <w:bidi w:val="0"/>
        <w:ind w:left="340" w:firstLine="0"/>
        <w:rPr>
          <w:ins w:id="1510" w:author="mohammad minoei" w:date="2015-09-07T18:21:00Z"/>
          <w:rtl/>
        </w:rPr>
      </w:pPr>
    </w:p>
    <w:p w:rsidR="00625135" w:rsidRDefault="00625135" w:rsidP="00625135">
      <w:pPr>
        <w:bidi w:val="0"/>
        <w:ind w:left="340" w:firstLine="0"/>
        <w:rPr>
          <w:ins w:id="1511" w:author="mohammad minoei" w:date="2015-09-07T18:21:00Z"/>
        </w:rPr>
      </w:pPr>
      <w:proofErr w:type="gramStart"/>
      <w:ins w:id="1512" w:author="mohammad minoei" w:date="2015-09-07T18:21:00Z">
        <w:r>
          <w:t>DialPlans.UniReservation[</w:t>
        </w:r>
        <w:proofErr w:type="gramEnd"/>
        <w:r>
          <w:t>'mainMenu'] = {</w:t>
        </w:r>
      </w:ins>
    </w:p>
    <w:p w:rsidR="00625135" w:rsidRDefault="00625135" w:rsidP="00625135">
      <w:pPr>
        <w:bidi w:val="0"/>
        <w:ind w:left="340" w:firstLine="0"/>
        <w:rPr>
          <w:ins w:id="1513" w:author="mohammad minoei" w:date="2015-09-07T18:21:00Z"/>
        </w:rPr>
      </w:pPr>
      <w:ins w:id="1514" w:author="mohammad minoei" w:date="2015-09-07T18:21:00Z">
        <w:r>
          <w:t xml:space="preserve">    </w:t>
        </w:r>
        <w:proofErr w:type="gramStart"/>
        <w:r>
          <w:t>handler</w:t>
        </w:r>
        <w:proofErr w:type="gramEnd"/>
        <w:r>
          <w:t>: 'playMenu',</w:t>
        </w:r>
      </w:ins>
    </w:p>
    <w:p w:rsidR="00625135" w:rsidRDefault="00625135" w:rsidP="00625135">
      <w:pPr>
        <w:bidi w:val="0"/>
        <w:ind w:left="340" w:firstLine="0"/>
        <w:rPr>
          <w:ins w:id="1515" w:author="mohammad minoei" w:date="2015-09-07T18:21:00Z"/>
        </w:rPr>
      </w:pPr>
      <w:ins w:id="1516" w:author="mohammad minoei" w:date="2015-09-07T18:21:00Z">
        <w:r>
          <w:t xml:space="preserve">    </w:t>
        </w:r>
        <w:proofErr w:type="gramStart"/>
        <w:r>
          <w:t>goTo</w:t>
        </w:r>
        <w:proofErr w:type="gramEnd"/>
        <w:r>
          <w:t>: { '1': 'playFiles1', '2': 'playFiles2111', '3': 'playFiles3' },</w:t>
        </w:r>
      </w:ins>
    </w:p>
    <w:p w:rsidR="00625135" w:rsidRDefault="00625135" w:rsidP="00625135">
      <w:pPr>
        <w:bidi w:val="0"/>
        <w:ind w:left="340" w:firstLine="0"/>
        <w:rPr>
          <w:ins w:id="1517" w:author="mohammad minoei" w:date="2015-09-07T18:21:00Z"/>
        </w:rPr>
      </w:pPr>
      <w:ins w:id="1518" w:author="mohammad minoei" w:date="2015-09-07T18:21:00Z">
        <w:r>
          <w:t xml:space="preserve">    </w:t>
        </w:r>
        <w:proofErr w:type="gramStart"/>
        <w:r>
          <w:t>validInput</w:t>
        </w:r>
        <w:proofErr w:type="gramEnd"/>
        <w:r>
          <w:t>: ['1', '2', '3'],</w:t>
        </w:r>
      </w:ins>
    </w:p>
    <w:p w:rsidR="00625135" w:rsidRDefault="00625135" w:rsidP="00625135">
      <w:pPr>
        <w:bidi w:val="0"/>
        <w:ind w:left="340" w:firstLine="0"/>
        <w:rPr>
          <w:ins w:id="1519" w:author="mohammad minoei" w:date="2015-09-07T18:21:00Z"/>
        </w:rPr>
      </w:pPr>
      <w:ins w:id="1520" w:author="mohammad minoei" w:date="2015-09-07T18:21:00Z">
        <w:r>
          <w:t xml:space="preserve">    </w:t>
        </w:r>
        <w:proofErr w:type="gramStart"/>
        <w:r>
          <w:t>allowSkip</w:t>
        </w:r>
        <w:proofErr w:type="gramEnd"/>
        <w:r>
          <w:t>: true,</w:t>
        </w:r>
      </w:ins>
    </w:p>
    <w:p w:rsidR="00625135" w:rsidRDefault="00625135" w:rsidP="00625135">
      <w:pPr>
        <w:bidi w:val="0"/>
        <w:ind w:left="340" w:firstLine="0"/>
        <w:rPr>
          <w:ins w:id="1521" w:author="mohammad minoei" w:date="2015-09-07T18:21:00Z"/>
        </w:rPr>
      </w:pPr>
      <w:ins w:id="1522" w:author="mohammad minoei" w:date="2015-09-07T18:21:00Z">
        <w:r>
          <w:t xml:space="preserve">    </w:t>
        </w:r>
        <w:proofErr w:type="gramStart"/>
        <w:r>
          <w:t>sounds</w:t>
        </w:r>
        <w:proofErr w:type="gramEnd"/>
        <w:r>
          <w:t>: ['sound:fa/main']</w:t>
        </w:r>
      </w:ins>
    </w:p>
    <w:p w:rsidR="00625135" w:rsidRDefault="00625135" w:rsidP="00625135">
      <w:pPr>
        <w:bidi w:val="0"/>
        <w:ind w:left="340" w:firstLine="0"/>
        <w:rPr>
          <w:ins w:id="1523" w:author="mohammad minoei" w:date="2015-09-07T18:21:00Z"/>
          <w:rtl/>
        </w:rPr>
      </w:pPr>
      <w:ins w:id="1524" w:author="mohammad minoei" w:date="2015-09-07T18:21:00Z">
        <w:r>
          <w:t>};</w:t>
        </w:r>
      </w:ins>
    </w:p>
    <w:p w:rsidR="00625135" w:rsidRDefault="00625135" w:rsidP="00625135">
      <w:pPr>
        <w:bidi w:val="0"/>
        <w:ind w:left="340" w:firstLine="0"/>
        <w:rPr>
          <w:ins w:id="1525" w:author="mohammad minoei" w:date="2015-09-07T18:21:00Z"/>
          <w:rtl/>
        </w:rPr>
      </w:pPr>
    </w:p>
    <w:p w:rsidR="00625135" w:rsidRDefault="00625135" w:rsidP="00625135">
      <w:pPr>
        <w:bidi w:val="0"/>
        <w:ind w:left="340" w:firstLine="0"/>
        <w:rPr>
          <w:ins w:id="1526" w:author="mohammad minoei" w:date="2015-09-07T18:21:00Z"/>
        </w:rPr>
      </w:pPr>
      <w:proofErr w:type="gramStart"/>
      <w:ins w:id="1527" w:author="mohammad minoei" w:date="2015-09-07T18:21:00Z">
        <w:r>
          <w:t>DialPlans.UniReservation[</w:t>
        </w:r>
        <w:proofErr w:type="gramEnd"/>
        <w:r>
          <w:t>'playFiles1'] = {</w:t>
        </w:r>
      </w:ins>
    </w:p>
    <w:p w:rsidR="00625135" w:rsidRDefault="00625135" w:rsidP="00625135">
      <w:pPr>
        <w:bidi w:val="0"/>
        <w:ind w:left="340" w:firstLine="0"/>
        <w:rPr>
          <w:ins w:id="1528" w:author="mohammad minoei" w:date="2015-09-07T18:21:00Z"/>
        </w:rPr>
      </w:pPr>
      <w:ins w:id="1529"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1530" w:author="mohammad minoei" w:date="2015-09-07T18:21:00Z"/>
        </w:rPr>
      </w:pPr>
      <w:ins w:id="1531" w:author="mohammad minoei" w:date="2015-09-07T18:21:00Z">
        <w:r>
          <w:t xml:space="preserve">    </w:t>
        </w:r>
        <w:proofErr w:type="gramStart"/>
        <w:r>
          <w:t>allowSkip</w:t>
        </w:r>
        <w:proofErr w:type="gramEnd"/>
        <w:r>
          <w:t>: true,</w:t>
        </w:r>
      </w:ins>
    </w:p>
    <w:p w:rsidR="00625135" w:rsidRDefault="00625135" w:rsidP="00625135">
      <w:pPr>
        <w:bidi w:val="0"/>
        <w:ind w:left="340" w:firstLine="0"/>
        <w:rPr>
          <w:ins w:id="1532" w:author="mohammad minoei" w:date="2015-09-07T18:21:00Z"/>
        </w:rPr>
      </w:pPr>
      <w:ins w:id="1533" w:author="mohammad minoei" w:date="2015-09-07T18:21:00Z">
        <w:r>
          <w:lastRenderedPageBreak/>
          <w:t xml:space="preserve">    validInput: ['0', '1', '2', '3', '4', '5', '6', '7', '8', '9', '#'],</w:t>
        </w:r>
      </w:ins>
    </w:p>
    <w:p w:rsidR="00625135" w:rsidRDefault="00625135" w:rsidP="00625135">
      <w:pPr>
        <w:bidi w:val="0"/>
        <w:ind w:left="340" w:firstLine="0"/>
        <w:rPr>
          <w:ins w:id="1534" w:author="mohammad minoei" w:date="2015-09-07T18:21:00Z"/>
        </w:rPr>
      </w:pPr>
      <w:ins w:id="1535" w:author="mohammad minoei" w:date="2015-09-07T18:21:00Z">
        <w:r>
          <w:t xml:space="preserve">    </w:t>
        </w:r>
        <w:proofErr w:type="gramStart"/>
        <w:r>
          <w:t>next</w:t>
        </w:r>
        <w:proofErr w:type="gramEnd"/>
        <w:r>
          <w:t>: 'playFreeTime',</w:t>
        </w:r>
      </w:ins>
    </w:p>
    <w:p w:rsidR="00625135" w:rsidRDefault="00625135" w:rsidP="00625135">
      <w:pPr>
        <w:bidi w:val="0"/>
        <w:ind w:left="340" w:firstLine="0"/>
        <w:rPr>
          <w:ins w:id="1536" w:author="mohammad minoei" w:date="2015-09-07T18:21:00Z"/>
        </w:rPr>
      </w:pPr>
      <w:ins w:id="1537" w:author="mohammad minoei" w:date="2015-09-07T18:21:00Z">
        <w:r>
          <w:t xml:space="preserve">    </w:t>
        </w:r>
        <w:proofErr w:type="gramStart"/>
        <w:r>
          <w:t>sounds</w:t>
        </w:r>
        <w:proofErr w:type="gramEnd"/>
        <w:r>
          <w:t>: ['sound:fa/week']</w:t>
        </w:r>
      </w:ins>
    </w:p>
    <w:p w:rsidR="00625135" w:rsidRDefault="00625135" w:rsidP="00625135">
      <w:pPr>
        <w:bidi w:val="0"/>
        <w:ind w:left="340" w:firstLine="0"/>
        <w:rPr>
          <w:ins w:id="1538" w:author="mohammad minoei" w:date="2015-09-07T18:21:00Z"/>
          <w:rtl/>
        </w:rPr>
      </w:pPr>
      <w:ins w:id="1539" w:author="mohammad minoei" w:date="2015-09-07T18:21:00Z">
        <w:r>
          <w:t>};</w:t>
        </w:r>
      </w:ins>
    </w:p>
    <w:p w:rsidR="00625135" w:rsidRDefault="00625135" w:rsidP="00625135">
      <w:pPr>
        <w:bidi w:val="0"/>
        <w:ind w:left="340" w:firstLine="0"/>
        <w:rPr>
          <w:ins w:id="1540" w:author="mohammad minoei" w:date="2015-09-07T18:22:00Z"/>
        </w:rPr>
      </w:pPr>
    </w:p>
    <w:p w:rsidR="00625135" w:rsidRDefault="00625135" w:rsidP="00625135">
      <w:pPr>
        <w:bidi w:val="0"/>
        <w:ind w:left="340" w:firstLine="0"/>
        <w:rPr>
          <w:ins w:id="1541" w:author="mohammad minoei" w:date="2015-09-07T18:21:00Z"/>
        </w:rPr>
        <w:pPrChange w:id="1542" w:author="mohammad minoei" w:date="2015-09-07T18:22:00Z">
          <w:pPr>
            <w:bidi w:val="0"/>
            <w:ind w:left="340" w:firstLine="0"/>
          </w:pPr>
        </w:pPrChange>
      </w:pPr>
      <w:proofErr w:type="gramStart"/>
      <w:ins w:id="1543" w:author="mohammad minoei" w:date="2015-09-07T18:21:00Z">
        <w:r>
          <w:t>DialPlans.UniReservation[</w:t>
        </w:r>
        <w:proofErr w:type="gramEnd"/>
        <w:r>
          <w:t>'playFreeTime'] = {</w:t>
        </w:r>
      </w:ins>
    </w:p>
    <w:p w:rsidR="00625135" w:rsidRDefault="00625135" w:rsidP="00625135">
      <w:pPr>
        <w:bidi w:val="0"/>
        <w:ind w:left="340" w:firstLine="0"/>
        <w:rPr>
          <w:ins w:id="1544" w:author="mohammad minoei" w:date="2015-09-07T18:21:00Z"/>
        </w:rPr>
      </w:pPr>
      <w:ins w:id="1545" w:author="mohammad minoei" w:date="2015-09-07T18:21:00Z">
        <w:r>
          <w:t xml:space="preserve">    </w:t>
        </w:r>
        <w:proofErr w:type="gramStart"/>
        <w:r>
          <w:t>handler</w:t>
        </w:r>
        <w:proofErr w:type="gramEnd"/>
        <w:r>
          <w:t>: 'playFreeTime',</w:t>
        </w:r>
      </w:ins>
    </w:p>
    <w:p w:rsidR="00625135" w:rsidRDefault="00625135" w:rsidP="00625135">
      <w:pPr>
        <w:bidi w:val="0"/>
        <w:ind w:left="340" w:firstLine="0"/>
        <w:rPr>
          <w:ins w:id="1546" w:author="mohammad minoei" w:date="2015-09-07T18:21:00Z"/>
        </w:rPr>
      </w:pPr>
      <w:ins w:id="1547" w:author="mohammad minoei" w:date="2015-09-07T18:21:00Z">
        <w:r>
          <w:t xml:space="preserve">    validInput: ['0', '1', '2', '3', '4', '5', '6', '7', '8', '9', '#'],</w:t>
        </w:r>
      </w:ins>
    </w:p>
    <w:p w:rsidR="00625135" w:rsidRDefault="00625135" w:rsidP="00625135">
      <w:pPr>
        <w:bidi w:val="0"/>
        <w:ind w:left="340" w:firstLine="0"/>
        <w:rPr>
          <w:ins w:id="1548" w:author="mohammad minoei" w:date="2015-09-07T18:21:00Z"/>
        </w:rPr>
      </w:pPr>
      <w:ins w:id="1549" w:author="mohammad minoei" w:date="2015-09-07T18:21:00Z">
        <w:r>
          <w:t xml:space="preserve">    </w:t>
        </w:r>
        <w:proofErr w:type="gramStart"/>
        <w:r>
          <w:t>allowSkip</w:t>
        </w:r>
        <w:proofErr w:type="gramEnd"/>
        <w:r>
          <w:t>: true,</w:t>
        </w:r>
      </w:ins>
    </w:p>
    <w:p w:rsidR="00625135" w:rsidRDefault="00625135" w:rsidP="00625135">
      <w:pPr>
        <w:bidi w:val="0"/>
        <w:ind w:left="340" w:firstLine="0"/>
        <w:rPr>
          <w:ins w:id="1550" w:author="mohammad minoei" w:date="2015-09-07T18:21:00Z"/>
        </w:rPr>
      </w:pPr>
      <w:ins w:id="1551" w:author="mohammad minoei" w:date="2015-09-07T18:21:00Z">
        <w:r>
          <w:t xml:space="preserve">    </w:t>
        </w:r>
        <w:proofErr w:type="gramStart"/>
        <w:r>
          <w:t>query</w:t>
        </w:r>
        <w:proofErr w:type="gramEnd"/>
        <w:r>
          <w:t>: 'getFreeTime',</w:t>
        </w:r>
      </w:ins>
    </w:p>
    <w:p w:rsidR="00625135" w:rsidRDefault="00625135" w:rsidP="00625135">
      <w:pPr>
        <w:bidi w:val="0"/>
        <w:ind w:left="340" w:firstLine="0"/>
        <w:rPr>
          <w:ins w:id="1552" w:author="mohammad minoei" w:date="2015-09-07T18:21:00Z"/>
        </w:rPr>
      </w:pPr>
      <w:ins w:id="1553" w:author="mohammad minoei" w:date="2015-09-07T18:21:00Z">
        <w:r>
          <w:t xml:space="preserve">    </w:t>
        </w:r>
        <w:proofErr w:type="gramStart"/>
        <w:r>
          <w:t>next</w:t>
        </w:r>
        <w:proofErr w:type="gramEnd"/>
        <w:r>
          <w:t>: 'mainMenu',</w:t>
        </w:r>
      </w:ins>
    </w:p>
    <w:p w:rsidR="00625135" w:rsidRDefault="00625135" w:rsidP="00625135">
      <w:pPr>
        <w:bidi w:val="0"/>
        <w:ind w:left="340" w:firstLine="0"/>
        <w:rPr>
          <w:ins w:id="1554" w:author="mohammad minoei" w:date="2015-09-07T18:21:00Z"/>
        </w:rPr>
      </w:pPr>
      <w:ins w:id="1555" w:author="mohammad minoei" w:date="2015-09-07T18:21:00Z">
        <w:r>
          <w:t xml:space="preserve">    </w:t>
        </w:r>
        <w:proofErr w:type="gramStart"/>
        <w:r>
          <w:t>sounds</w:t>
        </w:r>
        <w:proofErr w:type="gramEnd"/>
        <w:r>
          <w:t>: []</w:t>
        </w:r>
      </w:ins>
    </w:p>
    <w:p w:rsidR="00625135" w:rsidRDefault="00625135" w:rsidP="00625135">
      <w:pPr>
        <w:bidi w:val="0"/>
        <w:ind w:left="340" w:firstLine="0"/>
        <w:rPr>
          <w:ins w:id="1556" w:author="mohammad minoei" w:date="2015-09-07T18:21:00Z"/>
          <w:rtl/>
        </w:rPr>
      </w:pPr>
      <w:ins w:id="1557" w:author="mohammad minoei" w:date="2015-09-07T18:21:00Z">
        <w:r>
          <w:t>};</w:t>
        </w:r>
      </w:ins>
    </w:p>
    <w:p w:rsidR="00625135" w:rsidRDefault="00625135" w:rsidP="00625135">
      <w:pPr>
        <w:bidi w:val="0"/>
        <w:ind w:left="340" w:firstLine="0"/>
        <w:rPr>
          <w:ins w:id="1558" w:author="mohammad minoei" w:date="2015-09-07T18:21:00Z"/>
          <w:rtl/>
        </w:rPr>
      </w:pPr>
    </w:p>
    <w:p w:rsidR="00625135" w:rsidRDefault="00625135" w:rsidP="00625135">
      <w:pPr>
        <w:bidi w:val="0"/>
        <w:ind w:left="340" w:firstLine="0"/>
        <w:rPr>
          <w:ins w:id="1559" w:author="mohammad minoei" w:date="2015-09-07T18:21:00Z"/>
        </w:rPr>
      </w:pPr>
      <w:proofErr w:type="gramStart"/>
      <w:ins w:id="1560" w:author="mohammad minoei" w:date="2015-09-07T18:21:00Z">
        <w:r>
          <w:t>DialPlans.UniReservation[</w:t>
        </w:r>
        <w:proofErr w:type="gramEnd"/>
        <w:r>
          <w:t>'playFiles2111'] = {</w:t>
        </w:r>
      </w:ins>
    </w:p>
    <w:p w:rsidR="00625135" w:rsidRDefault="00625135" w:rsidP="00625135">
      <w:pPr>
        <w:bidi w:val="0"/>
        <w:ind w:left="340" w:firstLine="0"/>
        <w:rPr>
          <w:ins w:id="1561" w:author="mohammad minoei" w:date="2015-09-07T18:21:00Z"/>
        </w:rPr>
      </w:pPr>
      <w:ins w:id="1562"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1563" w:author="mohammad minoei" w:date="2015-09-07T18:21:00Z"/>
        </w:rPr>
      </w:pPr>
      <w:ins w:id="1564" w:author="mohammad minoei" w:date="2015-09-07T18:21:00Z">
        <w:r>
          <w:t xml:space="preserve">    </w:t>
        </w:r>
        <w:proofErr w:type="gramStart"/>
        <w:r>
          <w:t>allowSkip</w:t>
        </w:r>
        <w:proofErr w:type="gramEnd"/>
        <w:r>
          <w:t>: true,</w:t>
        </w:r>
      </w:ins>
    </w:p>
    <w:p w:rsidR="00625135" w:rsidRDefault="00625135" w:rsidP="00625135">
      <w:pPr>
        <w:bidi w:val="0"/>
        <w:ind w:left="340" w:firstLine="0"/>
        <w:rPr>
          <w:ins w:id="1565" w:author="mohammad minoei" w:date="2015-09-07T18:21:00Z"/>
        </w:rPr>
      </w:pPr>
      <w:ins w:id="1566" w:author="mohammad minoei" w:date="2015-09-07T18:21:00Z">
        <w:r>
          <w:t xml:space="preserve">    validInput: ['0', '1', '2', '3', '4', '5', '6', '7', '8', '9', '#'],</w:t>
        </w:r>
      </w:ins>
    </w:p>
    <w:p w:rsidR="00625135" w:rsidRDefault="00625135" w:rsidP="00625135">
      <w:pPr>
        <w:bidi w:val="0"/>
        <w:ind w:left="340" w:firstLine="0"/>
        <w:rPr>
          <w:ins w:id="1567" w:author="mohammad minoei" w:date="2015-09-07T18:21:00Z"/>
        </w:rPr>
      </w:pPr>
      <w:ins w:id="1568" w:author="mohammad minoei" w:date="2015-09-07T18:21:00Z">
        <w:r>
          <w:t xml:space="preserve">    </w:t>
        </w:r>
        <w:proofErr w:type="gramStart"/>
        <w:r>
          <w:t>next</w:t>
        </w:r>
        <w:proofErr w:type="gramEnd"/>
        <w:r>
          <w:t>: 'getMobile',</w:t>
        </w:r>
      </w:ins>
    </w:p>
    <w:p w:rsidR="00625135" w:rsidRDefault="00625135" w:rsidP="00625135">
      <w:pPr>
        <w:bidi w:val="0"/>
        <w:ind w:left="340" w:firstLine="0"/>
        <w:rPr>
          <w:ins w:id="1569" w:author="mohammad minoei" w:date="2015-09-07T18:21:00Z"/>
        </w:rPr>
      </w:pPr>
      <w:ins w:id="1570" w:author="mohammad minoei" w:date="2015-09-07T18:21:00Z">
        <w:r>
          <w:t xml:space="preserve">    </w:t>
        </w:r>
        <w:proofErr w:type="gramStart"/>
        <w:r>
          <w:t>sounds</w:t>
        </w:r>
        <w:proofErr w:type="gramEnd"/>
        <w:r>
          <w:t>: ['sound:fa/mobile']</w:t>
        </w:r>
      </w:ins>
    </w:p>
    <w:p w:rsidR="00625135" w:rsidRDefault="00625135" w:rsidP="00625135">
      <w:pPr>
        <w:bidi w:val="0"/>
        <w:ind w:left="340" w:firstLine="0"/>
        <w:rPr>
          <w:ins w:id="1571" w:author="mohammad minoei" w:date="2015-09-07T18:21:00Z"/>
          <w:rtl/>
        </w:rPr>
      </w:pPr>
      <w:ins w:id="1572" w:author="mohammad minoei" w:date="2015-09-07T18:21:00Z">
        <w:r>
          <w:t>};</w:t>
        </w:r>
      </w:ins>
    </w:p>
    <w:p w:rsidR="00625135" w:rsidRDefault="00625135" w:rsidP="00625135">
      <w:pPr>
        <w:bidi w:val="0"/>
        <w:ind w:left="340" w:firstLine="0"/>
        <w:rPr>
          <w:ins w:id="1573" w:author="mohammad minoei" w:date="2015-09-07T18:22:00Z"/>
        </w:rPr>
      </w:pPr>
    </w:p>
    <w:p w:rsidR="00625135" w:rsidRDefault="00625135" w:rsidP="00625135">
      <w:pPr>
        <w:bidi w:val="0"/>
        <w:ind w:left="340" w:firstLine="0"/>
        <w:rPr>
          <w:ins w:id="1574" w:author="mohammad minoei" w:date="2015-09-07T18:21:00Z"/>
        </w:rPr>
        <w:pPrChange w:id="1575" w:author="mohammad minoei" w:date="2015-09-07T18:22:00Z">
          <w:pPr>
            <w:bidi w:val="0"/>
            <w:ind w:left="340" w:firstLine="0"/>
          </w:pPr>
        </w:pPrChange>
      </w:pPr>
      <w:proofErr w:type="gramStart"/>
      <w:ins w:id="1576" w:author="mohammad minoei" w:date="2015-09-07T18:21:00Z">
        <w:r>
          <w:t>DialPlans.UniReservation[</w:t>
        </w:r>
        <w:proofErr w:type="gramEnd"/>
        <w:r>
          <w:t>'getMobile'] = {</w:t>
        </w:r>
      </w:ins>
    </w:p>
    <w:p w:rsidR="00625135" w:rsidRDefault="00625135" w:rsidP="00625135">
      <w:pPr>
        <w:bidi w:val="0"/>
        <w:ind w:left="340" w:firstLine="0"/>
        <w:rPr>
          <w:ins w:id="1577" w:author="mohammad minoei" w:date="2015-09-07T18:21:00Z"/>
        </w:rPr>
      </w:pPr>
      <w:ins w:id="1578" w:author="mohammad minoei" w:date="2015-09-07T18:21:00Z">
        <w:r>
          <w:t xml:space="preserve">    </w:t>
        </w:r>
        <w:proofErr w:type="gramStart"/>
        <w:r>
          <w:t>handler</w:t>
        </w:r>
        <w:proofErr w:type="gramEnd"/>
        <w:r>
          <w:t>: 'getInput',</w:t>
        </w:r>
      </w:ins>
    </w:p>
    <w:p w:rsidR="00625135" w:rsidRDefault="00625135" w:rsidP="00625135">
      <w:pPr>
        <w:bidi w:val="0"/>
        <w:ind w:left="340" w:firstLine="0"/>
        <w:rPr>
          <w:ins w:id="1579" w:author="mohammad minoei" w:date="2015-09-07T18:21:00Z"/>
        </w:rPr>
      </w:pPr>
      <w:ins w:id="1580" w:author="mohammad minoei" w:date="2015-09-07T18:21:00Z">
        <w:r>
          <w:t xml:space="preserve">    </w:t>
        </w:r>
        <w:proofErr w:type="gramStart"/>
        <w:r>
          <w:t>variable</w:t>
        </w:r>
        <w:proofErr w:type="gramEnd"/>
        <w:r>
          <w:t>: 'mobile',</w:t>
        </w:r>
      </w:ins>
    </w:p>
    <w:p w:rsidR="00625135" w:rsidRDefault="00625135" w:rsidP="00625135">
      <w:pPr>
        <w:bidi w:val="0"/>
        <w:ind w:left="340" w:firstLine="0"/>
        <w:rPr>
          <w:ins w:id="1581" w:author="mohammad minoei" w:date="2015-09-07T18:21:00Z"/>
        </w:rPr>
      </w:pPr>
      <w:ins w:id="1582" w:author="mohammad minoei" w:date="2015-09-07T18:21:00Z">
        <w:r>
          <w:t xml:space="preserve">    </w:t>
        </w:r>
        <w:proofErr w:type="gramStart"/>
        <w:r>
          <w:t>inputLength</w:t>
        </w:r>
        <w:proofErr w:type="gramEnd"/>
        <w:r>
          <w:t>: 11,</w:t>
        </w:r>
      </w:ins>
    </w:p>
    <w:p w:rsidR="00625135" w:rsidRDefault="00625135" w:rsidP="00625135">
      <w:pPr>
        <w:bidi w:val="0"/>
        <w:ind w:left="340" w:firstLine="0"/>
        <w:rPr>
          <w:ins w:id="1583" w:author="mohammad minoei" w:date="2015-09-07T18:21:00Z"/>
        </w:rPr>
      </w:pPr>
      <w:ins w:id="1584" w:author="mohammad minoei" w:date="2015-09-07T18:21:00Z">
        <w:r>
          <w:t xml:space="preserve">    </w:t>
        </w:r>
        <w:proofErr w:type="gramStart"/>
        <w:r>
          <w:t>next</w:t>
        </w:r>
        <w:proofErr w:type="gramEnd"/>
        <w:r>
          <w:t>: 'playFiles2',</w:t>
        </w:r>
      </w:ins>
    </w:p>
    <w:p w:rsidR="00625135" w:rsidRDefault="00625135" w:rsidP="00625135">
      <w:pPr>
        <w:bidi w:val="0"/>
        <w:ind w:left="340" w:firstLine="0"/>
        <w:rPr>
          <w:ins w:id="1585" w:author="mohammad minoei" w:date="2015-09-07T18:21:00Z"/>
        </w:rPr>
      </w:pPr>
      <w:ins w:id="1586" w:author="mohammad minoei" w:date="2015-09-07T18:21:00Z">
        <w:r>
          <w:t xml:space="preserve">    </w:t>
        </w:r>
        <w:proofErr w:type="gramStart"/>
        <w:r>
          <w:t>query</w:t>
        </w:r>
        <w:proofErr w:type="gramEnd"/>
        <w:r>
          <w:t>: 'saveUserMobile',</w:t>
        </w:r>
      </w:ins>
    </w:p>
    <w:p w:rsidR="00625135" w:rsidRDefault="00625135" w:rsidP="00625135">
      <w:pPr>
        <w:bidi w:val="0"/>
        <w:ind w:left="340" w:firstLine="0"/>
        <w:rPr>
          <w:ins w:id="1587" w:author="mohammad minoei" w:date="2015-09-07T18:21:00Z"/>
        </w:rPr>
      </w:pPr>
      <w:ins w:id="1588" w:author="mohammad minoei" w:date="2015-09-07T18:21:00Z">
        <w:r>
          <w:t xml:space="preserve">    validInput: ['0', '1', '2', '3', '4', '5', '6', '7', '8', '9', '#']</w:t>
        </w:r>
      </w:ins>
    </w:p>
    <w:p w:rsidR="00625135" w:rsidRDefault="00625135" w:rsidP="00625135">
      <w:pPr>
        <w:bidi w:val="0"/>
        <w:ind w:left="340" w:firstLine="0"/>
        <w:rPr>
          <w:ins w:id="1589" w:author="mohammad minoei" w:date="2015-09-07T18:21:00Z"/>
          <w:rtl/>
        </w:rPr>
      </w:pPr>
      <w:ins w:id="1590" w:author="mohammad minoei" w:date="2015-09-07T18:21:00Z">
        <w:r>
          <w:t>};</w:t>
        </w:r>
      </w:ins>
    </w:p>
    <w:p w:rsidR="00625135" w:rsidRDefault="00625135" w:rsidP="00625135">
      <w:pPr>
        <w:bidi w:val="0"/>
        <w:ind w:left="340" w:firstLine="0"/>
        <w:rPr>
          <w:ins w:id="1591" w:author="mohammad minoei" w:date="2015-09-07T18:22:00Z"/>
        </w:rPr>
      </w:pPr>
    </w:p>
    <w:p w:rsidR="00625135" w:rsidRDefault="00625135" w:rsidP="00625135">
      <w:pPr>
        <w:bidi w:val="0"/>
        <w:ind w:left="340" w:firstLine="0"/>
        <w:rPr>
          <w:ins w:id="1592" w:author="mohammad minoei" w:date="2015-09-07T18:21:00Z"/>
        </w:rPr>
        <w:pPrChange w:id="1593" w:author="mohammad minoei" w:date="2015-09-07T18:22:00Z">
          <w:pPr>
            <w:bidi w:val="0"/>
            <w:ind w:left="340" w:firstLine="0"/>
          </w:pPr>
        </w:pPrChange>
      </w:pPr>
      <w:proofErr w:type="gramStart"/>
      <w:ins w:id="1594" w:author="mohammad minoei" w:date="2015-09-07T18:21:00Z">
        <w:r>
          <w:t>DialPlans.UniReservation[</w:t>
        </w:r>
        <w:proofErr w:type="gramEnd"/>
        <w:r>
          <w:t>'playFiles2'] = {</w:t>
        </w:r>
      </w:ins>
    </w:p>
    <w:p w:rsidR="00625135" w:rsidRDefault="00625135" w:rsidP="00625135">
      <w:pPr>
        <w:bidi w:val="0"/>
        <w:ind w:left="340" w:firstLine="0"/>
        <w:rPr>
          <w:ins w:id="1595" w:author="mohammad minoei" w:date="2015-09-07T18:21:00Z"/>
        </w:rPr>
      </w:pPr>
      <w:ins w:id="1596"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1597" w:author="mohammad minoei" w:date="2015-09-07T18:21:00Z"/>
        </w:rPr>
      </w:pPr>
      <w:ins w:id="1598" w:author="mohammad minoei" w:date="2015-09-07T18:21:00Z">
        <w:r>
          <w:t xml:space="preserve">    validInput: ['0', '1', '2', '3', '4', '5', '6', '7', '8', '9', '#'],</w:t>
        </w:r>
      </w:ins>
    </w:p>
    <w:p w:rsidR="00625135" w:rsidRDefault="00625135" w:rsidP="00625135">
      <w:pPr>
        <w:bidi w:val="0"/>
        <w:ind w:left="340" w:firstLine="0"/>
        <w:rPr>
          <w:ins w:id="1599" w:author="mohammad minoei" w:date="2015-09-07T18:21:00Z"/>
        </w:rPr>
      </w:pPr>
      <w:ins w:id="1600" w:author="mohammad minoei" w:date="2015-09-07T18:21:00Z">
        <w:r>
          <w:t xml:space="preserve">    </w:t>
        </w:r>
        <w:proofErr w:type="gramStart"/>
        <w:r>
          <w:t>next</w:t>
        </w:r>
        <w:proofErr w:type="gramEnd"/>
        <w:r>
          <w:t>: 'getMonth',</w:t>
        </w:r>
      </w:ins>
    </w:p>
    <w:p w:rsidR="00625135" w:rsidRDefault="00625135" w:rsidP="00625135">
      <w:pPr>
        <w:bidi w:val="0"/>
        <w:ind w:left="340" w:firstLine="0"/>
        <w:rPr>
          <w:ins w:id="1601" w:author="mohammad minoei" w:date="2015-09-07T18:21:00Z"/>
        </w:rPr>
      </w:pPr>
      <w:ins w:id="1602" w:author="mohammad minoei" w:date="2015-09-07T18:21:00Z">
        <w:r>
          <w:t xml:space="preserve">    </w:t>
        </w:r>
        <w:proofErr w:type="gramStart"/>
        <w:r>
          <w:t>allowSkip</w:t>
        </w:r>
        <w:proofErr w:type="gramEnd"/>
        <w:r>
          <w:t>: true,</w:t>
        </w:r>
      </w:ins>
    </w:p>
    <w:p w:rsidR="00625135" w:rsidRDefault="00625135" w:rsidP="00625135">
      <w:pPr>
        <w:bidi w:val="0"/>
        <w:ind w:left="340" w:firstLine="0"/>
        <w:rPr>
          <w:ins w:id="1603" w:author="mohammad minoei" w:date="2015-09-07T18:21:00Z"/>
        </w:rPr>
      </w:pPr>
      <w:ins w:id="1604" w:author="mohammad minoei" w:date="2015-09-07T18:21:00Z">
        <w:r>
          <w:t xml:space="preserve">    </w:t>
        </w:r>
        <w:proofErr w:type="gramStart"/>
        <w:r>
          <w:t>sounds</w:t>
        </w:r>
        <w:proofErr w:type="gramEnd"/>
        <w:r>
          <w:t>: ['sound:fa/month']</w:t>
        </w:r>
      </w:ins>
    </w:p>
    <w:p w:rsidR="00625135" w:rsidRDefault="00625135" w:rsidP="00625135">
      <w:pPr>
        <w:bidi w:val="0"/>
        <w:ind w:left="340" w:firstLine="0"/>
        <w:rPr>
          <w:ins w:id="1605" w:author="mohammad minoei" w:date="2015-09-07T18:21:00Z"/>
          <w:rtl/>
        </w:rPr>
      </w:pPr>
      <w:ins w:id="1606" w:author="mohammad minoei" w:date="2015-09-07T18:21:00Z">
        <w:r>
          <w:t>};</w:t>
        </w:r>
      </w:ins>
    </w:p>
    <w:p w:rsidR="00C4238D" w:rsidRDefault="00C4238D" w:rsidP="00625135">
      <w:pPr>
        <w:bidi w:val="0"/>
        <w:ind w:left="340" w:firstLine="0"/>
        <w:rPr>
          <w:ins w:id="1607" w:author="mohammad minoei" w:date="2015-09-07T20:53:00Z"/>
        </w:rPr>
      </w:pPr>
    </w:p>
    <w:p w:rsidR="00625135" w:rsidRDefault="00625135" w:rsidP="00C4238D">
      <w:pPr>
        <w:bidi w:val="0"/>
        <w:ind w:left="340" w:firstLine="0"/>
        <w:rPr>
          <w:ins w:id="1608" w:author="mohammad minoei" w:date="2015-09-07T18:21:00Z"/>
        </w:rPr>
        <w:pPrChange w:id="1609" w:author="mohammad minoei" w:date="2015-09-07T20:53:00Z">
          <w:pPr>
            <w:bidi w:val="0"/>
            <w:ind w:left="340" w:firstLine="0"/>
          </w:pPr>
        </w:pPrChange>
      </w:pPr>
      <w:proofErr w:type="gramStart"/>
      <w:ins w:id="1610" w:author="mohammad minoei" w:date="2015-09-07T18:21:00Z">
        <w:r>
          <w:t>DialPlans.UniReservation[</w:t>
        </w:r>
        <w:proofErr w:type="gramEnd"/>
        <w:r>
          <w:t>'getMonth'] = {</w:t>
        </w:r>
      </w:ins>
    </w:p>
    <w:p w:rsidR="00625135" w:rsidRDefault="00625135" w:rsidP="00625135">
      <w:pPr>
        <w:bidi w:val="0"/>
        <w:ind w:left="340" w:firstLine="0"/>
        <w:rPr>
          <w:ins w:id="1611" w:author="mohammad minoei" w:date="2015-09-07T18:21:00Z"/>
        </w:rPr>
      </w:pPr>
      <w:ins w:id="1612" w:author="mohammad minoei" w:date="2015-09-07T18:21:00Z">
        <w:r>
          <w:t xml:space="preserve">    </w:t>
        </w:r>
        <w:proofErr w:type="gramStart"/>
        <w:r>
          <w:t>handler</w:t>
        </w:r>
        <w:proofErr w:type="gramEnd"/>
        <w:r>
          <w:t>: 'getInput',</w:t>
        </w:r>
      </w:ins>
    </w:p>
    <w:p w:rsidR="00625135" w:rsidRDefault="00625135" w:rsidP="00625135">
      <w:pPr>
        <w:bidi w:val="0"/>
        <w:ind w:left="340" w:firstLine="0"/>
        <w:rPr>
          <w:ins w:id="1613" w:author="mohammad minoei" w:date="2015-09-07T18:21:00Z"/>
        </w:rPr>
      </w:pPr>
      <w:ins w:id="1614" w:author="mohammad minoei" w:date="2015-09-07T18:21:00Z">
        <w:r>
          <w:t xml:space="preserve">    validInput: ['0', '1', '2', '3', '4', '5', '6', '7', '8', '9', '#'],</w:t>
        </w:r>
      </w:ins>
    </w:p>
    <w:p w:rsidR="00625135" w:rsidRDefault="00625135" w:rsidP="00625135">
      <w:pPr>
        <w:bidi w:val="0"/>
        <w:ind w:left="340" w:firstLine="0"/>
        <w:rPr>
          <w:ins w:id="1615" w:author="mohammad minoei" w:date="2015-09-07T18:21:00Z"/>
        </w:rPr>
      </w:pPr>
      <w:ins w:id="1616" w:author="mohammad minoei" w:date="2015-09-07T18:21:00Z">
        <w:r>
          <w:lastRenderedPageBreak/>
          <w:t xml:space="preserve">    </w:t>
        </w:r>
        <w:proofErr w:type="gramStart"/>
        <w:r>
          <w:t>inputLength</w:t>
        </w:r>
        <w:proofErr w:type="gramEnd"/>
        <w:r>
          <w:t>: 2,</w:t>
        </w:r>
      </w:ins>
    </w:p>
    <w:p w:rsidR="00625135" w:rsidRDefault="00625135" w:rsidP="00625135">
      <w:pPr>
        <w:bidi w:val="0"/>
        <w:ind w:left="340" w:firstLine="0"/>
        <w:rPr>
          <w:ins w:id="1617" w:author="mohammad minoei" w:date="2015-09-07T18:21:00Z"/>
        </w:rPr>
      </w:pPr>
      <w:ins w:id="1618" w:author="mohammad minoei" w:date="2015-09-07T18:21:00Z">
        <w:r>
          <w:t xml:space="preserve">    </w:t>
        </w:r>
        <w:proofErr w:type="gramStart"/>
        <w:r>
          <w:t>variable</w:t>
        </w:r>
        <w:proofErr w:type="gramEnd"/>
        <w:r>
          <w:t>: 'month',</w:t>
        </w:r>
      </w:ins>
    </w:p>
    <w:p w:rsidR="00625135" w:rsidRDefault="00625135" w:rsidP="00625135">
      <w:pPr>
        <w:bidi w:val="0"/>
        <w:ind w:left="340" w:firstLine="0"/>
        <w:rPr>
          <w:ins w:id="1619" w:author="mohammad minoei" w:date="2015-09-07T18:21:00Z"/>
        </w:rPr>
      </w:pPr>
      <w:ins w:id="1620" w:author="mohammad minoei" w:date="2015-09-07T18:21:00Z">
        <w:r>
          <w:t xml:space="preserve">    </w:t>
        </w:r>
        <w:proofErr w:type="gramStart"/>
        <w:r>
          <w:t>next</w:t>
        </w:r>
        <w:proofErr w:type="gramEnd"/>
        <w:r>
          <w:t>: 'playFiles21'</w:t>
        </w:r>
      </w:ins>
    </w:p>
    <w:p w:rsidR="00625135" w:rsidRDefault="00625135" w:rsidP="00625135">
      <w:pPr>
        <w:bidi w:val="0"/>
        <w:ind w:left="340" w:firstLine="0"/>
        <w:rPr>
          <w:ins w:id="1621" w:author="mohammad minoei" w:date="2015-09-07T18:21:00Z"/>
          <w:rtl/>
        </w:rPr>
      </w:pPr>
      <w:ins w:id="1622" w:author="mohammad minoei" w:date="2015-09-07T18:21:00Z">
        <w:r>
          <w:t>};</w:t>
        </w:r>
      </w:ins>
    </w:p>
    <w:p w:rsidR="00C4238D" w:rsidRDefault="00C4238D" w:rsidP="00625135">
      <w:pPr>
        <w:bidi w:val="0"/>
        <w:ind w:left="340" w:firstLine="0"/>
        <w:rPr>
          <w:ins w:id="1623" w:author="mohammad minoei" w:date="2015-09-07T20:53:00Z"/>
        </w:rPr>
      </w:pPr>
    </w:p>
    <w:p w:rsidR="00625135" w:rsidRDefault="00625135" w:rsidP="00C4238D">
      <w:pPr>
        <w:bidi w:val="0"/>
        <w:ind w:left="340" w:firstLine="0"/>
        <w:rPr>
          <w:ins w:id="1624" w:author="mohammad minoei" w:date="2015-09-07T18:21:00Z"/>
        </w:rPr>
        <w:pPrChange w:id="1625" w:author="mohammad minoei" w:date="2015-09-07T20:53:00Z">
          <w:pPr>
            <w:bidi w:val="0"/>
            <w:ind w:left="340" w:firstLine="0"/>
          </w:pPr>
        </w:pPrChange>
      </w:pPr>
      <w:proofErr w:type="gramStart"/>
      <w:ins w:id="1626" w:author="mohammad minoei" w:date="2015-09-07T18:21:00Z">
        <w:r>
          <w:t>DialPlans.UniReservation[</w:t>
        </w:r>
        <w:proofErr w:type="gramEnd"/>
        <w:r>
          <w:t>'playFiles21'] = {</w:t>
        </w:r>
      </w:ins>
    </w:p>
    <w:p w:rsidR="00625135" w:rsidRDefault="00625135" w:rsidP="00625135">
      <w:pPr>
        <w:bidi w:val="0"/>
        <w:ind w:left="340" w:firstLine="0"/>
        <w:rPr>
          <w:ins w:id="1627" w:author="mohammad minoei" w:date="2015-09-07T18:21:00Z"/>
        </w:rPr>
      </w:pPr>
      <w:ins w:id="1628"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1629" w:author="mohammad minoei" w:date="2015-09-07T18:21:00Z"/>
        </w:rPr>
      </w:pPr>
      <w:ins w:id="1630" w:author="mohammad minoei" w:date="2015-09-07T18:21:00Z">
        <w:r>
          <w:t xml:space="preserve">    validInput: ['0', '1', '2', '3', '4', '5', '6', '7', '8', '9', '#'],</w:t>
        </w:r>
      </w:ins>
    </w:p>
    <w:p w:rsidR="00625135" w:rsidRDefault="00625135" w:rsidP="00625135">
      <w:pPr>
        <w:bidi w:val="0"/>
        <w:ind w:left="340" w:firstLine="0"/>
        <w:rPr>
          <w:ins w:id="1631" w:author="mohammad minoei" w:date="2015-09-07T18:21:00Z"/>
        </w:rPr>
      </w:pPr>
      <w:ins w:id="1632" w:author="mohammad minoei" w:date="2015-09-07T18:21:00Z">
        <w:r>
          <w:t xml:space="preserve">    </w:t>
        </w:r>
        <w:proofErr w:type="gramStart"/>
        <w:r>
          <w:t>allowSkip</w:t>
        </w:r>
        <w:proofErr w:type="gramEnd"/>
        <w:r>
          <w:t>: true,</w:t>
        </w:r>
      </w:ins>
    </w:p>
    <w:p w:rsidR="00625135" w:rsidRDefault="00625135" w:rsidP="00625135">
      <w:pPr>
        <w:bidi w:val="0"/>
        <w:ind w:left="340" w:firstLine="0"/>
        <w:rPr>
          <w:ins w:id="1633" w:author="mohammad minoei" w:date="2015-09-07T18:21:00Z"/>
        </w:rPr>
      </w:pPr>
      <w:ins w:id="1634" w:author="mohammad minoei" w:date="2015-09-07T18:21:00Z">
        <w:r>
          <w:t xml:space="preserve">    </w:t>
        </w:r>
        <w:proofErr w:type="gramStart"/>
        <w:r>
          <w:t>next</w:t>
        </w:r>
        <w:proofErr w:type="gramEnd"/>
        <w:r>
          <w:t>: 'getDay',</w:t>
        </w:r>
      </w:ins>
    </w:p>
    <w:p w:rsidR="00625135" w:rsidRDefault="00625135" w:rsidP="00625135">
      <w:pPr>
        <w:bidi w:val="0"/>
        <w:ind w:left="340" w:firstLine="0"/>
        <w:rPr>
          <w:ins w:id="1635" w:author="mohammad minoei" w:date="2015-09-07T18:21:00Z"/>
        </w:rPr>
      </w:pPr>
      <w:ins w:id="1636" w:author="mohammad minoei" w:date="2015-09-07T18:21:00Z">
        <w:r>
          <w:t xml:space="preserve">    </w:t>
        </w:r>
        <w:proofErr w:type="gramStart"/>
        <w:r>
          <w:t>sounds</w:t>
        </w:r>
        <w:proofErr w:type="gramEnd"/>
        <w:r>
          <w:t>: ['sound:fa/day']</w:t>
        </w:r>
      </w:ins>
    </w:p>
    <w:p w:rsidR="00625135" w:rsidRDefault="00625135" w:rsidP="00625135">
      <w:pPr>
        <w:bidi w:val="0"/>
        <w:ind w:left="340" w:firstLine="0"/>
        <w:rPr>
          <w:ins w:id="1637" w:author="mohammad minoei" w:date="2015-09-07T18:21:00Z"/>
          <w:rtl/>
        </w:rPr>
      </w:pPr>
      <w:ins w:id="1638" w:author="mohammad minoei" w:date="2015-09-07T18:21:00Z">
        <w:r>
          <w:t>};</w:t>
        </w:r>
      </w:ins>
    </w:p>
    <w:p w:rsidR="00C4238D" w:rsidRDefault="00C4238D" w:rsidP="00625135">
      <w:pPr>
        <w:bidi w:val="0"/>
        <w:ind w:left="340" w:firstLine="0"/>
        <w:rPr>
          <w:ins w:id="1639" w:author="mohammad minoei" w:date="2015-09-07T20:53:00Z"/>
        </w:rPr>
      </w:pPr>
    </w:p>
    <w:p w:rsidR="00625135" w:rsidRDefault="00625135" w:rsidP="00C4238D">
      <w:pPr>
        <w:bidi w:val="0"/>
        <w:ind w:left="340" w:firstLine="0"/>
        <w:rPr>
          <w:ins w:id="1640" w:author="mohammad minoei" w:date="2015-09-07T18:21:00Z"/>
        </w:rPr>
        <w:pPrChange w:id="1641" w:author="mohammad minoei" w:date="2015-09-07T20:53:00Z">
          <w:pPr>
            <w:bidi w:val="0"/>
            <w:ind w:left="340" w:firstLine="0"/>
          </w:pPr>
        </w:pPrChange>
      </w:pPr>
      <w:proofErr w:type="gramStart"/>
      <w:ins w:id="1642" w:author="mohammad minoei" w:date="2015-09-07T18:21:00Z">
        <w:r>
          <w:t>DialPlans.UniReservation[</w:t>
        </w:r>
        <w:proofErr w:type="gramEnd"/>
        <w:r>
          <w:t>'getDay'] = {</w:t>
        </w:r>
      </w:ins>
    </w:p>
    <w:p w:rsidR="00625135" w:rsidRDefault="00625135" w:rsidP="00625135">
      <w:pPr>
        <w:bidi w:val="0"/>
        <w:ind w:left="340" w:firstLine="0"/>
        <w:rPr>
          <w:ins w:id="1643" w:author="mohammad minoei" w:date="2015-09-07T18:21:00Z"/>
        </w:rPr>
      </w:pPr>
      <w:ins w:id="1644" w:author="mohammad minoei" w:date="2015-09-07T18:21:00Z">
        <w:r>
          <w:t xml:space="preserve">    </w:t>
        </w:r>
        <w:proofErr w:type="gramStart"/>
        <w:r>
          <w:t>handler</w:t>
        </w:r>
        <w:proofErr w:type="gramEnd"/>
        <w:r>
          <w:t>: 'getInput',</w:t>
        </w:r>
      </w:ins>
    </w:p>
    <w:p w:rsidR="00625135" w:rsidRDefault="00625135" w:rsidP="00625135">
      <w:pPr>
        <w:bidi w:val="0"/>
        <w:ind w:left="340" w:firstLine="0"/>
        <w:rPr>
          <w:ins w:id="1645" w:author="mohammad minoei" w:date="2015-09-07T18:21:00Z"/>
        </w:rPr>
      </w:pPr>
      <w:ins w:id="1646" w:author="mohammad minoei" w:date="2015-09-07T18:21:00Z">
        <w:r>
          <w:t xml:space="preserve">    validInput: ['0', '1', '2', '3', '4', '5', '6', '7', '8', '9', '#'],</w:t>
        </w:r>
      </w:ins>
    </w:p>
    <w:p w:rsidR="00625135" w:rsidRDefault="00625135" w:rsidP="00625135">
      <w:pPr>
        <w:bidi w:val="0"/>
        <w:ind w:left="340" w:firstLine="0"/>
        <w:rPr>
          <w:ins w:id="1647" w:author="mohammad minoei" w:date="2015-09-07T18:21:00Z"/>
        </w:rPr>
      </w:pPr>
      <w:ins w:id="1648" w:author="mohammad minoei" w:date="2015-09-07T18:21:00Z">
        <w:r>
          <w:t xml:space="preserve">    </w:t>
        </w:r>
        <w:proofErr w:type="gramStart"/>
        <w:r>
          <w:t>inputLength</w:t>
        </w:r>
        <w:proofErr w:type="gramEnd"/>
        <w:r>
          <w:t>: 2,</w:t>
        </w:r>
      </w:ins>
    </w:p>
    <w:p w:rsidR="00625135" w:rsidRDefault="00625135" w:rsidP="00625135">
      <w:pPr>
        <w:bidi w:val="0"/>
        <w:ind w:left="340" w:firstLine="0"/>
        <w:rPr>
          <w:ins w:id="1649" w:author="mohammad minoei" w:date="2015-09-07T18:21:00Z"/>
        </w:rPr>
      </w:pPr>
      <w:ins w:id="1650" w:author="mohammad minoei" w:date="2015-09-07T18:21:00Z">
        <w:r>
          <w:t xml:space="preserve">    </w:t>
        </w:r>
        <w:proofErr w:type="gramStart"/>
        <w:r>
          <w:t>variable</w:t>
        </w:r>
        <w:proofErr w:type="gramEnd"/>
        <w:r>
          <w:t>: 'day',</w:t>
        </w:r>
      </w:ins>
    </w:p>
    <w:p w:rsidR="00625135" w:rsidRDefault="00625135" w:rsidP="00625135">
      <w:pPr>
        <w:bidi w:val="0"/>
        <w:ind w:left="340" w:firstLine="0"/>
        <w:rPr>
          <w:ins w:id="1651" w:author="mohammad minoei" w:date="2015-09-07T18:21:00Z"/>
        </w:rPr>
      </w:pPr>
      <w:ins w:id="1652" w:author="mohammad minoei" w:date="2015-09-07T18:21:00Z">
        <w:r>
          <w:t xml:space="preserve">    </w:t>
        </w:r>
        <w:proofErr w:type="gramStart"/>
        <w:r>
          <w:t>next</w:t>
        </w:r>
        <w:proofErr w:type="gramEnd"/>
        <w:r>
          <w:t>: 'playFiles211'</w:t>
        </w:r>
      </w:ins>
    </w:p>
    <w:p w:rsidR="00625135" w:rsidRDefault="00625135" w:rsidP="00625135">
      <w:pPr>
        <w:bidi w:val="0"/>
        <w:ind w:left="340" w:firstLine="0"/>
        <w:rPr>
          <w:ins w:id="1653" w:author="mohammad minoei" w:date="2015-09-07T18:21:00Z"/>
          <w:rtl/>
        </w:rPr>
      </w:pPr>
      <w:ins w:id="1654" w:author="mohammad minoei" w:date="2015-09-07T18:21:00Z">
        <w:r>
          <w:t>};</w:t>
        </w:r>
      </w:ins>
    </w:p>
    <w:p w:rsidR="00C4238D" w:rsidRDefault="00C4238D" w:rsidP="00625135">
      <w:pPr>
        <w:bidi w:val="0"/>
        <w:ind w:left="340" w:firstLine="0"/>
        <w:rPr>
          <w:ins w:id="1655" w:author="mohammad minoei" w:date="2015-09-07T20:53:00Z"/>
        </w:rPr>
      </w:pPr>
    </w:p>
    <w:p w:rsidR="00625135" w:rsidRDefault="00625135" w:rsidP="00C4238D">
      <w:pPr>
        <w:bidi w:val="0"/>
        <w:ind w:left="340" w:firstLine="0"/>
        <w:rPr>
          <w:ins w:id="1656" w:author="mohammad minoei" w:date="2015-09-07T18:21:00Z"/>
        </w:rPr>
        <w:pPrChange w:id="1657" w:author="mohammad minoei" w:date="2015-09-07T20:53:00Z">
          <w:pPr>
            <w:bidi w:val="0"/>
            <w:ind w:left="340" w:firstLine="0"/>
          </w:pPr>
        </w:pPrChange>
      </w:pPr>
      <w:proofErr w:type="gramStart"/>
      <w:ins w:id="1658" w:author="mohammad minoei" w:date="2015-09-07T18:21:00Z">
        <w:r>
          <w:t>DialPlans.UniReservation[</w:t>
        </w:r>
        <w:proofErr w:type="gramEnd"/>
        <w:r>
          <w:t>'playFiles211'] = {</w:t>
        </w:r>
      </w:ins>
    </w:p>
    <w:p w:rsidR="00625135" w:rsidRDefault="00625135" w:rsidP="00625135">
      <w:pPr>
        <w:bidi w:val="0"/>
        <w:ind w:left="340" w:firstLine="0"/>
        <w:rPr>
          <w:ins w:id="1659" w:author="mohammad minoei" w:date="2015-09-07T18:21:00Z"/>
        </w:rPr>
      </w:pPr>
      <w:ins w:id="1660"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1661" w:author="mohammad minoei" w:date="2015-09-07T18:21:00Z"/>
        </w:rPr>
      </w:pPr>
      <w:ins w:id="1662" w:author="mohammad minoei" w:date="2015-09-07T18:21:00Z">
        <w:r>
          <w:t xml:space="preserve">    </w:t>
        </w:r>
        <w:proofErr w:type="gramStart"/>
        <w:r>
          <w:t>allowSkip</w:t>
        </w:r>
        <w:proofErr w:type="gramEnd"/>
        <w:r>
          <w:t>: true,</w:t>
        </w:r>
      </w:ins>
    </w:p>
    <w:p w:rsidR="00625135" w:rsidRDefault="00625135" w:rsidP="00625135">
      <w:pPr>
        <w:bidi w:val="0"/>
        <w:ind w:left="340" w:firstLine="0"/>
        <w:rPr>
          <w:ins w:id="1663" w:author="mohammad minoei" w:date="2015-09-07T18:21:00Z"/>
        </w:rPr>
      </w:pPr>
      <w:ins w:id="1664" w:author="mohammad minoei" w:date="2015-09-07T18:21:00Z">
        <w:r>
          <w:t xml:space="preserve">    validInput: ['0', '1', '2', '3', '4', '5', '6', '7', '8', '9', '#'],</w:t>
        </w:r>
      </w:ins>
    </w:p>
    <w:p w:rsidR="00625135" w:rsidRDefault="00625135" w:rsidP="00625135">
      <w:pPr>
        <w:bidi w:val="0"/>
        <w:ind w:left="340" w:firstLine="0"/>
        <w:rPr>
          <w:ins w:id="1665" w:author="mohammad minoei" w:date="2015-09-07T18:21:00Z"/>
        </w:rPr>
      </w:pPr>
      <w:ins w:id="1666" w:author="mohammad minoei" w:date="2015-09-07T18:21:00Z">
        <w:r>
          <w:t xml:space="preserve">    </w:t>
        </w:r>
        <w:proofErr w:type="gramStart"/>
        <w:r>
          <w:t>next</w:t>
        </w:r>
        <w:proofErr w:type="gramEnd"/>
        <w:r>
          <w:t>: 'getHour',</w:t>
        </w:r>
      </w:ins>
    </w:p>
    <w:p w:rsidR="00625135" w:rsidRDefault="00625135" w:rsidP="00625135">
      <w:pPr>
        <w:bidi w:val="0"/>
        <w:ind w:left="340" w:firstLine="0"/>
        <w:rPr>
          <w:ins w:id="1667" w:author="mohammad minoei" w:date="2015-09-07T18:21:00Z"/>
        </w:rPr>
      </w:pPr>
      <w:ins w:id="1668" w:author="mohammad minoei" w:date="2015-09-07T18:21:00Z">
        <w:r>
          <w:t xml:space="preserve">    </w:t>
        </w:r>
        <w:proofErr w:type="gramStart"/>
        <w:r>
          <w:t>sounds</w:t>
        </w:r>
        <w:proofErr w:type="gramEnd"/>
        <w:r>
          <w:t>: ['sound:fa/hour']</w:t>
        </w:r>
      </w:ins>
    </w:p>
    <w:p w:rsidR="00625135" w:rsidRDefault="00625135" w:rsidP="00625135">
      <w:pPr>
        <w:bidi w:val="0"/>
        <w:ind w:left="340" w:firstLine="0"/>
        <w:rPr>
          <w:ins w:id="1669" w:author="mohammad minoei" w:date="2015-09-07T18:21:00Z"/>
          <w:rtl/>
        </w:rPr>
      </w:pPr>
      <w:ins w:id="1670" w:author="mohammad minoei" w:date="2015-09-07T18:21:00Z">
        <w:r>
          <w:t>};</w:t>
        </w:r>
      </w:ins>
    </w:p>
    <w:p w:rsidR="00C4238D" w:rsidRDefault="00C4238D" w:rsidP="00625135">
      <w:pPr>
        <w:bidi w:val="0"/>
        <w:ind w:left="340" w:firstLine="0"/>
        <w:rPr>
          <w:ins w:id="1671" w:author="mohammad minoei" w:date="2015-09-07T20:53:00Z"/>
        </w:rPr>
      </w:pPr>
    </w:p>
    <w:p w:rsidR="00625135" w:rsidRDefault="00625135" w:rsidP="00C4238D">
      <w:pPr>
        <w:bidi w:val="0"/>
        <w:ind w:left="340" w:firstLine="0"/>
        <w:rPr>
          <w:ins w:id="1672" w:author="mohammad minoei" w:date="2015-09-07T18:21:00Z"/>
        </w:rPr>
        <w:pPrChange w:id="1673" w:author="mohammad minoei" w:date="2015-09-07T20:53:00Z">
          <w:pPr>
            <w:bidi w:val="0"/>
            <w:ind w:left="340" w:firstLine="0"/>
          </w:pPr>
        </w:pPrChange>
      </w:pPr>
      <w:proofErr w:type="gramStart"/>
      <w:ins w:id="1674" w:author="mohammad minoei" w:date="2015-09-07T18:21:00Z">
        <w:r>
          <w:t>DialPlans.UniReservation[</w:t>
        </w:r>
        <w:proofErr w:type="gramEnd"/>
        <w:r>
          <w:t>'getHour'] = {</w:t>
        </w:r>
      </w:ins>
    </w:p>
    <w:p w:rsidR="00625135" w:rsidRDefault="00625135" w:rsidP="00625135">
      <w:pPr>
        <w:bidi w:val="0"/>
        <w:ind w:left="340" w:firstLine="0"/>
        <w:rPr>
          <w:ins w:id="1675" w:author="mohammad minoei" w:date="2015-09-07T18:21:00Z"/>
        </w:rPr>
      </w:pPr>
      <w:ins w:id="1676" w:author="mohammad minoei" w:date="2015-09-07T18:21:00Z">
        <w:r>
          <w:t xml:space="preserve">    </w:t>
        </w:r>
        <w:proofErr w:type="gramStart"/>
        <w:r>
          <w:t>handler</w:t>
        </w:r>
        <w:proofErr w:type="gramEnd"/>
        <w:r>
          <w:t>: 'getInput',</w:t>
        </w:r>
      </w:ins>
    </w:p>
    <w:p w:rsidR="00625135" w:rsidRDefault="00625135" w:rsidP="00625135">
      <w:pPr>
        <w:bidi w:val="0"/>
        <w:ind w:left="340" w:firstLine="0"/>
        <w:rPr>
          <w:ins w:id="1677" w:author="mohammad minoei" w:date="2015-09-07T18:21:00Z"/>
        </w:rPr>
      </w:pPr>
      <w:ins w:id="1678" w:author="mohammad minoei" w:date="2015-09-07T18:21:00Z">
        <w:r>
          <w:t xml:space="preserve">    validInput: ['0', '1', '2', '3', '4', '5', '6', '7', '8', '9', '#'],</w:t>
        </w:r>
      </w:ins>
    </w:p>
    <w:p w:rsidR="00625135" w:rsidRDefault="00625135" w:rsidP="00625135">
      <w:pPr>
        <w:bidi w:val="0"/>
        <w:ind w:left="340" w:firstLine="0"/>
        <w:rPr>
          <w:ins w:id="1679" w:author="mohammad minoei" w:date="2015-09-07T18:21:00Z"/>
        </w:rPr>
      </w:pPr>
      <w:ins w:id="1680" w:author="mohammad minoei" w:date="2015-09-07T18:21:00Z">
        <w:r>
          <w:t xml:space="preserve">    </w:t>
        </w:r>
        <w:proofErr w:type="gramStart"/>
        <w:r>
          <w:t>inputLength</w:t>
        </w:r>
        <w:proofErr w:type="gramEnd"/>
        <w:r>
          <w:t>: 2,</w:t>
        </w:r>
      </w:ins>
    </w:p>
    <w:p w:rsidR="00625135" w:rsidRDefault="00625135" w:rsidP="00625135">
      <w:pPr>
        <w:bidi w:val="0"/>
        <w:ind w:left="340" w:firstLine="0"/>
        <w:rPr>
          <w:ins w:id="1681" w:author="mohammad minoei" w:date="2015-09-07T18:21:00Z"/>
        </w:rPr>
      </w:pPr>
      <w:ins w:id="1682" w:author="mohammad minoei" w:date="2015-09-07T18:21:00Z">
        <w:r>
          <w:t xml:space="preserve">    </w:t>
        </w:r>
        <w:proofErr w:type="gramStart"/>
        <w:r>
          <w:t>variable</w:t>
        </w:r>
        <w:proofErr w:type="gramEnd"/>
        <w:r>
          <w:t>: 'hour',</w:t>
        </w:r>
      </w:ins>
    </w:p>
    <w:p w:rsidR="00625135" w:rsidRDefault="00625135" w:rsidP="00625135">
      <w:pPr>
        <w:bidi w:val="0"/>
        <w:ind w:left="340" w:firstLine="0"/>
        <w:rPr>
          <w:ins w:id="1683" w:author="mohammad minoei" w:date="2015-09-07T18:21:00Z"/>
        </w:rPr>
      </w:pPr>
      <w:ins w:id="1684" w:author="mohammad minoei" w:date="2015-09-07T18:21:00Z">
        <w:r>
          <w:t xml:space="preserve">    </w:t>
        </w:r>
        <w:proofErr w:type="gramStart"/>
        <w:r>
          <w:t>query</w:t>
        </w:r>
        <w:proofErr w:type="gramEnd"/>
        <w:r>
          <w:t>: 'saveRequest',</w:t>
        </w:r>
      </w:ins>
    </w:p>
    <w:p w:rsidR="00625135" w:rsidRDefault="00625135" w:rsidP="00625135">
      <w:pPr>
        <w:bidi w:val="0"/>
        <w:ind w:left="340" w:firstLine="0"/>
        <w:rPr>
          <w:ins w:id="1685" w:author="mohammad minoei" w:date="2015-09-07T18:21:00Z"/>
        </w:rPr>
      </w:pPr>
      <w:ins w:id="1686" w:author="mohammad minoei" w:date="2015-09-07T18:21:00Z">
        <w:r>
          <w:t xml:space="preserve">    </w:t>
        </w:r>
        <w:proofErr w:type="gramStart"/>
        <w:r>
          <w:t>next</w:t>
        </w:r>
        <w:proofErr w:type="gramEnd"/>
        <w:r>
          <w:t>: 'mainMenu'</w:t>
        </w:r>
      </w:ins>
    </w:p>
    <w:p w:rsidR="00625135" w:rsidRDefault="00625135" w:rsidP="00625135">
      <w:pPr>
        <w:bidi w:val="0"/>
        <w:ind w:left="340" w:firstLine="0"/>
        <w:rPr>
          <w:ins w:id="1687" w:author="mohammad minoei" w:date="2015-09-07T18:21:00Z"/>
          <w:rtl/>
        </w:rPr>
      </w:pPr>
      <w:ins w:id="1688" w:author="mohammad minoei" w:date="2015-09-07T18:21:00Z">
        <w:r>
          <w:t>};</w:t>
        </w:r>
      </w:ins>
    </w:p>
    <w:p w:rsidR="00625135" w:rsidRDefault="00625135" w:rsidP="00625135">
      <w:pPr>
        <w:bidi w:val="0"/>
        <w:ind w:left="340" w:firstLine="0"/>
        <w:rPr>
          <w:ins w:id="1689" w:author="mohammad minoei" w:date="2015-09-07T18:21:00Z"/>
          <w:rtl/>
        </w:rPr>
      </w:pPr>
    </w:p>
    <w:p w:rsidR="00625135" w:rsidRDefault="00625135" w:rsidP="00625135">
      <w:pPr>
        <w:bidi w:val="0"/>
        <w:ind w:left="340" w:firstLine="0"/>
        <w:rPr>
          <w:ins w:id="1690" w:author="mohammad minoei" w:date="2015-09-07T18:21:00Z"/>
        </w:rPr>
      </w:pPr>
      <w:proofErr w:type="gramStart"/>
      <w:ins w:id="1691" w:author="mohammad minoei" w:date="2015-09-07T18:21:00Z">
        <w:r>
          <w:t>DialPlans.UniReservation[</w:t>
        </w:r>
        <w:proofErr w:type="gramEnd"/>
        <w:r>
          <w:t>'playFiles3'] = {</w:t>
        </w:r>
      </w:ins>
    </w:p>
    <w:p w:rsidR="00625135" w:rsidRDefault="00625135" w:rsidP="00625135">
      <w:pPr>
        <w:bidi w:val="0"/>
        <w:ind w:left="340" w:firstLine="0"/>
        <w:rPr>
          <w:ins w:id="1692" w:author="mohammad minoei" w:date="2015-09-07T18:21:00Z"/>
        </w:rPr>
      </w:pPr>
      <w:ins w:id="1693" w:author="mohammad minoei" w:date="2015-09-07T18:21:00Z">
        <w:r>
          <w:t xml:space="preserve">    </w:t>
        </w:r>
        <w:proofErr w:type="gramStart"/>
        <w:r>
          <w:t>handler</w:t>
        </w:r>
        <w:proofErr w:type="gramEnd"/>
        <w:r>
          <w:t>: 'playFiles',</w:t>
        </w:r>
      </w:ins>
    </w:p>
    <w:p w:rsidR="00625135" w:rsidRDefault="00625135" w:rsidP="00625135">
      <w:pPr>
        <w:bidi w:val="0"/>
        <w:ind w:left="340" w:firstLine="0"/>
        <w:rPr>
          <w:ins w:id="1694" w:author="mohammad minoei" w:date="2015-09-07T18:21:00Z"/>
        </w:rPr>
      </w:pPr>
      <w:ins w:id="1695" w:author="mohammad minoei" w:date="2015-09-07T18:21:00Z">
        <w:r>
          <w:lastRenderedPageBreak/>
          <w:t xml:space="preserve">    </w:t>
        </w:r>
        <w:proofErr w:type="gramStart"/>
        <w:r>
          <w:t>validInput</w:t>
        </w:r>
        <w:proofErr w:type="gramEnd"/>
        <w:r>
          <w:t>: ['#'],</w:t>
        </w:r>
      </w:ins>
    </w:p>
    <w:p w:rsidR="00625135" w:rsidRDefault="00625135" w:rsidP="00625135">
      <w:pPr>
        <w:bidi w:val="0"/>
        <w:ind w:left="340" w:firstLine="0"/>
        <w:rPr>
          <w:ins w:id="1696" w:author="mohammad minoei" w:date="2015-09-07T18:21:00Z"/>
        </w:rPr>
      </w:pPr>
      <w:ins w:id="1697" w:author="mohammad minoei" w:date="2015-09-07T18:21:00Z">
        <w:r>
          <w:t xml:space="preserve">    </w:t>
        </w:r>
        <w:proofErr w:type="gramStart"/>
        <w:r>
          <w:t>allowSkip</w:t>
        </w:r>
        <w:proofErr w:type="gramEnd"/>
        <w:r>
          <w:t>: true,</w:t>
        </w:r>
      </w:ins>
    </w:p>
    <w:p w:rsidR="00625135" w:rsidRDefault="00625135" w:rsidP="00625135">
      <w:pPr>
        <w:bidi w:val="0"/>
        <w:ind w:left="340" w:firstLine="0"/>
        <w:rPr>
          <w:ins w:id="1698" w:author="mohammad minoei" w:date="2015-09-07T18:21:00Z"/>
        </w:rPr>
      </w:pPr>
      <w:ins w:id="1699" w:author="mohammad minoei" w:date="2015-09-07T18:21:00Z">
        <w:r>
          <w:t xml:space="preserve">    </w:t>
        </w:r>
        <w:proofErr w:type="gramStart"/>
        <w:r>
          <w:t>next</w:t>
        </w:r>
        <w:proofErr w:type="gramEnd"/>
        <w:r>
          <w:t>: 'recordVoice',</w:t>
        </w:r>
      </w:ins>
    </w:p>
    <w:p w:rsidR="00625135" w:rsidRDefault="00625135" w:rsidP="00625135">
      <w:pPr>
        <w:bidi w:val="0"/>
        <w:ind w:left="340" w:firstLine="0"/>
        <w:rPr>
          <w:ins w:id="1700" w:author="mohammad minoei" w:date="2015-09-07T18:21:00Z"/>
        </w:rPr>
      </w:pPr>
      <w:ins w:id="1701" w:author="mohammad minoei" w:date="2015-09-07T18:21:00Z">
        <w:r>
          <w:t xml:space="preserve">    </w:t>
        </w:r>
        <w:proofErr w:type="gramStart"/>
        <w:r>
          <w:t>sounds</w:t>
        </w:r>
        <w:proofErr w:type="gramEnd"/>
        <w:r>
          <w:t>: ['sound:fa/message']</w:t>
        </w:r>
      </w:ins>
    </w:p>
    <w:p w:rsidR="00625135" w:rsidRDefault="00625135" w:rsidP="00625135">
      <w:pPr>
        <w:bidi w:val="0"/>
        <w:ind w:left="340" w:firstLine="0"/>
        <w:rPr>
          <w:ins w:id="1702" w:author="mohammad minoei" w:date="2015-09-07T18:21:00Z"/>
          <w:rtl/>
        </w:rPr>
      </w:pPr>
      <w:ins w:id="1703" w:author="mohammad minoei" w:date="2015-09-07T18:21:00Z">
        <w:r>
          <w:t>};</w:t>
        </w:r>
      </w:ins>
    </w:p>
    <w:p w:rsidR="00C4238D" w:rsidRDefault="00C4238D" w:rsidP="00625135">
      <w:pPr>
        <w:bidi w:val="0"/>
        <w:ind w:left="340" w:firstLine="0"/>
        <w:rPr>
          <w:ins w:id="1704" w:author="mohammad minoei" w:date="2015-09-07T20:53:00Z"/>
        </w:rPr>
      </w:pPr>
    </w:p>
    <w:p w:rsidR="00625135" w:rsidRDefault="00625135" w:rsidP="00C4238D">
      <w:pPr>
        <w:bidi w:val="0"/>
        <w:ind w:left="340" w:firstLine="0"/>
        <w:rPr>
          <w:ins w:id="1705" w:author="mohammad minoei" w:date="2015-09-07T18:21:00Z"/>
        </w:rPr>
        <w:pPrChange w:id="1706" w:author="mohammad minoei" w:date="2015-09-07T20:53:00Z">
          <w:pPr>
            <w:bidi w:val="0"/>
            <w:ind w:left="340" w:firstLine="0"/>
          </w:pPr>
        </w:pPrChange>
      </w:pPr>
      <w:proofErr w:type="gramStart"/>
      <w:ins w:id="1707" w:author="mohammad minoei" w:date="2015-09-07T18:21:00Z">
        <w:r>
          <w:t>DialPlans.UniReservation[</w:t>
        </w:r>
        <w:proofErr w:type="gramEnd"/>
        <w:r>
          <w:t>'recordVoice'] = {</w:t>
        </w:r>
      </w:ins>
    </w:p>
    <w:p w:rsidR="00625135" w:rsidRDefault="00625135" w:rsidP="00625135">
      <w:pPr>
        <w:bidi w:val="0"/>
        <w:ind w:left="340" w:firstLine="0"/>
        <w:rPr>
          <w:ins w:id="1708" w:author="mohammad minoei" w:date="2015-09-07T18:21:00Z"/>
        </w:rPr>
      </w:pPr>
      <w:ins w:id="1709" w:author="mohammad minoei" w:date="2015-09-07T18:21:00Z">
        <w:r>
          <w:t xml:space="preserve">    </w:t>
        </w:r>
        <w:proofErr w:type="gramStart"/>
        <w:r>
          <w:t>handler</w:t>
        </w:r>
        <w:proofErr w:type="gramEnd"/>
        <w:r>
          <w:t>: 'recordVoice',</w:t>
        </w:r>
      </w:ins>
    </w:p>
    <w:p w:rsidR="00625135" w:rsidRDefault="00625135" w:rsidP="00625135">
      <w:pPr>
        <w:bidi w:val="0"/>
        <w:ind w:left="340" w:firstLine="0"/>
        <w:rPr>
          <w:ins w:id="1710" w:author="mohammad minoei" w:date="2015-09-07T18:21:00Z"/>
        </w:rPr>
      </w:pPr>
      <w:ins w:id="1711" w:author="mohammad minoei" w:date="2015-09-07T18:21:00Z">
        <w:r>
          <w:t xml:space="preserve">    </w:t>
        </w:r>
        <w:proofErr w:type="gramStart"/>
        <w:r>
          <w:t>validInput</w:t>
        </w:r>
        <w:proofErr w:type="gramEnd"/>
        <w:r>
          <w:t>: ['#'],</w:t>
        </w:r>
      </w:ins>
    </w:p>
    <w:p w:rsidR="00625135" w:rsidRDefault="00625135" w:rsidP="00625135">
      <w:pPr>
        <w:bidi w:val="0"/>
        <w:ind w:left="340" w:firstLine="0"/>
        <w:rPr>
          <w:ins w:id="1712" w:author="mohammad minoei" w:date="2015-09-07T18:21:00Z"/>
        </w:rPr>
      </w:pPr>
      <w:ins w:id="1713" w:author="mohammad minoei" w:date="2015-09-07T18:21:00Z">
        <w:r>
          <w:t xml:space="preserve">    </w:t>
        </w:r>
        <w:proofErr w:type="gramStart"/>
        <w:r>
          <w:t>next</w:t>
        </w:r>
        <w:proofErr w:type="gramEnd"/>
        <w:r>
          <w:t>: 'saveRequest',</w:t>
        </w:r>
      </w:ins>
    </w:p>
    <w:p w:rsidR="00625135" w:rsidRDefault="00625135" w:rsidP="00625135">
      <w:pPr>
        <w:bidi w:val="0"/>
        <w:ind w:left="340" w:firstLine="0"/>
        <w:rPr>
          <w:ins w:id="1714" w:author="mohammad minoei" w:date="2015-09-07T18:21:00Z"/>
        </w:rPr>
      </w:pPr>
      <w:ins w:id="1715" w:author="mohammad minoei" w:date="2015-09-07T18:21:00Z">
        <w:r>
          <w:t xml:space="preserve">    </w:t>
        </w:r>
        <w:proofErr w:type="gramStart"/>
        <w:r>
          <w:t>fileName</w:t>
        </w:r>
        <w:proofErr w:type="gramEnd"/>
        <w:r>
          <w:t>: 'req'</w:t>
        </w:r>
      </w:ins>
    </w:p>
    <w:p w:rsidR="00625135" w:rsidRDefault="00625135" w:rsidP="00625135">
      <w:pPr>
        <w:bidi w:val="0"/>
        <w:ind w:left="340" w:firstLine="0"/>
        <w:rPr>
          <w:ins w:id="1716" w:author="mohammad minoei" w:date="2015-09-07T18:21:00Z"/>
          <w:rtl/>
        </w:rPr>
      </w:pPr>
      <w:ins w:id="1717" w:author="mohammad minoei" w:date="2015-09-07T18:21:00Z">
        <w:r>
          <w:t>};</w:t>
        </w:r>
      </w:ins>
    </w:p>
    <w:p w:rsidR="00C4238D" w:rsidRDefault="00C4238D" w:rsidP="00625135">
      <w:pPr>
        <w:bidi w:val="0"/>
        <w:ind w:left="340" w:firstLine="0"/>
        <w:rPr>
          <w:ins w:id="1718" w:author="mohammad minoei" w:date="2015-09-07T20:53:00Z"/>
        </w:rPr>
      </w:pPr>
    </w:p>
    <w:p w:rsidR="00625135" w:rsidRDefault="00625135" w:rsidP="00C4238D">
      <w:pPr>
        <w:bidi w:val="0"/>
        <w:ind w:left="340" w:firstLine="0"/>
        <w:rPr>
          <w:ins w:id="1719" w:author="mohammad minoei" w:date="2015-09-07T18:21:00Z"/>
        </w:rPr>
        <w:pPrChange w:id="1720" w:author="mohammad minoei" w:date="2015-09-07T20:53:00Z">
          <w:pPr>
            <w:bidi w:val="0"/>
            <w:ind w:left="340" w:firstLine="0"/>
          </w:pPr>
        </w:pPrChange>
      </w:pPr>
      <w:proofErr w:type="gramStart"/>
      <w:ins w:id="1721" w:author="mohammad minoei" w:date="2015-09-07T18:21:00Z">
        <w:r>
          <w:t>DialPlans.UniReservation[</w:t>
        </w:r>
        <w:proofErr w:type="gramEnd"/>
        <w:r>
          <w:t>'saveRequest'] = {</w:t>
        </w:r>
      </w:ins>
    </w:p>
    <w:p w:rsidR="00625135" w:rsidRDefault="00625135" w:rsidP="00625135">
      <w:pPr>
        <w:bidi w:val="0"/>
        <w:ind w:left="340" w:firstLine="0"/>
        <w:rPr>
          <w:ins w:id="1722" w:author="mohammad minoei" w:date="2015-09-07T18:21:00Z"/>
        </w:rPr>
      </w:pPr>
      <w:ins w:id="1723" w:author="mohammad minoei" w:date="2015-09-07T18:21:00Z">
        <w:r>
          <w:t xml:space="preserve">    </w:t>
        </w:r>
        <w:proofErr w:type="gramStart"/>
        <w:r>
          <w:t>handler</w:t>
        </w:r>
        <w:proofErr w:type="gramEnd"/>
        <w:r>
          <w:t>: 'dbQuery',</w:t>
        </w:r>
      </w:ins>
    </w:p>
    <w:p w:rsidR="00625135" w:rsidRDefault="00625135" w:rsidP="00625135">
      <w:pPr>
        <w:bidi w:val="0"/>
        <w:ind w:left="340" w:firstLine="0"/>
        <w:rPr>
          <w:ins w:id="1724" w:author="mohammad minoei" w:date="2015-09-07T18:21:00Z"/>
        </w:rPr>
      </w:pPr>
      <w:ins w:id="1725" w:author="mohammad minoei" w:date="2015-09-07T18:21:00Z">
        <w:r>
          <w:t xml:space="preserve">    </w:t>
        </w:r>
        <w:proofErr w:type="gramStart"/>
        <w:r>
          <w:t>query</w:t>
        </w:r>
        <w:proofErr w:type="gramEnd"/>
        <w:r>
          <w:t>: 'saveRequest',</w:t>
        </w:r>
      </w:ins>
    </w:p>
    <w:p w:rsidR="00625135" w:rsidRDefault="00625135" w:rsidP="00625135">
      <w:pPr>
        <w:bidi w:val="0"/>
        <w:ind w:left="340" w:firstLine="0"/>
        <w:rPr>
          <w:ins w:id="1726" w:author="mohammad minoei" w:date="2015-09-07T18:21:00Z"/>
        </w:rPr>
      </w:pPr>
      <w:ins w:id="1727" w:author="mohammad minoei" w:date="2015-09-07T18:21:00Z">
        <w:r>
          <w:t xml:space="preserve">    </w:t>
        </w:r>
        <w:proofErr w:type="gramStart"/>
        <w:r>
          <w:t>next</w:t>
        </w:r>
        <w:proofErr w:type="gramEnd"/>
        <w:r>
          <w:t>: 'mainMenu'</w:t>
        </w:r>
      </w:ins>
    </w:p>
    <w:p w:rsidR="00625135" w:rsidRDefault="00625135" w:rsidP="00625135">
      <w:pPr>
        <w:bidi w:val="0"/>
        <w:ind w:left="340" w:firstLine="0"/>
        <w:rPr>
          <w:ins w:id="1728" w:author="mohammad minoei" w:date="2015-09-07T18:21:00Z"/>
          <w:rtl/>
        </w:rPr>
      </w:pPr>
      <w:ins w:id="1729" w:author="mohammad minoei" w:date="2015-09-07T18:21:00Z">
        <w:r>
          <w:t>};</w:t>
        </w:r>
      </w:ins>
    </w:p>
    <w:p w:rsidR="00625135" w:rsidRDefault="00625135" w:rsidP="00625135">
      <w:pPr>
        <w:bidi w:val="0"/>
        <w:ind w:left="340" w:firstLine="0"/>
        <w:rPr>
          <w:ins w:id="1730" w:author="mohammad minoei" w:date="2015-09-07T18:21:00Z"/>
          <w:rtl/>
        </w:rPr>
      </w:pPr>
    </w:p>
    <w:p w:rsidR="00625135" w:rsidRDefault="00625135" w:rsidP="00625135">
      <w:pPr>
        <w:bidi w:val="0"/>
        <w:ind w:left="340" w:firstLine="0"/>
        <w:rPr>
          <w:ins w:id="1731" w:author="mohammad minoei" w:date="2015-09-07T18:21:00Z"/>
        </w:rPr>
      </w:pPr>
      <w:proofErr w:type="gramStart"/>
      <w:ins w:id="1732" w:author="mohammad minoei" w:date="2015-09-07T18:21:00Z">
        <w:r>
          <w:t>function</w:t>
        </w:r>
        <w:proofErr w:type="gramEnd"/>
        <w:r>
          <w:t xml:space="preserve"> getDialPlan( name ) {</w:t>
        </w:r>
      </w:ins>
    </w:p>
    <w:p w:rsidR="00625135" w:rsidRDefault="00625135" w:rsidP="00625135">
      <w:pPr>
        <w:bidi w:val="0"/>
        <w:ind w:left="340" w:firstLine="0"/>
        <w:rPr>
          <w:ins w:id="1733" w:author="mohammad minoei" w:date="2015-09-07T18:21:00Z"/>
        </w:rPr>
      </w:pPr>
      <w:ins w:id="1734" w:author="mohammad minoei" w:date="2015-09-07T18:21:00Z">
        <w:r>
          <w:t xml:space="preserve">    </w:t>
        </w:r>
        <w:proofErr w:type="gramStart"/>
        <w:r>
          <w:t>return</w:t>
        </w:r>
        <w:proofErr w:type="gramEnd"/>
        <w:r>
          <w:t xml:space="preserve"> DialPlans[name];</w:t>
        </w:r>
      </w:ins>
    </w:p>
    <w:p w:rsidR="00625135" w:rsidRDefault="00625135" w:rsidP="00625135">
      <w:pPr>
        <w:bidi w:val="0"/>
        <w:ind w:left="340" w:firstLine="0"/>
        <w:rPr>
          <w:ins w:id="1735" w:author="mohammad minoei" w:date="2015-09-07T18:21:00Z"/>
          <w:rtl/>
        </w:rPr>
      </w:pPr>
      <w:ins w:id="1736" w:author="mohammad minoei" w:date="2015-09-07T18:21:00Z">
        <w:r>
          <w:t>}</w:t>
        </w:r>
      </w:ins>
    </w:p>
    <w:p w:rsidR="00625135" w:rsidRDefault="00625135" w:rsidP="00625135">
      <w:pPr>
        <w:bidi w:val="0"/>
        <w:ind w:left="340" w:firstLine="0"/>
        <w:rPr>
          <w:ins w:id="1737" w:author="mohammad minoei" w:date="2015-09-07T18:21:00Z"/>
          <w:rtl/>
        </w:rPr>
      </w:pPr>
    </w:p>
    <w:p w:rsidR="00625135" w:rsidRPr="00625135" w:rsidRDefault="00625135" w:rsidP="00625135">
      <w:pPr>
        <w:bidi w:val="0"/>
        <w:ind w:left="340" w:firstLine="0"/>
        <w:rPr>
          <w:ins w:id="1738" w:author="mohammad minoei" w:date="2015-09-07T18:14:00Z"/>
          <w:rPrChange w:id="1739" w:author="mohammad minoei" w:date="2015-09-07T18:21:00Z">
            <w:rPr>
              <w:ins w:id="1740" w:author="mohammad minoei" w:date="2015-09-07T18:14:00Z"/>
              <w:rFonts w:hint="cs"/>
              <w:rtl/>
              <w:lang w:bidi="fa-IR"/>
            </w:rPr>
          </w:rPrChange>
        </w:rPr>
        <w:pPrChange w:id="1741" w:author="mohammad minoei" w:date="2015-09-07T18:21:00Z">
          <w:pPr>
            <w:spacing w:line="16" w:lineRule="atLeast"/>
          </w:pPr>
        </w:pPrChange>
      </w:pPr>
      <w:ins w:id="1742" w:author="mohammad minoei" w:date="2015-09-07T18:21:00Z">
        <w:r>
          <w:t>module.exports = getDialPlan;</w:t>
        </w:r>
      </w:ins>
    </w:p>
    <w:p w:rsidR="008D4F0E" w:rsidRDefault="008D4F0E" w:rsidP="005B3B97">
      <w:pPr>
        <w:spacing w:line="16" w:lineRule="atLeast"/>
        <w:rPr>
          <w:ins w:id="1743" w:author="mohammad minoei" w:date="2015-09-07T17:58:00Z"/>
          <w:u w:val="single"/>
        </w:rPr>
      </w:pPr>
    </w:p>
    <w:p w:rsidR="008D4F0E" w:rsidRDefault="008D4F0E" w:rsidP="005B3B97">
      <w:pPr>
        <w:spacing w:line="16" w:lineRule="atLeast"/>
        <w:rPr>
          <w:ins w:id="1744" w:author="mohammad minoei" w:date="2015-09-07T17:58:00Z"/>
          <w:rFonts w:hint="cs"/>
          <w:u w:val="single"/>
          <w:rtl/>
          <w:lang w:bidi="fa-IR"/>
        </w:rPr>
      </w:pPr>
    </w:p>
    <w:p w:rsidR="008D4F0E" w:rsidRDefault="008D4F0E" w:rsidP="005B3B97">
      <w:pPr>
        <w:spacing w:line="16" w:lineRule="atLeast"/>
        <w:rPr>
          <w:ins w:id="1745" w:author="mohammad minoei" w:date="2015-09-07T17:58:00Z"/>
          <w:u w:val="single"/>
          <w:rtl/>
        </w:rPr>
      </w:pPr>
    </w:p>
    <w:p w:rsidR="008D4F0E" w:rsidRDefault="008D4F0E" w:rsidP="005B3B97">
      <w:pPr>
        <w:spacing w:line="16" w:lineRule="atLeast"/>
        <w:rPr>
          <w:ins w:id="1746" w:author="mohammad minoei" w:date="2015-09-07T17:58:00Z"/>
          <w:u w:val="single"/>
          <w:rtl/>
        </w:rPr>
      </w:pPr>
    </w:p>
    <w:p w:rsidR="008D4F0E" w:rsidRDefault="008D4F0E" w:rsidP="005B3B97">
      <w:pPr>
        <w:spacing w:line="16" w:lineRule="atLeast"/>
        <w:rPr>
          <w:ins w:id="1747" w:author="mohammad minoei" w:date="2015-09-07T17:58:00Z"/>
          <w:u w:val="single"/>
          <w:rtl/>
        </w:rPr>
      </w:pPr>
    </w:p>
    <w:p w:rsidR="008D4F0E" w:rsidRDefault="008D4F0E" w:rsidP="005B3B97">
      <w:pPr>
        <w:spacing w:line="16" w:lineRule="atLeast"/>
        <w:rPr>
          <w:ins w:id="1748" w:author="mohammad minoei" w:date="2015-09-07T17:58:00Z"/>
          <w:u w:val="single"/>
          <w:rtl/>
        </w:rPr>
      </w:pPr>
    </w:p>
    <w:p w:rsidR="008D4F0E" w:rsidRDefault="008D4F0E" w:rsidP="005B3B97">
      <w:pPr>
        <w:spacing w:line="16" w:lineRule="atLeast"/>
        <w:rPr>
          <w:ins w:id="1749" w:author="mohammad minoei" w:date="2015-09-07T18:38:00Z"/>
          <w:u w:val="single"/>
          <w:rtl/>
        </w:rPr>
      </w:pPr>
    </w:p>
    <w:p w:rsidR="00512FD0" w:rsidRDefault="00512FD0" w:rsidP="005B3B97">
      <w:pPr>
        <w:spacing w:line="16" w:lineRule="atLeast"/>
        <w:rPr>
          <w:ins w:id="1750" w:author="mohammad minoei" w:date="2015-09-07T17:58:00Z"/>
          <w:u w:val="single"/>
          <w:rtl/>
        </w:rPr>
      </w:pPr>
    </w:p>
    <w:p w:rsidR="008D4F0E" w:rsidRDefault="008D4F0E" w:rsidP="005B3B97">
      <w:pPr>
        <w:spacing w:line="16" w:lineRule="atLeast"/>
        <w:rPr>
          <w:ins w:id="1751" w:author="mohammad minoei" w:date="2015-09-07T17:58:00Z"/>
          <w:u w:val="single"/>
          <w:rtl/>
        </w:rPr>
      </w:pPr>
    </w:p>
    <w:p w:rsidR="008D4F0E" w:rsidRDefault="008D4F0E" w:rsidP="005B3B97">
      <w:pPr>
        <w:spacing w:line="16" w:lineRule="atLeast"/>
        <w:rPr>
          <w:ins w:id="1752" w:author="mohammad minoei" w:date="2015-09-07T17:58:00Z"/>
          <w:u w:val="single"/>
          <w:rtl/>
        </w:rPr>
      </w:pPr>
    </w:p>
    <w:p w:rsidR="008D4F0E" w:rsidRDefault="008D4F0E" w:rsidP="005B3B97">
      <w:pPr>
        <w:spacing w:line="16" w:lineRule="atLeast"/>
        <w:rPr>
          <w:ins w:id="1753" w:author="mohammad minoei" w:date="2015-09-07T20:53:00Z"/>
          <w:u w:val="single"/>
          <w:rtl/>
          <w:lang w:bidi="fa-IR"/>
        </w:rPr>
      </w:pPr>
    </w:p>
    <w:p w:rsidR="00C4238D" w:rsidRDefault="00C4238D" w:rsidP="005B3B97">
      <w:pPr>
        <w:spacing w:line="16" w:lineRule="atLeast"/>
        <w:rPr>
          <w:ins w:id="1754" w:author="mohammad minoei" w:date="2015-09-07T20:53:00Z"/>
          <w:u w:val="single"/>
          <w:rtl/>
          <w:lang w:bidi="fa-IR"/>
        </w:rPr>
      </w:pPr>
    </w:p>
    <w:p w:rsidR="00C4238D" w:rsidRDefault="00C4238D" w:rsidP="005B3B97">
      <w:pPr>
        <w:spacing w:line="16" w:lineRule="atLeast"/>
        <w:rPr>
          <w:ins w:id="1755" w:author="mohammad minoei" w:date="2015-09-07T18:25:00Z"/>
          <w:rFonts w:hint="cs"/>
          <w:u w:val="single"/>
          <w:rtl/>
          <w:lang w:bidi="fa-IR"/>
        </w:rPr>
      </w:pPr>
      <w:bookmarkStart w:id="1756" w:name="_GoBack"/>
      <w:bookmarkEnd w:id="1756"/>
    </w:p>
    <w:p w:rsidR="002D65FA" w:rsidRDefault="002D65FA" w:rsidP="005B3B97">
      <w:pPr>
        <w:spacing w:line="16" w:lineRule="atLeast"/>
        <w:rPr>
          <w:ins w:id="1757" w:author="mohammad minoei" w:date="2015-09-07T18:25:00Z"/>
          <w:u w:val="single"/>
          <w:rtl/>
          <w:lang w:bidi="fa-IR"/>
        </w:rPr>
      </w:pPr>
    </w:p>
    <w:p w:rsidR="002D65FA" w:rsidRDefault="002D65FA" w:rsidP="002D65FA">
      <w:pPr>
        <w:spacing w:line="16" w:lineRule="atLeast"/>
        <w:rPr>
          <w:ins w:id="1758" w:author="mohammad minoei" w:date="2015-09-07T18:25:00Z"/>
          <w:rFonts w:hint="cs"/>
          <w:b/>
          <w:bCs/>
          <w:rtl/>
          <w:lang w:bidi="fa-IR"/>
        </w:rPr>
        <w:pPrChange w:id="1759" w:author="mohammad minoei" w:date="2015-09-07T18:26:00Z">
          <w:pPr>
            <w:spacing w:line="16" w:lineRule="atLeast"/>
          </w:pPr>
        </w:pPrChange>
      </w:pPr>
      <w:ins w:id="1760" w:author="mohammad minoei" w:date="2015-09-07T18:25:00Z">
        <w:r w:rsidRPr="00B41D4C">
          <w:rPr>
            <w:rFonts w:hint="cs"/>
            <w:b/>
            <w:bCs/>
            <w:rtl/>
          </w:rPr>
          <w:lastRenderedPageBreak/>
          <w:t>3-1-5-</w:t>
        </w:r>
      </w:ins>
      <w:ins w:id="1761" w:author="mohammad minoei" w:date="2015-09-07T18:38:00Z">
        <w:r w:rsidR="00512FD0">
          <w:rPr>
            <w:rFonts w:hint="cs"/>
            <w:b/>
            <w:bCs/>
            <w:rtl/>
          </w:rPr>
          <w:t>4-</w:t>
        </w:r>
      </w:ins>
      <w:ins w:id="1762" w:author="mohammad minoei" w:date="2015-09-07T18:25:00Z">
        <w:r w:rsidRPr="00B41D4C">
          <w:rPr>
            <w:rFonts w:hint="cs"/>
            <w:b/>
            <w:bCs/>
            <w:rtl/>
          </w:rPr>
          <w:t xml:space="preserve"> </w:t>
        </w:r>
        <w:r w:rsidRPr="00B41D4C">
          <w:rPr>
            <w:rFonts w:hint="cs"/>
            <w:b/>
            <w:bCs/>
            <w:rtl/>
            <w:lang w:bidi="fa-IR"/>
          </w:rPr>
          <w:t xml:space="preserve">ماژول </w:t>
        </w:r>
      </w:ins>
      <w:ins w:id="1763" w:author="mohammad minoei" w:date="2015-09-07T18:26:00Z">
        <w:r>
          <w:rPr>
            <w:rFonts w:hint="cs"/>
            <w:b/>
            <w:bCs/>
            <w:rtl/>
            <w:lang w:bidi="fa-IR"/>
          </w:rPr>
          <w:t>مدیریت ورودی کاربر</w:t>
        </w:r>
      </w:ins>
    </w:p>
    <w:p w:rsidR="002D65FA" w:rsidRPr="002D65FA" w:rsidRDefault="002D65FA" w:rsidP="002D65FA">
      <w:pPr>
        <w:ind w:left="340" w:firstLine="0"/>
        <w:rPr>
          <w:ins w:id="1764" w:author="mohammad minoei" w:date="2015-09-07T17:58:00Z"/>
          <w:rFonts w:hint="cs"/>
          <w:rtl/>
          <w:rPrChange w:id="1765" w:author="mohammad minoei" w:date="2015-09-07T18:25:00Z">
            <w:rPr>
              <w:ins w:id="1766" w:author="mohammad minoei" w:date="2015-09-07T17:58:00Z"/>
              <w:rFonts w:hint="cs"/>
              <w:rtl/>
              <w:lang w:bidi="fa-IR"/>
            </w:rPr>
          </w:rPrChange>
        </w:rPr>
        <w:pPrChange w:id="1767" w:author="mohammad minoei" w:date="2015-09-07T18:25:00Z">
          <w:pPr>
            <w:spacing w:line="16" w:lineRule="atLeast"/>
          </w:pPr>
        </w:pPrChange>
      </w:pPr>
    </w:p>
    <w:p w:rsidR="008D4F0E" w:rsidRDefault="008D4F0E" w:rsidP="005B3B97">
      <w:pPr>
        <w:spacing w:line="16" w:lineRule="atLeast"/>
        <w:rPr>
          <w:ins w:id="1768" w:author="mohammad minoei" w:date="2015-09-07T17:58:00Z"/>
          <w:u w:val="single"/>
          <w:rtl/>
        </w:rPr>
      </w:pPr>
    </w:p>
    <w:p w:rsidR="002D65FA" w:rsidRDefault="002D65FA" w:rsidP="002D65FA">
      <w:pPr>
        <w:bidi w:val="0"/>
        <w:ind w:left="340" w:firstLine="0"/>
        <w:rPr>
          <w:ins w:id="1769" w:author="mohammad minoei" w:date="2015-09-07T18:25:00Z"/>
        </w:rPr>
      </w:pPr>
      <w:proofErr w:type="gramStart"/>
      <w:ins w:id="1770" w:author="mohammad minoei" w:date="2015-09-07T18:25:00Z">
        <w:r>
          <w:t>var</w:t>
        </w:r>
        <w:proofErr w:type="gramEnd"/>
        <w:r>
          <w:t xml:space="preserve"> Handler = require( './myIvr.js' ).start;</w:t>
        </w:r>
      </w:ins>
    </w:p>
    <w:p w:rsidR="002D65FA" w:rsidRDefault="002D65FA" w:rsidP="002D65FA">
      <w:pPr>
        <w:bidi w:val="0"/>
        <w:ind w:left="340" w:firstLine="0"/>
        <w:rPr>
          <w:ins w:id="1771" w:author="mohammad minoei" w:date="2015-09-07T18:25:00Z"/>
        </w:rPr>
      </w:pPr>
      <w:proofErr w:type="gramStart"/>
      <w:ins w:id="1772" w:author="mohammad minoei" w:date="2015-09-07T18:25:00Z">
        <w:r>
          <w:t>var</w:t>
        </w:r>
        <w:proofErr w:type="gramEnd"/>
        <w:r>
          <w:t xml:space="preserve"> Methods = require( './methods.js' );</w:t>
        </w:r>
      </w:ins>
    </w:p>
    <w:p w:rsidR="002D65FA" w:rsidRDefault="002D65FA" w:rsidP="002D65FA">
      <w:pPr>
        <w:bidi w:val="0"/>
        <w:ind w:left="340" w:firstLine="0"/>
        <w:rPr>
          <w:ins w:id="1773" w:author="mohammad minoei" w:date="2015-09-07T18:25:00Z"/>
        </w:rPr>
      </w:pPr>
      <w:proofErr w:type="gramStart"/>
      <w:ins w:id="1774" w:author="mohammad minoei" w:date="2015-09-07T18:25:00Z">
        <w:r>
          <w:t>var</w:t>
        </w:r>
        <w:proofErr w:type="gramEnd"/>
        <w:r>
          <w:t xml:space="preserve"> DialPlan = require( './dialplans' );</w:t>
        </w:r>
      </w:ins>
    </w:p>
    <w:p w:rsidR="002D65FA" w:rsidRDefault="002D65FA" w:rsidP="002D65FA">
      <w:pPr>
        <w:bidi w:val="0"/>
        <w:ind w:left="340" w:firstLine="0"/>
        <w:rPr>
          <w:ins w:id="1775" w:author="mohammad minoei" w:date="2015-09-07T18:25:00Z"/>
        </w:rPr>
      </w:pPr>
      <w:proofErr w:type="gramStart"/>
      <w:ins w:id="1776" w:author="mohammad minoei" w:date="2015-09-07T18:25:00Z">
        <w:r>
          <w:t>var</w:t>
        </w:r>
        <w:proofErr w:type="gramEnd"/>
        <w:r>
          <w:t xml:space="preserve"> Bunyan = require( 'bunyan' );</w:t>
        </w:r>
      </w:ins>
    </w:p>
    <w:p w:rsidR="002D65FA" w:rsidRDefault="002D65FA" w:rsidP="002D65FA">
      <w:pPr>
        <w:bidi w:val="0"/>
        <w:ind w:left="340" w:firstLine="0"/>
        <w:rPr>
          <w:ins w:id="1777" w:author="mohammad minoei" w:date="2015-09-07T18:25:00Z"/>
        </w:rPr>
      </w:pPr>
      <w:proofErr w:type="gramStart"/>
      <w:ins w:id="1778" w:author="mohammad minoei" w:date="2015-09-07T18:25:00Z">
        <w:r>
          <w:t>var</w:t>
        </w:r>
        <w:proofErr w:type="gramEnd"/>
        <w:r>
          <w:t xml:space="preserve"> Channels = require( './channels' );</w:t>
        </w:r>
      </w:ins>
    </w:p>
    <w:p w:rsidR="002D65FA" w:rsidRDefault="002D65FA" w:rsidP="002D65FA">
      <w:pPr>
        <w:bidi w:val="0"/>
        <w:ind w:left="340" w:firstLine="0"/>
        <w:rPr>
          <w:ins w:id="1779" w:author="mohammad minoei" w:date="2015-09-07T18:25:00Z"/>
        </w:rPr>
      </w:pPr>
      <w:proofErr w:type="gramStart"/>
      <w:ins w:id="1780" w:author="mohammad minoei" w:date="2015-09-07T18:25:00Z">
        <w:r>
          <w:t>var</w:t>
        </w:r>
        <w:proofErr w:type="gramEnd"/>
        <w:r>
          <w:t xml:space="preserve"> coreQuery = require( './coreQueries' );</w:t>
        </w:r>
      </w:ins>
    </w:p>
    <w:p w:rsidR="002D65FA" w:rsidRDefault="002D65FA" w:rsidP="002D65FA">
      <w:pPr>
        <w:bidi w:val="0"/>
        <w:ind w:left="340" w:firstLine="0"/>
        <w:rPr>
          <w:ins w:id="1781" w:author="mohammad minoei" w:date="2015-09-07T18:25:00Z"/>
        </w:rPr>
      </w:pPr>
      <w:proofErr w:type="gramStart"/>
      <w:ins w:id="1782" w:author="mohammad minoei" w:date="2015-09-07T18:25:00Z">
        <w:r>
          <w:t>var</w:t>
        </w:r>
        <w:proofErr w:type="gramEnd"/>
        <w:r>
          <w:t xml:space="preserve"> db = require( './reservationSchema' );</w:t>
        </w:r>
      </w:ins>
    </w:p>
    <w:p w:rsidR="002D65FA" w:rsidRDefault="002D65FA" w:rsidP="002D65FA">
      <w:pPr>
        <w:bidi w:val="0"/>
        <w:ind w:left="340" w:firstLine="0"/>
        <w:rPr>
          <w:ins w:id="1783" w:author="mohammad minoei" w:date="2015-09-07T18:25:00Z"/>
        </w:rPr>
      </w:pPr>
      <w:proofErr w:type="gramStart"/>
      <w:ins w:id="1784" w:author="mohammad minoei" w:date="2015-09-07T18:25:00Z">
        <w:r>
          <w:t>var</w:t>
        </w:r>
        <w:proofErr w:type="gramEnd"/>
        <w:r>
          <w:t xml:space="preserve"> JDate = require( 'jalali-date' );</w:t>
        </w:r>
      </w:ins>
    </w:p>
    <w:p w:rsidR="002D65FA" w:rsidRDefault="002D65FA" w:rsidP="002D65FA">
      <w:pPr>
        <w:bidi w:val="0"/>
        <w:ind w:left="340" w:firstLine="0"/>
        <w:rPr>
          <w:ins w:id="1785" w:author="mohammad minoei" w:date="2015-09-07T18:25:00Z"/>
          <w:rtl/>
        </w:rPr>
      </w:pPr>
    </w:p>
    <w:p w:rsidR="002D65FA" w:rsidRDefault="002D65FA" w:rsidP="002D65FA">
      <w:pPr>
        <w:bidi w:val="0"/>
        <w:ind w:left="340" w:firstLine="0"/>
        <w:rPr>
          <w:ins w:id="1786" w:author="mohammad minoei" w:date="2015-09-07T18:25:00Z"/>
        </w:rPr>
      </w:pPr>
      <w:proofErr w:type="gramStart"/>
      <w:ins w:id="1787" w:author="mohammad minoei" w:date="2015-09-07T18:25:00Z">
        <w:r>
          <w:t>var</w:t>
        </w:r>
        <w:proofErr w:type="gramEnd"/>
        <w:r>
          <w:t xml:space="preserve"> Grid = require( 'gridfs-stream' ), fs = require( 'fs' );</w:t>
        </w:r>
      </w:ins>
    </w:p>
    <w:p w:rsidR="002D65FA" w:rsidRDefault="002D65FA" w:rsidP="002D65FA">
      <w:pPr>
        <w:bidi w:val="0"/>
        <w:ind w:left="340" w:firstLine="0"/>
        <w:rPr>
          <w:ins w:id="1788" w:author="mohammad minoei" w:date="2015-09-07T18:25:00Z"/>
        </w:rPr>
      </w:pPr>
      <w:proofErr w:type="gramStart"/>
      <w:ins w:id="1789" w:author="mohammad minoei" w:date="2015-09-07T18:25:00Z">
        <w:r>
          <w:t>var</w:t>
        </w:r>
        <w:proofErr w:type="gramEnd"/>
        <w:r>
          <w:t xml:space="preserve"> handler = new Handler();</w:t>
        </w:r>
      </w:ins>
    </w:p>
    <w:p w:rsidR="002D65FA" w:rsidRDefault="002D65FA" w:rsidP="002D65FA">
      <w:pPr>
        <w:bidi w:val="0"/>
        <w:ind w:left="340" w:firstLine="0"/>
        <w:rPr>
          <w:ins w:id="1790" w:author="mohammad minoei" w:date="2015-09-07T18:25:00Z"/>
          <w:rtl/>
        </w:rPr>
      </w:pPr>
    </w:p>
    <w:p w:rsidR="002D65FA" w:rsidRDefault="002D65FA" w:rsidP="002D65FA">
      <w:pPr>
        <w:bidi w:val="0"/>
        <w:ind w:left="340" w:firstLine="0"/>
        <w:rPr>
          <w:ins w:id="1791" w:author="mohammad minoei" w:date="2015-09-07T18:25:00Z"/>
        </w:rPr>
      </w:pPr>
      <w:ins w:id="1792" w:author="mohammad minoei" w:date="2015-09-07T18:25:00Z">
        <w:r>
          <w:t>//use when playing menu that has implicit goto</w:t>
        </w:r>
      </w:ins>
    </w:p>
    <w:p w:rsidR="002D65FA" w:rsidRDefault="002D65FA" w:rsidP="002D65FA">
      <w:pPr>
        <w:bidi w:val="0"/>
        <w:ind w:left="340" w:firstLine="0"/>
        <w:rPr>
          <w:ins w:id="1793" w:author="mohammad minoei" w:date="2015-09-07T18:25:00Z"/>
        </w:rPr>
      </w:pPr>
      <w:proofErr w:type="gramStart"/>
      <w:ins w:id="1794" w:author="mohammad minoei" w:date="2015-09-07T18:25:00Z">
        <w:r>
          <w:t>handler.on(</w:t>
        </w:r>
        <w:proofErr w:type="gramEnd"/>
        <w:r>
          <w:t xml:space="preserve"> 'playMenu', function ( channel, client, input, isFirst ) {</w:t>
        </w:r>
      </w:ins>
    </w:p>
    <w:p w:rsidR="002D65FA" w:rsidRDefault="002D65FA" w:rsidP="002D65FA">
      <w:pPr>
        <w:bidi w:val="0"/>
        <w:ind w:left="340" w:firstLine="0"/>
        <w:rPr>
          <w:ins w:id="1795" w:author="mohammad minoei" w:date="2015-09-07T18:25:00Z"/>
          <w:rtl/>
        </w:rPr>
      </w:pPr>
    </w:p>
    <w:p w:rsidR="002D65FA" w:rsidRDefault="002D65FA" w:rsidP="002D65FA">
      <w:pPr>
        <w:bidi w:val="0"/>
        <w:ind w:left="340" w:firstLine="0"/>
        <w:rPr>
          <w:ins w:id="1796" w:author="mohammad minoei" w:date="2015-09-07T18:25:00Z"/>
        </w:rPr>
      </w:pPr>
      <w:ins w:id="1797"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1798" w:author="mohammad minoei" w:date="2015-09-07T18:25:00Z"/>
        </w:rPr>
      </w:pPr>
      <w:ins w:id="1799"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1800" w:author="mohammad minoei" w:date="2015-09-07T18:25:00Z"/>
          <w:rtl/>
        </w:rPr>
      </w:pPr>
    </w:p>
    <w:p w:rsidR="002D65FA" w:rsidRDefault="002D65FA" w:rsidP="002D65FA">
      <w:pPr>
        <w:bidi w:val="0"/>
        <w:ind w:left="340" w:firstLine="0"/>
        <w:rPr>
          <w:ins w:id="1801" w:author="mohammad minoei" w:date="2015-09-07T18:25:00Z"/>
        </w:rPr>
      </w:pPr>
      <w:ins w:id="1802" w:author="mohammad minoei" w:date="2015-09-07T18:25:00Z">
        <w:r>
          <w:t xml:space="preserve">        </w:t>
        </w:r>
        <w:proofErr w:type="gramStart"/>
        <w:r>
          <w:t>if</w:t>
        </w:r>
        <w:proofErr w:type="gramEnd"/>
        <w:r>
          <w:t xml:space="preserve"> ( isFirst ) {</w:t>
        </w:r>
      </w:ins>
    </w:p>
    <w:p w:rsidR="002D65FA" w:rsidRDefault="002D65FA" w:rsidP="002D65FA">
      <w:pPr>
        <w:bidi w:val="0"/>
        <w:ind w:left="340" w:firstLine="0"/>
        <w:rPr>
          <w:ins w:id="1803" w:author="mohammad minoei" w:date="2015-09-07T18:25:00Z"/>
        </w:rPr>
      </w:pPr>
      <w:ins w:id="1804" w:author="mohammad minoei" w:date="2015-09-07T18:25:00Z">
        <w:r>
          <w:t xml:space="preserve">            </w:t>
        </w:r>
        <w:proofErr w:type="gramStart"/>
        <w:r>
          <w:t>Methods.playMenu(</w:t>
        </w:r>
        <w:proofErr w:type="gramEnd"/>
        <w:r>
          <w:t xml:space="preserve"> channel, client, dialPlan[ch.state] )</w:t>
        </w:r>
      </w:ins>
    </w:p>
    <w:p w:rsidR="002D65FA" w:rsidRDefault="002D65FA" w:rsidP="002D65FA">
      <w:pPr>
        <w:bidi w:val="0"/>
        <w:ind w:left="340" w:firstLine="0"/>
        <w:rPr>
          <w:ins w:id="1805" w:author="mohammad minoei" w:date="2015-09-07T18:25:00Z"/>
          <w:rtl/>
        </w:rPr>
      </w:pPr>
      <w:ins w:id="1806" w:author="mohammad minoei" w:date="2015-09-07T18:25:00Z">
        <w:r>
          <w:t xml:space="preserve">        }</w:t>
        </w:r>
      </w:ins>
    </w:p>
    <w:p w:rsidR="002D65FA" w:rsidRDefault="002D65FA" w:rsidP="002D65FA">
      <w:pPr>
        <w:bidi w:val="0"/>
        <w:ind w:left="340" w:firstLine="0"/>
        <w:rPr>
          <w:ins w:id="1807" w:author="mohammad minoei" w:date="2015-09-07T18:25:00Z"/>
        </w:rPr>
      </w:pPr>
      <w:ins w:id="1808" w:author="mohammad minoei" w:date="2015-09-07T18:25:00Z">
        <w:r>
          <w:t xml:space="preserve">        </w:t>
        </w:r>
        <w:proofErr w:type="gramStart"/>
        <w:r>
          <w:t>else</w:t>
        </w:r>
        <w:proofErr w:type="gramEnd"/>
        <w:r>
          <w:t xml:space="preserve"> if ( input ) {</w:t>
        </w:r>
      </w:ins>
    </w:p>
    <w:p w:rsidR="002D65FA" w:rsidRDefault="002D65FA" w:rsidP="002D65FA">
      <w:pPr>
        <w:bidi w:val="0"/>
        <w:ind w:left="340" w:firstLine="0"/>
        <w:rPr>
          <w:ins w:id="1809" w:author="mohammad minoei" w:date="2015-09-07T18:25:00Z"/>
        </w:rPr>
      </w:pPr>
      <w:ins w:id="1810" w:author="mohammad minoei" w:date="2015-09-07T18:25:00Z">
        <w:r>
          <w:t xml:space="preserve">            </w:t>
        </w:r>
        <w:proofErr w:type="gramStart"/>
        <w:r>
          <w:t>if</w:t>
        </w:r>
        <w:proofErr w:type="gramEnd"/>
        <w:r>
          <w:t xml:space="preserve"> ( dialPlan[ch.state].allowSkip || ( !ch.isPlaying ) ) {</w:t>
        </w:r>
      </w:ins>
    </w:p>
    <w:p w:rsidR="002D65FA" w:rsidRDefault="002D65FA" w:rsidP="002D65FA">
      <w:pPr>
        <w:bidi w:val="0"/>
        <w:ind w:left="340" w:firstLine="0"/>
        <w:rPr>
          <w:ins w:id="1811" w:author="mohammad minoei" w:date="2015-09-07T18:25:00Z"/>
        </w:rPr>
      </w:pPr>
      <w:ins w:id="1812" w:author="mohammad minoei" w:date="2015-09-07T18:25:00Z">
        <w:r>
          <w:t xml:space="preserve">                </w:t>
        </w:r>
        <w:proofErr w:type="gramStart"/>
        <w:r>
          <w:t>var</w:t>
        </w:r>
        <w:proofErr w:type="gramEnd"/>
        <w:r>
          <w:t xml:space="preserve"> newState = dialPlan[ch.state].goTo[input];</w:t>
        </w:r>
      </w:ins>
    </w:p>
    <w:p w:rsidR="002D65FA" w:rsidRDefault="002D65FA" w:rsidP="002D65FA">
      <w:pPr>
        <w:bidi w:val="0"/>
        <w:ind w:left="340" w:firstLine="0"/>
        <w:rPr>
          <w:ins w:id="1813" w:author="mohammad minoei" w:date="2015-09-07T18:25:00Z"/>
        </w:rPr>
      </w:pPr>
      <w:ins w:id="1814" w:author="mohammad minoei" w:date="2015-09-07T18:25:00Z">
        <w:r>
          <w:t xml:space="preserve">                </w:t>
        </w:r>
        <w:proofErr w:type="gramStart"/>
        <w:r>
          <w:t>if</w:t>
        </w:r>
        <w:proofErr w:type="gramEnd"/>
        <w:r>
          <w:t xml:space="preserve"> ( newState )</w:t>
        </w:r>
      </w:ins>
    </w:p>
    <w:p w:rsidR="002D65FA" w:rsidRDefault="002D65FA" w:rsidP="002D65FA">
      <w:pPr>
        <w:bidi w:val="0"/>
        <w:ind w:left="340" w:firstLine="0"/>
        <w:rPr>
          <w:ins w:id="1815" w:author="mohammad minoei" w:date="2015-09-07T18:25:00Z"/>
        </w:rPr>
      </w:pPr>
      <w:ins w:id="1816" w:author="mohammad minoei" w:date="2015-09-07T18:25:00Z">
        <w:r>
          <w:t xml:space="preserve">                    </w:t>
        </w:r>
        <w:proofErr w:type="gramStart"/>
        <w:r>
          <w:t>Channels.setChannelProperty(</w:t>
        </w:r>
        <w:proofErr w:type="gramEnd"/>
        <w:r>
          <w:t xml:space="preserve"> channel, 'state', newState );</w:t>
        </w:r>
      </w:ins>
    </w:p>
    <w:p w:rsidR="002D65FA" w:rsidRDefault="002D65FA" w:rsidP="002D65FA">
      <w:pPr>
        <w:bidi w:val="0"/>
        <w:ind w:left="340" w:firstLine="0"/>
        <w:rPr>
          <w:ins w:id="1817" w:author="mohammad minoei" w:date="2015-09-07T18:25:00Z"/>
        </w:rPr>
      </w:pPr>
      <w:ins w:id="1818" w:author="mohammad minoei" w:date="2015-09-07T18:25:00Z">
        <w:r>
          <w:t xml:space="preserve">            } // if skip not allowed ignore input</w:t>
        </w:r>
      </w:ins>
    </w:p>
    <w:p w:rsidR="002D65FA" w:rsidRDefault="002D65FA" w:rsidP="002D65FA">
      <w:pPr>
        <w:bidi w:val="0"/>
        <w:ind w:left="340" w:firstLine="0"/>
        <w:rPr>
          <w:ins w:id="1819" w:author="mohammad minoei" w:date="2015-09-07T18:25:00Z"/>
          <w:rtl/>
        </w:rPr>
      </w:pPr>
      <w:ins w:id="1820" w:author="mohammad minoei" w:date="2015-09-07T18:25:00Z">
        <w:r>
          <w:t xml:space="preserve">        }</w:t>
        </w:r>
      </w:ins>
    </w:p>
    <w:p w:rsidR="002D65FA" w:rsidRDefault="002D65FA" w:rsidP="002D65FA">
      <w:pPr>
        <w:bidi w:val="0"/>
        <w:ind w:left="340" w:firstLine="0"/>
        <w:rPr>
          <w:ins w:id="1821" w:author="mohammad minoei" w:date="2015-09-07T18:25:00Z"/>
          <w:rtl/>
        </w:rPr>
      </w:pPr>
      <w:ins w:id="1822" w:author="mohammad minoei" w:date="2015-09-07T18:25:00Z">
        <w:r>
          <w:t xml:space="preserve">    }</w:t>
        </w:r>
      </w:ins>
    </w:p>
    <w:p w:rsidR="002D65FA" w:rsidRDefault="002D65FA" w:rsidP="002D65FA">
      <w:pPr>
        <w:bidi w:val="0"/>
        <w:ind w:left="340" w:firstLine="0"/>
        <w:rPr>
          <w:ins w:id="1823" w:author="mohammad minoei" w:date="2015-09-07T18:25:00Z"/>
          <w:rtl/>
        </w:rPr>
      </w:pPr>
      <w:ins w:id="1824" w:author="mohammad minoei" w:date="2015-09-07T18:25:00Z">
        <w:r>
          <w:t>);</w:t>
        </w:r>
      </w:ins>
    </w:p>
    <w:p w:rsidR="002D65FA" w:rsidRDefault="002D65FA" w:rsidP="002D65FA">
      <w:pPr>
        <w:bidi w:val="0"/>
        <w:ind w:left="340" w:firstLine="0"/>
        <w:rPr>
          <w:ins w:id="1825" w:author="mohammad minoei" w:date="2015-09-07T18:25:00Z"/>
          <w:rtl/>
        </w:rPr>
      </w:pPr>
    </w:p>
    <w:p w:rsidR="002D65FA" w:rsidRDefault="002D65FA" w:rsidP="002D65FA">
      <w:pPr>
        <w:bidi w:val="0"/>
        <w:ind w:left="340" w:firstLine="0"/>
        <w:rPr>
          <w:ins w:id="1826" w:author="mohammad minoei" w:date="2015-09-07T18:25:00Z"/>
        </w:rPr>
      </w:pPr>
      <w:ins w:id="1827" w:author="mohammad minoei" w:date="2015-09-07T18:25:00Z">
        <w:r>
          <w:t xml:space="preserve">//this handler is much like "playMenu" but the difference is that it does not accept input. </w:t>
        </w:r>
        <w:proofErr w:type="gramStart"/>
        <w:r>
          <w:t>if</w:t>
        </w:r>
        <w:proofErr w:type="gramEnd"/>
        <w:r>
          <w:t xml:space="preserve"> skip allowed, input must pass to next handler</w:t>
        </w:r>
      </w:ins>
    </w:p>
    <w:p w:rsidR="002D65FA" w:rsidRDefault="002D65FA" w:rsidP="002D65FA">
      <w:pPr>
        <w:bidi w:val="0"/>
        <w:ind w:left="340" w:firstLine="0"/>
        <w:rPr>
          <w:ins w:id="1828" w:author="mohammad minoei" w:date="2015-09-07T18:25:00Z"/>
        </w:rPr>
      </w:pPr>
      <w:proofErr w:type="gramStart"/>
      <w:ins w:id="1829" w:author="mohammad minoei" w:date="2015-09-07T18:25:00Z">
        <w:r>
          <w:t>handler.on(</w:t>
        </w:r>
        <w:proofErr w:type="gramEnd"/>
        <w:r>
          <w:t xml:space="preserve"> 'playFiles', function ( channel, client, input, isFirst ) {</w:t>
        </w:r>
      </w:ins>
    </w:p>
    <w:p w:rsidR="002D65FA" w:rsidRDefault="002D65FA" w:rsidP="002D65FA">
      <w:pPr>
        <w:bidi w:val="0"/>
        <w:ind w:left="340" w:firstLine="0"/>
        <w:rPr>
          <w:ins w:id="1830" w:author="mohammad minoei" w:date="2015-09-07T18:25:00Z"/>
          <w:rtl/>
        </w:rPr>
      </w:pPr>
    </w:p>
    <w:p w:rsidR="002D65FA" w:rsidRDefault="002D65FA" w:rsidP="002D65FA">
      <w:pPr>
        <w:bidi w:val="0"/>
        <w:ind w:left="340" w:firstLine="0"/>
        <w:rPr>
          <w:ins w:id="1831" w:author="mohammad minoei" w:date="2015-09-07T18:25:00Z"/>
        </w:rPr>
      </w:pPr>
      <w:ins w:id="1832"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1833" w:author="mohammad minoei" w:date="2015-09-07T18:25:00Z"/>
        </w:rPr>
      </w:pPr>
      <w:ins w:id="1834"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1835" w:author="mohammad minoei" w:date="2015-09-07T18:25:00Z"/>
          <w:rtl/>
        </w:rPr>
      </w:pPr>
    </w:p>
    <w:p w:rsidR="002D65FA" w:rsidRDefault="002D65FA" w:rsidP="002D65FA">
      <w:pPr>
        <w:bidi w:val="0"/>
        <w:ind w:left="340" w:firstLine="0"/>
        <w:rPr>
          <w:ins w:id="1836" w:author="mohammad minoei" w:date="2015-09-07T18:25:00Z"/>
        </w:rPr>
      </w:pPr>
      <w:ins w:id="1837" w:author="mohammad minoei" w:date="2015-09-07T18:25:00Z">
        <w:r>
          <w:t xml:space="preserve">        </w:t>
        </w:r>
        <w:proofErr w:type="gramStart"/>
        <w:r>
          <w:t>if</w:t>
        </w:r>
        <w:proofErr w:type="gramEnd"/>
        <w:r>
          <w:t xml:space="preserve"> ( isFirst ) {</w:t>
        </w:r>
      </w:ins>
    </w:p>
    <w:p w:rsidR="002D65FA" w:rsidRDefault="002D65FA" w:rsidP="002D65FA">
      <w:pPr>
        <w:bidi w:val="0"/>
        <w:ind w:left="340" w:firstLine="0"/>
        <w:rPr>
          <w:ins w:id="1838" w:author="mohammad minoei" w:date="2015-09-07T18:25:00Z"/>
        </w:rPr>
      </w:pPr>
      <w:ins w:id="1839" w:author="mohammad minoei" w:date="2015-09-07T18:25:00Z">
        <w:r>
          <w:lastRenderedPageBreak/>
          <w:t xml:space="preserve">            </w:t>
        </w:r>
        <w:proofErr w:type="gramStart"/>
        <w:r>
          <w:t>Methods.playMenu(</w:t>
        </w:r>
        <w:proofErr w:type="gramEnd"/>
        <w:r>
          <w:t xml:space="preserve"> channel, client, dialPlan[ch.state] )</w:t>
        </w:r>
      </w:ins>
    </w:p>
    <w:p w:rsidR="002D65FA" w:rsidRDefault="002D65FA" w:rsidP="002D65FA">
      <w:pPr>
        <w:bidi w:val="0"/>
        <w:ind w:left="340" w:firstLine="0"/>
        <w:rPr>
          <w:ins w:id="1840" w:author="mohammad minoei" w:date="2015-09-07T18:25:00Z"/>
          <w:rtl/>
        </w:rPr>
      </w:pPr>
      <w:ins w:id="1841" w:author="mohammad minoei" w:date="2015-09-07T18:25:00Z">
        <w:r>
          <w:t xml:space="preserve">        }</w:t>
        </w:r>
      </w:ins>
    </w:p>
    <w:p w:rsidR="002D65FA" w:rsidRDefault="002D65FA" w:rsidP="002D65FA">
      <w:pPr>
        <w:bidi w:val="0"/>
        <w:ind w:left="340" w:firstLine="0"/>
        <w:rPr>
          <w:ins w:id="1842" w:author="mohammad minoei" w:date="2015-09-07T18:25:00Z"/>
          <w:rtl/>
        </w:rPr>
      </w:pPr>
    </w:p>
    <w:p w:rsidR="002D65FA" w:rsidRDefault="002D65FA" w:rsidP="002D65FA">
      <w:pPr>
        <w:bidi w:val="0"/>
        <w:ind w:left="340" w:firstLine="0"/>
        <w:rPr>
          <w:ins w:id="1843" w:author="mohammad minoei" w:date="2015-09-07T18:25:00Z"/>
        </w:rPr>
      </w:pPr>
      <w:ins w:id="1844" w:author="mohammad minoei" w:date="2015-09-07T18:25:00Z">
        <w:r>
          <w:t xml:space="preserve">        </w:t>
        </w:r>
        <w:proofErr w:type="gramStart"/>
        <w:r>
          <w:t>if</w:t>
        </w:r>
        <w:proofErr w:type="gramEnd"/>
        <w:r>
          <w:t xml:space="preserve"> ( input ) {</w:t>
        </w:r>
      </w:ins>
    </w:p>
    <w:p w:rsidR="002D65FA" w:rsidRDefault="002D65FA" w:rsidP="002D65FA">
      <w:pPr>
        <w:bidi w:val="0"/>
        <w:ind w:left="340" w:firstLine="0"/>
        <w:rPr>
          <w:ins w:id="1845" w:author="mohammad minoei" w:date="2015-09-07T18:25:00Z"/>
        </w:rPr>
      </w:pPr>
      <w:ins w:id="1846" w:author="mohammad minoei" w:date="2015-09-07T18:25:00Z">
        <w:r>
          <w:t xml:space="preserve">            </w:t>
        </w:r>
        <w:proofErr w:type="gramStart"/>
        <w:r>
          <w:t>if</w:t>
        </w:r>
        <w:proofErr w:type="gramEnd"/>
        <w:r>
          <w:t xml:space="preserve"> ( dialPlan[ch.state].allowSkip || ( !ch.isPlaying ) ) {</w:t>
        </w:r>
      </w:ins>
    </w:p>
    <w:p w:rsidR="002D65FA" w:rsidRDefault="002D65FA" w:rsidP="002D65FA">
      <w:pPr>
        <w:bidi w:val="0"/>
        <w:ind w:left="340" w:firstLine="0"/>
        <w:rPr>
          <w:ins w:id="1847" w:author="mohammad minoei" w:date="2015-09-07T18:25:00Z"/>
          <w:rtl/>
        </w:rPr>
      </w:pPr>
    </w:p>
    <w:p w:rsidR="002D65FA" w:rsidRDefault="002D65FA" w:rsidP="002D65FA">
      <w:pPr>
        <w:bidi w:val="0"/>
        <w:ind w:left="340" w:firstLine="0"/>
        <w:rPr>
          <w:ins w:id="1848" w:author="mohammad minoei" w:date="2015-09-07T18:25:00Z"/>
        </w:rPr>
      </w:pPr>
      <w:ins w:id="1849" w:author="mohammad minoei" w:date="2015-09-07T18:25:00Z">
        <w:r>
          <w:t xml:space="preserve">                //Passing input to next handler</w:t>
        </w:r>
      </w:ins>
    </w:p>
    <w:p w:rsidR="002D65FA" w:rsidRDefault="002D65FA" w:rsidP="002D65FA">
      <w:pPr>
        <w:bidi w:val="0"/>
        <w:ind w:left="340" w:firstLine="0"/>
        <w:rPr>
          <w:ins w:id="1850" w:author="mohammad minoei" w:date="2015-09-07T18:25:00Z"/>
        </w:rPr>
      </w:pPr>
      <w:ins w:id="1851" w:author="mohammad minoei" w:date="2015-09-07T18:25:00Z">
        <w:r>
          <w:t xml:space="preserve">                </w:t>
        </w:r>
        <w:proofErr w:type="gramStart"/>
        <w:r>
          <w:t>var</w:t>
        </w:r>
        <w:proofErr w:type="gramEnd"/>
        <w:r>
          <w:t xml:space="preserve"> newState = dialPlan[ch.state].next;</w:t>
        </w:r>
      </w:ins>
    </w:p>
    <w:p w:rsidR="002D65FA" w:rsidRDefault="002D65FA" w:rsidP="002D65FA">
      <w:pPr>
        <w:bidi w:val="0"/>
        <w:ind w:left="340" w:firstLine="0"/>
        <w:rPr>
          <w:ins w:id="1852" w:author="mohammad minoei" w:date="2015-09-07T18:25:00Z"/>
        </w:rPr>
      </w:pPr>
      <w:ins w:id="1853" w:author="mohammad minoei" w:date="2015-09-07T18:25:00Z">
        <w:r>
          <w:t xml:space="preserve">                </w:t>
        </w:r>
        <w:proofErr w:type="gramStart"/>
        <w:r>
          <w:t>ch.passingInput[</w:t>
        </w:r>
        <w:proofErr w:type="gramEnd"/>
        <w:r>
          <w:t>newState] = input;</w:t>
        </w:r>
      </w:ins>
    </w:p>
    <w:p w:rsidR="002D65FA" w:rsidRDefault="002D65FA" w:rsidP="002D65FA">
      <w:pPr>
        <w:bidi w:val="0"/>
        <w:ind w:left="340" w:firstLine="0"/>
        <w:rPr>
          <w:ins w:id="1854" w:author="mohammad minoei" w:date="2015-09-07T18:25:00Z"/>
        </w:rPr>
      </w:pPr>
      <w:ins w:id="1855" w:author="mohammad minoei" w:date="2015-09-07T18:25:00Z">
        <w:r>
          <w:t xml:space="preserve">                </w:t>
        </w:r>
        <w:proofErr w:type="gramStart"/>
        <w:r>
          <w:t>if</w:t>
        </w:r>
        <w:proofErr w:type="gramEnd"/>
        <w:r>
          <w:t xml:space="preserve"> ( newState )</w:t>
        </w:r>
      </w:ins>
    </w:p>
    <w:p w:rsidR="002D65FA" w:rsidRDefault="002D65FA" w:rsidP="002D65FA">
      <w:pPr>
        <w:bidi w:val="0"/>
        <w:ind w:left="340" w:firstLine="0"/>
        <w:rPr>
          <w:ins w:id="1856" w:author="mohammad minoei" w:date="2015-09-07T18:25:00Z"/>
        </w:rPr>
      </w:pPr>
      <w:ins w:id="1857" w:author="mohammad minoei" w:date="2015-09-07T18:25:00Z">
        <w:r>
          <w:t xml:space="preserve">                    </w:t>
        </w:r>
        <w:proofErr w:type="gramStart"/>
        <w:r>
          <w:t>Channels.setChannelProperty(</w:t>
        </w:r>
        <w:proofErr w:type="gramEnd"/>
        <w:r>
          <w:t xml:space="preserve"> channel, 'state', newState );</w:t>
        </w:r>
      </w:ins>
    </w:p>
    <w:p w:rsidR="002D65FA" w:rsidRDefault="002D65FA" w:rsidP="002D65FA">
      <w:pPr>
        <w:bidi w:val="0"/>
        <w:ind w:left="340" w:firstLine="0"/>
        <w:rPr>
          <w:ins w:id="1858" w:author="mohammad minoei" w:date="2015-09-07T18:25:00Z"/>
          <w:rtl/>
        </w:rPr>
      </w:pPr>
    </w:p>
    <w:p w:rsidR="002D65FA" w:rsidRDefault="002D65FA" w:rsidP="002D65FA">
      <w:pPr>
        <w:bidi w:val="0"/>
        <w:ind w:left="340" w:firstLine="0"/>
        <w:rPr>
          <w:ins w:id="1859" w:author="mohammad minoei" w:date="2015-09-07T18:25:00Z"/>
        </w:rPr>
      </w:pPr>
      <w:ins w:id="1860" w:author="mohammad minoei" w:date="2015-09-07T18:25:00Z">
        <w:r>
          <w:t xml:space="preserve">            } // if skip not allowed ignore input</w:t>
        </w:r>
      </w:ins>
    </w:p>
    <w:p w:rsidR="002D65FA" w:rsidRDefault="002D65FA" w:rsidP="002D65FA">
      <w:pPr>
        <w:bidi w:val="0"/>
        <w:ind w:left="340" w:firstLine="0"/>
        <w:rPr>
          <w:ins w:id="1861" w:author="mohammad minoei" w:date="2015-09-07T18:25:00Z"/>
          <w:rtl/>
        </w:rPr>
      </w:pPr>
      <w:ins w:id="1862" w:author="mohammad minoei" w:date="2015-09-07T18:25:00Z">
        <w:r>
          <w:t xml:space="preserve">        }</w:t>
        </w:r>
      </w:ins>
    </w:p>
    <w:p w:rsidR="002D65FA" w:rsidRDefault="002D65FA" w:rsidP="002D65FA">
      <w:pPr>
        <w:bidi w:val="0"/>
        <w:ind w:left="340" w:firstLine="0"/>
        <w:rPr>
          <w:ins w:id="1863" w:author="mohammad minoei" w:date="2015-09-07T18:25:00Z"/>
          <w:rtl/>
        </w:rPr>
      </w:pPr>
      <w:ins w:id="1864" w:author="mohammad minoei" w:date="2015-09-07T18:25:00Z">
        <w:r>
          <w:t xml:space="preserve">    }</w:t>
        </w:r>
      </w:ins>
    </w:p>
    <w:p w:rsidR="002D65FA" w:rsidRDefault="002D65FA" w:rsidP="002D65FA">
      <w:pPr>
        <w:bidi w:val="0"/>
        <w:ind w:left="340" w:firstLine="0"/>
        <w:rPr>
          <w:ins w:id="1865" w:author="mohammad minoei" w:date="2015-09-07T18:25:00Z"/>
          <w:rtl/>
        </w:rPr>
      </w:pPr>
      <w:ins w:id="1866" w:author="mohammad minoei" w:date="2015-09-07T18:25:00Z">
        <w:r>
          <w:t>);</w:t>
        </w:r>
      </w:ins>
    </w:p>
    <w:p w:rsidR="002D65FA" w:rsidRDefault="002D65FA" w:rsidP="002D65FA">
      <w:pPr>
        <w:bidi w:val="0"/>
        <w:ind w:left="340" w:firstLine="0"/>
        <w:rPr>
          <w:ins w:id="1867" w:author="mohammad minoei" w:date="2015-09-07T18:25:00Z"/>
          <w:rtl/>
        </w:rPr>
      </w:pPr>
    </w:p>
    <w:p w:rsidR="002D65FA" w:rsidRDefault="002D65FA" w:rsidP="002D65FA">
      <w:pPr>
        <w:bidi w:val="0"/>
        <w:ind w:left="340" w:firstLine="0"/>
        <w:rPr>
          <w:ins w:id="1868" w:author="mohammad minoei" w:date="2015-09-07T18:25:00Z"/>
        </w:rPr>
      </w:pPr>
      <w:proofErr w:type="gramStart"/>
      <w:ins w:id="1869" w:author="mohammad minoei" w:date="2015-09-07T18:25:00Z">
        <w:r>
          <w:t>handler.on(</w:t>
        </w:r>
        <w:proofErr w:type="gramEnd"/>
        <w:r>
          <w:t xml:space="preserve"> 'playFreeTime', function ( channel, client, input, isFirst ) {</w:t>
        </w:r>
      </w:ins>
    </w:p>
    <w:p w:rsidR="002D65FA" w:rsidRDefault="002D65FA" w:rsidP="002D65FA">
      <w:pPr>
        <w:bidi w:val="0"/>
        <w:ind w:left="340" w:firstLine="0"/>
        <w:rPr>
          <w:ins w:id="1870" w:author="mohammad minoei" w:date="2015-09-07T18:25:00Z"/>
          <w:rtl/>
        </w:rPr>
      </w:pPr>
    </w:p>
    <w:p w:rsidR="002D65FA" w:rsidRDefault="002D65FA" w:rsidP="002D65FA">
      <w:pPr>
        <w:bidi w:val="0"/>
        <w:ind w:left="340" w:firstLine="0"/>
        <w:rPr>
          <w:ins w:id="1871" w:author="mohammad minoei" w:date="2015-09-07T18:25:00Z"/>
        </w:rPr>
      </w:pPr>
      <w:ins w:id="1872"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1873" w:author="mohammad minoei" w:date="2015-09-07T18:25:00Z"/>
        </w:rPr>
      </w:pPr>
      <w:ins w:id="1874"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1875" w:author="mohammad minoei" w:date="2015-09-07T18:25:00Z"/>
          <w:rtl/>
        </w:rPr>
      </w:pPr>
    </w:p>
    <w:p w:rsidR="002D65FA" w:rsidRDefault="002D65FA" w:rsidP="002D65FA">
      <w:pPr>
        <w:bidi w:val="0"/>
        <w:ind w:left="340" w:firstLine="0"/>
        <w:rPr>
          <w:ins w:id="1876" w:author="mohammad minoei" w:date="2015-09-07T18:25:00Z"/>
        </w:rPr>
      </w:pPr>
      <w:ins w:id="1877" w:author="mohammad minoei" w:date="2015-09-07T18:25:00Z">
        <w:r>
          <w:t xml:space="preserve">        </w:t>
        </w:r>
        <w:proofErr w:type="gramStart"/>
        <w:r>
          <w:t>function</w:t>
        </w:r>
        <w:proofErr w:type="gramEnd"/>
        <w:r>
          <w:t xml:space="preserve"> sortTimes( a, b ) {</w:t>
        </w:r>
      </w:ins>
    </w:p>
    <w:p w:rsidR="002D65FA" w:rsidRDefault="002D65FA" w:rsidP="002D65FA">
      <w:pPr>
        <w:bidi w:val="0"/>
        <w:ind w:left="340" w:firstLine="0"/>
        <w:rPr>
          <w:ins w:id="1878" w:author="mohammad minoei" w:date="2015-09-07T18:25:00Z"/>
          <w:rtl/>
        </w:rPr>
      </w:pPr>
    </w:p>
    <w:p w:rsidR="002D65FA" w:rsidRDefault="002D65FA" w:rsidP="002D65FA">
      <w:pPr>
        <w:bidi w:val="0"/>
        <w:ind w:left="340" w:firstLine="0"/>
        <w:rPr>
          <w:ins w:id="1879" w:author="mohammad minoei" w:date="2015-09-07T18:25:00Z"/>
        </w:rPr>
      </w:pPr>
      <w:ins w:id="1880" w:author="mohammad minoei" w:date="2015-09-07T18:25:00Z">
        <w:r>
          <w:t xml:space="preserve">            </w:t>
        </w:r>
        <w:proofErr w:type="gramStart"/>
        <w:r>
          <w:t>if</w:t>
        </w:r>
        <w:proofErr w:type="gramEnd"/>
        <w:r>
          <w:t xml:space="preserve"> ( a.dayNumber &lt; b.dayNumber || a.dayNumber == 6 )</w:t>
        </w:r>
      </w:ins>
    </w:p>
    <w:p w:rsidR="002D65FA" w:rsidRDefault="002D65FA" w:rsidP="002D65FA">
      <w:pPr>
        <w:bidi w:val="0"/>
        <w:ind w:left="340" w:firstLine="0"/>
        <w:rPr>
          <w:ins w:id="1881" w:author="mohammad minoei" w:date="2015-09-07T18:25:00Z"/>
        </w:rPr>
      </w:pPr>
      <w:ins w:id="1882" w:author="mohammad minoei" w:date="2015-09-07T18:25:00Z">
        <w:r>
          <w:t xml:space="preserve">                </w:t>
        </w:r>
        <w:proofErr w:type="gramStart"/>
        <w:r>
          <w:t>return</w:t>
        </w:r>
        <w:proofErr w:type="gramEnd"/>
        <w:r>
          <w:t xml:space="preserve"> -1;</w:t>
        </w:r>
      </w:ins>
    </w:p>
    <w:p w:rsidR="002D65FA" w:rsidRDefault="002D65FA" w:rsidP="002D65FA">
      <w:pPr>
        <w:bidi w:val="0"/>
        <w:ind w:left="340" w:firstLine="0"/>
        <w:rPr>
          <w:ins w:id="1883" w:author="mohammad minoei" w:date="2015-09-07T18:25:00Z"/>
        </w:rPr>
      </w:pPr>
      <w:ins w:id="1884" w:author="mohammad minoei" w:date="2015-09-07T18:25:00Z">
        <w:r>
          <w:t xml:space="preserve">            </w:t>
        </w:r>
        <w:proofErr w:type="gramStart"/>
        <w:r>
          <w:t>else</w:t>
        </w:r>
        <w:proofErr w:type="gramEnd"/>
        <w:r>
          <w:t xml:space="preserve"> if ( a.dayNumber == b.dayNumber )</w:t>
        </w:r>
      </w:ins>
    </w:p>
    <w:p w:rsidR="002D65FA" w:rsidRDefault="002D65FA" w:rsidP="002D65FA">
      <w:pPr>
        <w:bidi w:val="0"/>
        <w:ind w:left="340" w:firstLine="0"/>
        <w:rPr>
          <w:ins w:id="1885" w:author="mohammad minoei" w:date="2015-09-07T18:25:00Z"/>
        </w:rPr>
      </w:pPr>
      <w:ins w:id="1886" w:author="mohammad minoei" w:date="2015-09-07T18:25:00Z">
        <w:r>
          <w:t xml:space="preserve">                </w:t>
        </w:r>
        <w:proofErr w:type="gramStart"/>
        <w:r>
          <w:t>return</w:t>
        </w:r>
        <w:proofErr w:type="gramEnd"/>
        <w:r>
          <w:t xml:space="preserve"> 0;</w:t>
        </w:r>
      </w:ins>
    </w:p>
    <w:p w:rsidR="002D65FA" w:rsidRDefault="002D65FA" w:rsidP="002D65FA">
      <w:pPr>
        <w:bidi w:val="0"/>
        <w:ind w:left="340" w:firstLine="0"/>
        <w:rPr>
          <w:ins w:id="1887" w:author="mohammad minoei" w:date="2015-09-07T18:25:00Z"/>
        </w:rPr>
      </w:pPr>
      <w:ins w:id="1888" w:author="mohammad minoei" w:date="2015-09-07T18:25:00Z">
        <w:r>
          <w:t xml:space="preserve">            </w:t>
        </w:r>
        <w:proofErr w:type="gramStart"/>
        <w:r>
          <w:t>else</w:t>
        </w:r>
        <w:proofErr w:type="gramEnd"/>
        <w:r>
          <w:t xml:space="preserve"> return 1;</w:t>
        </w:r>
      </w:ins>
    </w:p>
    <w:p w:rsidR="002D65FA" w:rsidRDefault="002D65FA" w:rsidP="002D65FA">
      <w:pPr>
        <w:bidi w:val="0"/>
        <w:ind w:left="340" w:firstLine="0"/>
        <w:rPr>
          <w:ins w:id="1889" w:author="mohammad minoei" w:date="2015-09-07T18:25:00Z"/>
          <w:rtl/>
        </w:rPr>
      </w:pPr>
      <w:ins w:id="1890" w:author="mohammad minoei" w:date="2015-09-07T18:25:00Z">
        <w:r>
          <w:t xml:space="preserve">        }</w:t>
        </w:r>
      </w:ins>
    </w:p>
    <w:p w:rsidR="002D65FA" w:rsidRDefault="002D65FA" w:rsidP="002D65FA">
      <w:pPr>
        <w:bidi w:val="0"/>
        <w:ind w:left="340" w:firstLine="0"/>
        <w:rPr>
          <w:ins w:id="1891" w:author="mohammad minoei" w:date="2015-09-07T18:25:00Z"/>
          <w:rtl/>
        </w:rPr>
      </w:pPr>
    </w:p>
    <w:p w:rsidR="002D65FA" w:rsidRDefault="002D65FA" w:rsidP="002D65FA">
      <w:pPr>
        <w:bidi w:val="0"/>
        <w:ind w:left="340" w:firstLine="0"/>
        <w:rPr>
          <w:ins w:id="1892" w:author="mohammad minoei" w:date="2015-09-07T18:25:00Z"/>
        </w:rPr>
      </w:pPr>
      <w:ins w:id="1893" w:author="mohammad minoei" w:date="2015-09-07T18:25:00Z">
        <w:r>
          <w:t xml:space="preserve">        </w:t>
        </w:r>
        <w:proofErr w:type="gramStart"/>
        <w:r>
          <w:t>if</w:t>
        </w:r>
        <w:proofErr w:type="gramEnd"/>
        <w:r>
          <w:t xml:space="preserve"> ( isFirst ) {</w:t>
        </w:r>
      </w:ins>
    </w:p>
    <w:p w:rsidR="002D65FA" w:rsidRDefault="002D65FA" w:rsidP="002D65FA">
      <w:pPr>
        <w:bidi w:val="0"/>
        <w:ind w:left="340" w:firstLine="0"/>
        <w:rPr>
          <w:ins w:id="1894" w:author="mohammad minoei" w:date="2015-09-07T18:25:00Z"/>
        </w:rPr>
      </w:pPr>
      <w:ins w:id="1895" w:author="mohammad minoei" w:date="2015-09-07T18:25:00Z">
        <w:r>
          <w:t xml:space="preserve">            </w:t>
        </w:r>
        <w:proofErr w:type="gramStart"/>
        <w:r>
          <w:t>coreQuery.dynamicQueryHandler(</w:t>
        </w:r>
        <w:proofErr w:type="gramEnd"/>
        <w:r>
          <w:t xml:space="preserve"> ch, ch.variables.teacherId, function ( result ) {</w:t>
        </w:r>
      </w:ins>
    </w:p>
    <w:p w:rsidR="002D65FA" w:rsidRDefault="002D65FA" w:rsidP="002D65FA">
      <w:pPr>
        <w:bidi w:val="0"/>
        <w:ind w:left="340" w:firstLine="0"/>
        <w:rPr>
          <w:ins w:id="1896" w:author="mohammad minoei" w:date="2015-09-07T18:25:00Z"/>
        </w:rPr>
      </w:pPr>
      <w:ins w:id="1897" w:author="mohammad minoei" w:date="2015-09-07T18:25:00Z">
        <w:r>
          <w:t xml:space="preserve">                    </w:t>
        </w:r>
        <w:proofErr w:type="gramStart"/>
        <w:r>
          <w:t>for</w:t>
        </w:r>
        <w:proofErr w:type="gramEnd"/>
        <w:r>
          <w:t xml:space="preserve"> ( var i = 0; i &lt; result.length; i++ ) {</w:t>
        </w:r>
      </w:ins>
    </w:p>
    <w:p w:rsidR="002D65FA" w:rsidRDefault="002D65FA" w:rsidP="002D65FA">
      <w:pPr>
        <w:bidi w:val="0"/>
        <w:ind w:left="340" w:firstLine="0"/>
        <w:rPr>
          <w:ins w:id="1898" w:author="mohammad minoei" w:date="2015-09-07T18:25:00Z"/>
        </w:rPr>
      </w:pPr>
      <w:ins w:id="1899" w:author="mohammad minoei" w:date="2015-09-07T18:25:00Z">
        <w:r>
          <w:t xml:space="preserve">                        </w:t>
        </w:r>
        <w:proofErr w:type="gramStart"/>
        <w:r>
          <w:t>var</w:t>
        </w:r>
        <w:proofErr w:type="gramEnd"/>
        <w:r>
          <w:t xml:space="preserve"> today = new JDate();</w:t>
        </w:r>
      </w:ins>
    </w:p>
    <w:p w:rsidR="002D65FA" w:rsidRDefault="002D65FA" w:rsidP="002D65FA">
      <w:pPr>
        <w:bidi w:val="0"/>
        <w:ind w:left="340" w:firstLine="0"/>
        <w:rPr>
          <w:ins w:id="1900" w:author="mohammad minoei" w:date="2015-09-07T18:25:00Z"/>
        </w:rPr>
      </w:pPr>
      <w:ins w:id="1901" w:author="mohammad minoei" w:date="2015-09-07T18:25:00Z">
        <w:r>
          <w:t xml:space="preserve">                        </w:t>
        </w:r>
        <w:proofErr w:type="gramStart"/>
        <w:r>
          <w:t>var</w:t>
        </w:r>
        <w:proofErr w:type="gramEnd"/>
        <w:r>
          <w:t xml:space="preserve"> left = [5, 4, 3, 2, 1, 0, 6];</w:t>
        </w:r>
      </w:ins>
    </w:p>
    <w:p w:rsidR="002D65FA" w:rsidRDefault="002D65FA" w:rsidP="002D65FA">
      <w:pPr>
        <w:bidi w:val="0"/>
        <w:ind w:left="340" w:firstLine="0"/>
        <w:rPr>
          <w:ins w:id="1902" w:author="mohammad minoei" w:date="2015-09-07T18:25:00Z"/>
        </w:rPr>
      </w:pPr>
      <w:ins w:id="1903" w:author="mohammad minoei" w:date="2015-09-07T18:25:00Z">
        <w:r>
          <w:t xml:space="preserve">                        </w:t>
        </w:r>
        <w:proofErr w:type="gramStart"/>
        <w:r>
          <w:t>var</w:t>
        </w:r>
        <w:proofErr w:type="gramEnd"/>
        <w:r>
          <w:t xml:space="preserve"> day = 86400000;</w:t>
        </w:r>
      </w:ins>
    </w:p>
    <w:p w:rsidR="002D65FA" w:rsidRDefault="002D65FA" w:rsidP="002D65FA">
      <w:pPr>
        <w:bidi w:val="0"/>
        <w:ind w:left="340" w:firstLine="0"/>
        <w:rPr>
          <w:ins w:id="1904" w:author="mohammad minoei" w:date="2015-09-07T18:25:00Z"/>
        </w:rPr>
      </w:pPr>
      <w:ins w:id="1905" w:author="mohammad minoei" w:date="2015-09-07T18:25:00Z">
        <w:r>
          <w:t xml:space="preserve">                        </w:t>
        </w:r>
        <w:proofErr w:type="gramStart"/>
        <w:r>
          <w:t>if</w:t>
        </w:r>
        <w:proofErr w:type="gramEnd"/>
        <w:r>
          <w:t xml:space="preserve"> ( result[i].date ) {</w:t>
        </w:r>
      </w:ins>
    </w:p>
    <w:p w:rsidR="002D65FA" w:rsidRDefault="002D65FA" w:rsidP="002D65FA">
      <w:pPr>
        <w:bidi w:val="0"/>
        <w:ind w:left="340" w:firstLine="0"/>
        <w:rPr>
          <w:ins w:id="1906" w:author="mohammad minoei" w:date="2015-09-07T18:25:00Z"/>
        </w:rPr>
      </w:pPr>
      <w:ins w:id="1907" w:author="mohammad minoei" w:date="2015-09-07T18:25:00Z">
        <w:r>
          <w:t xml:space="preserve">                            </w:t>
        </w:r>
        <w:proofErr w:type="gramStart"/>
        <w:r>
          <w:t>var</w:t>
        </w:r>
        <w:proofErr w:type="gramEnd"/>
        <w:r>
          <w:t xml:space="preserve"> s = result[i].date.split( '/' );</w:t>
        </w:r>
      </w:ins>
    </w:p>
    <w:p w:rsidR="002D65FA" w:rsidRDefault="002D65FA" w:rsidP="002D65FA">
      <w:pPr>
        <w:bidi w:val="0"/>
        <w:ind w:left="340" w:firstLine="0"/>
        <w:rPr>
          <w:ins w:id="1908" w:author="mohammad minoei" w:date="2015-09-07T18:25:00Z"/>
        </w:rPr>
      </w:pPr>
      <w:ins w:id="1909" w:author="mohammad minoei" w:date="2015-09-07T18:25:00Z">
        <w:r>
          <w:lastRenderedPageBreak/>
          <w:t xml:space="preserve">                            </w:t>
        </w:r>
        <w:proofErr w:type="gramStart"/>
        <w:r>
          <w:t>var</w:t>
        </w:r>
        <w:proofErr w:type="gramEnd"/>
        <w:r>
          <w:t xml:space="preserve"> date = new JDate( [s[0], s[1], s[2]] );</w:t>
        </w:r>
      </w:ins>
    </w:p>
    <w:p w:rsidR="002D65FA" w:rsidRDefault="002D65FA" w:rsidP="002D65FA">
      <w:pPr>
        <w:bidi w:val="0"/>
        <w:ind w:left="340" w:firstLine="0"/>
        <w:rPr>
          <w:ins w:id="1910" w:author="mohammad minoei" w:date="2015-09-07T18:25:00Z"/>
        </w:rPr>
      </w:pPr>
      <w:ins w:id="1911" w:author="mohammad minoei" w:date="2015-09-07T18:25:00Z">
        <w:r>
          <w:t xml:space="preserve">                            </w:t>
        </w:r>
        <w:proofErr w:type="gramStart"/>
        <w:r>
          <w:t>if</w:t>
        </w:r>
        <w:proofErr w:type="gramEnd"/>
        <w:r>
          <w:t xml:space="preserve"> ( !result[i].weekly ) {</w:t>
        </w:r>
      </w:ins>
    </w:p>
    <w:p w:rsidR="002D65FA" w:rsidRDefault="002D65FA" w:rsidP="002D65FA">
      <w:pPr>
        <w:bidi w:val="0"/>
        <w:ind w:left="340" w:firstLine="0"/>
        <w:rPr>
          <w:ins w:id="1912" w:author="mohammad minoei" w:date="2015-09-07T18:25:00Z"/>
        </w:rPr>
      </w:pPr>
      <w:ins w:id="1913" w:author="mohammad minoei" w:date="2015-09-07T18:25:00Z">
        <w:r>
          <w:t xml:space="preserve">                                </w:t>
        </w:r>
        <w:proofErr w:type="gramStart"/>
        <w:r>
          <w:t>var</w:t>
        </w:r>
        <w:proofErr w:type="gramEnd"/>
        <w:r>
          <w:t xml:space="preserve"> t = today.getTime();</w:t>
        </w:r>
      </w:ins>
    </w:p>
    <w:p w:rsidR="002D65FA" w:rsidRDefault="002D65FA" w:rsidP="002D65FA">
      <w:pPr>
        <w:bidi w:val="0"/>
        <w:ind w:left="340" w:firstLine="0"/>
        <w:rPr>
          <w:ins w:id="1914" w:author="mohammad minoei" w:date="2015-09-07T18:25:00Z"/>
        </w:rPr>
      </w:pPr>
      <w:ins w:id="1915" w:author="mohammad minoei" w:date="2015-09-07T18:25:00Z">
        <w:r>
          <w:t xml:space="preserve">                                </w:t>
        </w:r>
        <w:proofErr w:type="gramStart"/>
        <w:r>
          <w:t>var</w:t>
        </w:r>
        <w:proofErr w:type="gramEnd"/>
        <w:r>
          <w:t xml:space="preserve"> r = date.getTime();</w:t>
        </w:r>
      </w:ins>
    </w:p>
    <w:p w:rsidR="002D65FA" w:rsidRDefault="002D65FA" w:rsidP="002D65FA">
      <w:pPr>
        <w:bidi w:val="0"/>
        <w:ind w:left="340" w:firstLine="0"/>
        <w:rPr>
          <w:ins w:id="1916" w:author="mohammad minoei" w:date="2015-09-07T18:25:00Z"/>
        </w:rPr>
      </w:pPr>
      <w:ins w:id="1917" w:author="mohammad minoei" w:date="2015-09-07T18:25:00Z">
        <w:r>
          <w:t xml:space="preserve">                                </w:t>
        </w:r>
        <w:proofErr w:type="gramStart"/>
        <w:r>
          <w:t>if</w:t>
        </w:r>
        <w:proofErr w:type="gramEnd"/>
        <w:r>
          <w:t xml:space="preserve"> ( r &lt; t || r &gt; t + day * left[today.getDay()] ) {</w:t>
        </w:r>
      </w:ins>
    </w:p>
    <w:p w:rsidR="002D65FA" w:rsidRDefault="002D65FA" w:rsidP="002D65FA">
      <w:pPr>
        <w:bidi w:val="0"/>
        <w:ind w:left="340" w:firstLine="0"/>
        <w:rPr>
          <w:ins w:id="1918" w:author="mohammad minoei" w:date="2015-09-07T18:25:00Z"/>
        </w:rPr>
      </w:pPr>
      <w:ins w:id="1919" w:author="mohammad minoei" w:date="2015-09-07T18:25:00Z">
        <w:r>
          <w:t xml:space="preserve">                                    </w:t>
        </w:r>
        <w:proofErr w:type="gramStart"/>
        <w:r>
          <w:t>continue</w:t>
        </w:r>
        <w:proofErr w:type="gramEnd"/>
        <w:r>
          <w:t>;</w:t>
        </w:r>
      </w:ins>
    </w:p>
    <w:p w:rsidR="002D65FA" w:rsidRDefault="002D65FA" w:rsidP="002D65FA">
      <w:pPr>
        <w:bidi w:val="0"/>
        <w:ind w:left="340" w:firstLine="0"/>
        <w:rPr>
          <w:ins w:id="1920" w:author="mohammad minoei" w:date="2015-09-07T18:25:00Z"/>
          <w:rtl/>
        </w:rPr>
      </w:pPr>
      <w:ins w:id="1921" w:author="mohammad minoei" w:date="2015-09-07T18:25:00Z">
        <w:r>
          <w:t xml:space="preserve">                                }</w:t>
        </w:r>
      </w:ins>
    </w:p>
    <w:p w:rsidR="002D65FA" w:rsidRDefault="002D65FA" w:rsidP="002D65FA">
      <w:pPr>
        <w:bidi w:val="0"/>
        <w:ind w:left="340" w:firstLine="0"/>
        <w:rPr>
          <w:ins w:id="1922" w:author="mohammad minoei" w:date="2015-09-07T18:25:00Z"/>
          <w:rtl/>
        </w:rPr>
      </w:pPr>
      <w:ins w:id="1923" w:author="mohammad minoei" w:date="2015-09-07T18:25:00Z">
        <w:r>
          <w:t xml:space="preserve">                            }</w:t>
        </w:r>
      </w:ins>
    </w:p>
    <w:p w:rsidR="002D65FA" w:rsidRDefault="002D65FA" w:rsidP="002D65FA">
      <w:pPr>
        <w:bidi w:val="0"/>
        <w:ind w:left="340" w:firstLine="0"/>
        <w:rPr>
          <w:ins w:id="1924" w:author="mohammad minoei" w:date="2015-09-07T18:25:00Z"/>
        </w:rPr>
      </w:pPr>
      <w:ins w:id="1925" w:author="mohammad minoei" w:date="2015-09-07T18:25:00Z">
        <w:r>
          <w:t xml:space="preserve">                            </w:t>
        </w:r>
        <w:proofErr w:type="gramStart"/>
        <w:r>
          <w:t>result[</w:t>
        </w:r>
        <w:proofErr w:type="gramEnd"/>
        <w:r>
          <w:t>i].dayNumber = date.getDay();</w:t>
        </w:r>
      </w:ins>
    </w:p>
    <w:p w:rsidR="002D65FA" w:rsidRDefault="002D65FA" w:rsidP="002D65FA">
      <w:pPr>
        <w:bidi w:val="0"/>
        <w:ind w:left="340" w:firstLine="0"/>
        <w:rPr>
          <w:ins w:id="1926" w:author="mohammad minoei" w:date="2015-09-07T18:25:00Z"/>
          <w:rtl/>
        </w:rPr>
      </w:pPr>
    </w:p>
    <w:p w:rsidR="002D65FA" w:rsidRDefault="002D65FA" w:rsidP="002D65FA">
      <w:pPr>
        <w:bidi w:val="0"/>
        <w:ind w:left="340" w:firstLine="0"/>
        <w:rPr>
          <w:ins w:id="1927" w:author="mohammad minoei" w:date="2015-09-07T18:25:00Z"/>
        </w:rPr>
      </w:pPr>
      <w:ins w:id="1928" w:author="mohammad minoei" w:date="2015-09-07T18:25:00Z">
        <w:r>
          <w:t xml:space="preserve">                            //if </w:t>
        </w:r>
        <w:proofErr w:type="gramStart"/>
        <w:r>
          <w:t>( result</w:t>
        </w:r>
        <w:proofErr w:type="gramEnd"/>
        <w:r>
          <w:t>[i].dayNumber == 7 )</w:t>
        </w:r>
      </w:ins>
    </w:p>
    <w:p w:rsidR="002D65FA" w:rsidRDefault="002D65FA" w:rsidP="002D65FA">
      <w:pPr>
        <w:bidi w:val="0"/>
        <w:ind w:left="340" w:firstLine="0"/>
        <w:rPr>
          <w:ins w:id="1929" w:author="mohammad minoei" w:date="2015-09-07T18:25:00Z"/>
        </w:rPr>
      </w:pPr>
      <w:ins w:id="1930" w:author="mohammad minoei" w:date="2015-09-07T18:25:00Z">
        <w:r>
          <w:t xml:space="preserve">                            //    result[i].dayNumber = 0;</w:t>
        </w:r>
      </w:ins>
    </w:p>
    <w:p w:rsidR="002D65FA" w:rsidRDefault="002D65FA" w:rsidP="002D65FA">
      <w:pPr>
        <w:bidi w:val="0"/>
        <w:ind w:left="340" w:firstLine="0"/>
        <w:rPr>
          <w:ins w:id="1931" w:author="mohammad minoei" w:date="2015-09-07T18:25:00Z"/>
          <w:rtl/>
        </w:rPr>
      </w:pPr>
      <w:ins w:id="1932" w:author="mohammad minoei" w:date="2015-09-07T18:25:00Z">
        <w:r>
          <w:t xml:space="preserve">                        }</w:t>
        </w:r>
      </w:ins>
    </w:p>
    <w:p w:rsidR="002D65FA" w:rsidRDefault="002D65FA" w:rsidP="002D65FA">
      <w:pPr>
        <w:bidi w:val="0"/>
        <w:ind w:left="340" w:firstLine="0"/>
        <w:rPr>
          <w:ins w:id="1933" w:author="mohammad minoei" w:date="2015-09-07T18:25:00Z"/>
          <w:rtl/>
        </w:rPr>
      </w:pPr>
      <w:ins w:id="1934" w:author="mohammad minoei" w:date="2015-09-07T18:25:00Z">
        <w:r>
          <w:t xml:space="preserve">                    }</w:t>
        </w:r>
      </w:ins>
    </w:p>
    <w:p w:rsidR="002D65FA" w:rsidRDefault="002D65FA" w:rsidP="002D65FA">
      <w:pPr>
        <w:bidi w:val="0"/>
        <w:ind w:left="340" w:firstLine="0"/>
        <w:rPr>
          <w:ins w:id="1935" w:author="mohammad minoei" w:date="2015-09-07T18:25:00Z"/>
        </w:rPr>
      </w:pPr>
      <w:ins w:id="1936" w:author="mohammad minoei" w:date="2015-09-07T18:25:00Z">
        <w:r>
          <w:t xml:space="preserve">                    </w:t>
        </w:r>
        <w:proofErr w:type="gramStart"/>
        <w:r>
          <w:t>result.sort(</w:t>
        </w:r>
        <w:proofErr w:type="gramEnd"/>
        <w:r>
          <w:t xml:space="preserve"> sortTimes );</w:t>
        </w:r>
      </w:ins>
    </w:p>
    <w:p w:rsidR="002D65FA" w:rsidRDefault="002D65FA" w:rsidP="002D65FA">
      <w:pPr>
        <w:bidi w:val="0"/>
        <w:ind w:left="340" w:firstLine="0"/>
        <w:rPr>
          <w:ins w:id="1937" w:author="mohammad minoei" w:date="2015-09-07T18:25:00Z"/>
        </w:rPr>
      </w:pPr>
      <w:ins w:id="1938" w:author="mohammad minoei" w:date="2015-09-07T18:25:00Z">
        <w:r>
          <w:t xml:space="preserve">                    //</w:t>
        </w:r>
        <w:proofErr w:type="gramStart"/>
        <w:r>
          <w:t>console.log(</w:t>
        </w:r>
        <w:proofErr w:type="gramEnd"/>
        <w:r>
          <w:t xml:space="preserve"> result )</w:t>
        </w:r>
      </w:ins>
    </w:p>
    <w:p w:rsidR="002D65FA" w:rsidRDefault="002D65FA" w:rsidP="002D65FA">
      <w:pPr>
        <w:bidi w:val="0"/>
        <w:ind w:left="340" w:firstLine="0"/>
        <w:rPr>
          <w:ins w:id="1939" w:author="mohammad minoei" w:date="2015-09-07T18:25:00Z"/>
        </w:rPr>
      </w:pPr>
      <w:ins w:id="1940" w:author="mohammad minoei" w:date="2015-09-07T18:25:00Z">
        <w:r>
          <w:t xml:space="preserve">                    </w:t>
        </w:r>
        <w:proofErr w:type="gramStart"/>
        <w:r>
          <w:t>dialPlan[</w:t>
        </w:r>
        <w:proofErr w:type="gramEnd"/>
        <w:r>
          <w:t>ch.state].sounds = [];</w:t>
        </w:r>
      </w:ins>
    </w:p>
    <w:p w:rsidR="002D65FA" w:rsidRDefault="002D65FA" w:rsidP="002D65FA">
      <w:pPr>
        <w:bidi w:val="0"/>
        <w:ind w:left="340" w:firstLine="0"/>
        <w:rPr>
          <w:ins w:id="1941" w:author="mohammad minoei" w:date="2015-09-07T18:25:00Z"/>
        </w:rPr>
      </w:pPr>
      <w:ins w:id="1942" w:author="mohammad minoei" w:date="2015-09-07T18:25:00Z">
        <w:r>
          <w:t xml:space="preserve">                    </w:t>
        </w:r>
        <w:proofErr w:type="gramStart"/>
        <w:r>
          <w:t>for</w:t>
        </w:r>
        <w:proofErr w:type="gramEnd"/>
        <w:r>
          <w:t xml:space="preserve"> ( var i = 0; i &lt; result.length; i++ ) {</w:t>
        </w:r>
      </w:ins>
    </w:p>
    <w:p w:rsidR="002D65FA" w:rsidRDefault="002D65FA" w:rsidP="002D65FA">
      <w:pPr>
        <w:bidi w:val="0"/>
        <w:ind w:left="340" w:firstLine="0"/>
        <w:rPr>
          <w:ins w:id="1943" w:author="mohammad minoei" w:date="2015-09-07T18:25:00Z"/>
        </w:rPr>
      </w:pPr>
      <w:ins w:id="1944" w:author="mohammad minoei" w:date="2015-09-07T18:25:00Z">
        <w:r>
          <w:t xml:space="preserve">                        </w:t>
        </w:r>
        <w:proofErr w:type="gramStart"/>
        <w:r>
          <w:t>var</w:t>
        </w:r>
        <w:proofErr w:type="gramEnd"/>
        <w:r>
          <w:t xml:space="preserve"> dName = Methods.getDayName( result[i].dayNumber );</w:t>
        </w:r>
      </w:ins>
    </w:p>
    <w:p w:rsidR="002D65FA" w:rsidRDefault="002D65FA" w:rsidP="002D65FA">
      <w:pPr>
        <w:bidi w:val="0"/>
        <w:ind w:left="340" w:firstLine="0"/>
        <w:rPr>
          <w:ins w:id="1945" w:author="mohammad minoei" w:date="2015-09-07T18:25:00Z"/>
        </w:rPr>
      </w:pPr>
      <w:ins w:id="1946" w:author="mohammad minoei" w:date="2015-09-07T18:25:00Z">
        <w:r>
          <w:t xml:space="preserve">                        </w:t>
        </w:r>
        <w:proofErr w:type="gramStart"/>
        <w:r>
          <w:t>dialPlan[</w:t>
        </w:r>
        <w:proofErr w:type="gramEnd"/>
        <w:r>
          <w:t>ch.state].sounds.push( 'sound:fa/' + dName );</w:t>
        </w:r>
      </w:ins>
    </w:p>
    <w:p w:rsidR="002D65FA" w:rsidRDefault="002D65FA" w:rsidP="002D65FA">
      <w:pPr>
        <w:bidi w:val="0"/>
        <w:ind w:left="340" w:firstLine="0"/>
        <w:rPr>
          <w:ins w:id="1947" w:author="mohammad minoei" w:date="2015-09-07T18:25:00Z"/>
        </w:rPr>
      </w:pPr>
      <w:ins w:id="1948" w:author="mohammad minoei" w:date="2015-09-07T18:25:00Z">
        <w:r>
          <w:t xml:space="preserve">                        </w:t>
        </w:r>
        <w:proofErr w:type="gramStart"/>
        <w:r>
          <w:t>dialPlan[</w:t>
        </w:r>
        <w:proofErr w:type="gramEnd"/>
        <w:r>
          <w:t>ch.state].sounds.push( 'sound:fa/' + result[i].fromHour.toString() );</w:t>
        </w:r>
      </w:ins>
    </w:p>
    <w:p w:rsidR="002D65FA" w:rsidRDefault="002D65FA" w:rsidP="002D65FA">
      <w:pPr>
        <w:bidi w:val="0"/>
        <w:ind w:left="340" w:firstLine="0"/>
        <w:rPr>
          <w:ins w:id="1949" w:author="mohammad minoei" w:date="2015-09-07T18:25:00Z"/>
        </w:rPr>
      </w:pPr>
      <w:ins w:id="1950" w:author="mohammad minoei" w:date="2015-09-07T18:25:00Z">
        <w:r>
          <w:t xml:space="preserve">                        </w:t>
        </w:r>
        <w:proofErr w:type="gramStart"/>
        <w:r>
          <w:t>dialPlan[</w:t>
        </w:r>
        <w:proofErr w:type="gramEnd"/>
        <w:r>
          <w:t>ch.state].sounds.push( 'sound:fa/' + 'to' );</w:t>
        </w:r>
      </w:ins>
    </w:p>
    <w:p w:rsidR="002D65FA" w:rsidRDefault="002D65FA" w:rsidP="002D65FA">
      <w:pPr>
        <w:bidi w:val="0"/>
        <w:ind w:left="340" w:firstLine="0"/>
        <w:rPr>
          <w:ins w:id="1951" w:author="mohammad minoei" w:date="2015-09-07T18:25:00Z"/>
        </w:rPr>
      </w:pPr>
      <w:ins w:id="1952" w:author="mohammad minoei" w:date="2015-09-07T18:25:00Z">
        <w:r>
          <w:t xml:space="preserve">                        </w:t>
        </w:r>
        <w:proofErr w:type="gramStart"/>
        <w:r>
          <w:t>dialPlan[</w:t>
        </w:r>
        <w:proofErr w:type="gramEnd"/>
        <w:r>
          <w:t>ch.state].sounds.push( 'sound:fa/' + result[i].toHour.toString() );</w:t>
        </w:r>
      </w:ins>
    </w:p>
    <w:p w:rsidR="002D65FA" w:rsidRDefault="002D65FA" w:rsidP="002D65FA">
      <w:pPr>
        <w:bidi w:val="0"/>
        <w:ind w:left="340" w:firstLine="0"/>
        <w:rPr>
          <w:ins w:id="1953" w:author="mohammad minoei" w:date="2015-09-07T18:25:00Z"/>
          <w:rtl/>
        </w:rPr>
      </w:pPr>
      <w:ins w:id="1954" w:author="mohammad minoei" w:date="2015-09-07T18:25:00Z">
        <w:r>
          <w:t xml:space="preserve">                    }</w:t>
        </w:r>
      </w:ins>
    </w:p>
    <w:p w:rsidR="002D65FA" w:rsidRDefault="002D65FA" w:rsidP="002D65FA">
      <w:pPr>
        <w:bidi w:val="0"/>
        <w:ind w:left="340" w:firstLine="0"/>
        <w:rPr>
          <w:ins w:id="1955" w:author="mohammad minoei" w:date="2015-09-07T18:25:00Z"/>
        </w:rPr>
      </w:pPr>
      <w:ins w:id="1956" w:author="mohammad minoei" w:date="2015-09-07T18:25:00Z">
        <w:r>
          <w:t xml:space="preserve">                    </w:t>
        </w:r>
        <w:proofErr w:type="gramStart"/>
        <w:r>
          <w:t>Methods.playMenu(</w:t>
        </w:r>
        <w:proofErr w:type="gramEnd"/>
        <w:r>
          <w:t xml:space="preserve"> channel, client, dialPlan[ch.state] )</w:t>
        </w:r>
      </w:ins>
    </w:p>
    <w:p w:rsidR="002D65FA" w:rsidRDefault="002D65FA" w:rsidP="002D65FA">
      <w:pPr>
        <w:bidi w:val="0"/>
        <w:ind w:left="340" w:firstLine="0"/>
        <w:rPr>
          <w:ins w:id="1957" w:author="mohammad minoei" w:date="2015-09-07T18:25:00Z"/>
          <w:rtl/>
        </w:rPr>
      </w:pPr>
      <w:ins w:id="1958" w:author="mohammad minoei" w:date="2015-09-07T18:25:00Z">
        <w:r>
          <w:t xml:space="preserve">                }</w:t>
        </w:r>
      </w:ins>
    </w:p>
    <w:p w:rsidR="002D65FA" w:rsidRDefault="002D65FA" w:rsidP="002D65FA">
      <w:pPr>
        <w:bidi w:val="0"/>
        <w:ind w:left="340" w:firstLine="0"/>
        <w:rPr>
          <w:ins w:id="1959" w:author="mohammad minoei" w:date="2015-09-07T18:25:00Z"/>
          <w:rtl/>
        </w:rPr>
      </w:pPr>
      <w:ins w:id="1960" w:author="mohammad minoei" w:date="2015-09-07T18:25:00Z">
        <w:r>
          <w:t xml:space="preserve">            );</w:t>
        </w:r>
      </w:ins>
    </w:p>
    <w:p w:rsidR="002D65FA" w:rsidRDefault="002D65FA" w:rsidP="002D65FA">
      <w:pPr>
        <w:bidi w:val="0"/>
        <w:ind w:left="340" w:firstLine="0"/>
        <w:rPr>
          <w:ins w:id="1961" w:author="mohammad minoei" w:date="2015-09-07T18:25:00Z"/>
          <w:rtl/>
        </w:rPr>
      </w:pPr>
      <w:ins w:id="1962" w:author="mohammad minoei" w:date="2015-09-07T18:25:00Z">
        <w:r>
          <w:t xml:space="preserve">        }</w:t>
        </w:r>
      </w:ins>
    </w:p>
    <w:p w:rsidR="002D65FA" w:rsidRDefault="002D65FA" w:rsidP="002D65FA">
      <w:pPr>
        <w:bidi w:val="0"/>
        <w:ind w:left="340" w:firstLine="0"/>
        <w:rPr>
          <w:ins w:id="1963" w:author="mohammad minoei" w:date="2015-09-07T18:25:00Z"/>
        </w:rPr>
      </w:pPr>
      <w:ins w:id="1964" w:author="mohammad minoei" w:date="2015-09-07T18:25:00Z">
        <w:r>
          <w:t xml:space="preserve">        </w:t>
        </w:r>
        <w:proofErr w:type="gramStart"/>
        <w:r>
          <w:t>if</w:t>
        </w:r>
        <w:proofErr w:type="gramEnd"/>
        <w:r>
          <w:t xml:space="preserve"> ( input ) {</w:t>
        </w:r>
      </w:ins>
    </w:p>
    <w:p w:rsidR="002D65FA" w:rsidRDefault="002D65FA" w:rsidP="002D65FA">
      <w:pPr>
        <w:bidi w:val="0"/>
        <w:ind w:left="340" w:firstLine="0"/>
        <w:rPr>
          <w:ins w:id="1965" w:author="mohammad minoei" w:date="2015-09-07T18:25:00Z"/>
        </w:rPr>
      </w:pPr>
      <w:ins w:id="1966" w:author="mohammad minoei" w:date="2015-09-07T18:25:00Z">
        <w:r>
          <w:t xml:space="preserve">            </w:t>
        </w:r>
        <w:proofErr w:type="gramStart"/>
        <w:r>
          <w:t>if</w:t>
        </w:r>
        <w:proofErr w:type="gramEnd"/>
        <w:r>
          <w:t xml:space="preserve"> ( dialPlan[ch.state].allowSkip || ( !ch.isPlaying ) ) {</w:t>
        </w:r>
      </w:ins>
    </w:p>
    <w:p w:rsidR="002D65FA" w:rsidRDefault="002D65FA" w:rsidP="002D65FA">
      <w:pPr>
        <w:bidi w:val="0"/>
        <w:ind w:left="340" w:firstLine="0"/>
        <w:rPr>
          <w:ins w:id="1967" w:author="mohammad minoei" w:date="2015-09-07T18:25:00Z"/>
          <w:rtl/>
        </w:rPr>
      </w:pPr>
    </w:p>
    <w:p w:rsidR="002D65FA" w:rsidRDefault="002D65FA" w:rsidP="002D65FA">
      <w:pPr>
        <w:bidi w:val="0"/>
        <w:ind w:left="340" w:firstLine="0"/>
        <w:rPr>
          <w:ins w:id="1968" w:author="mohammad minoei" w:date="2015-09-07T18:25:00Z"/>
        </w:rPr>
      </w:pPr>
      <w:ins w:id="1969" w:author="mohammad minoei" w:date="2015-09-07T18:25:00Z">
        <w:r>
          <w:t xml:space="preserve">                //Passing input to next handler</w:t>
        </w:r>
      </w:ins>
    </w:p>
    <w:p w:rsidR="002D65FA" w:rsidRDefault="002D65FA" w:rsidP="002D65FA">
      <w:pPr>
        <w:bidi w:val="0"/>
        <w:ind w:left="340" w:firstLine="0"/>
        <w:rPr>
          <w:ins w:id="1970" w:author="mohammad minoei" w:date="2015-09-07T18:25:00Z"/>
        </w:rPr>
      </w:pPr>
      <w:ins w:id="1971" w:author="mohammad minoei" w:date="2015-09-07T18:25:00Z">
        <w:r>
          <w:t xml:space="preserve">                </w:t>
        </w:r>
        <w:proofErr w:type="gramStart"/>
        <w:r>
          <w:t>var</w:t>
        </w:r>
        <w:proofErr w:type="gramEnd"/>
        <w:r>
          <w:t xml:space="preserve"> newState = dialPlan[ch.state].next;</w:t>
        </w:r>
      </w:ins>
    </w:p>
    <w:p w:rsidR="002D65FA" w:rsidRDefault="002D65FA" w:rsidP="002D65FA">
      <w:pPr>
        <w:bidi w:val="0"/>
        <w:ind w:left="340" w:firstLine="0"/>
        <w:rPr>
          <w:ins w:id="1972" w:author="mohammad minoei" w:date="2015-09-07T18:25:00Z"/>
        </w:rPr>
      </w:pPr>
      <w:ins w:id="1973" w:author="mohammad minoei" w:date="2015-09-07T18:25:00Z">
        <w:r>
          <w:t xml:space="preserve">                </w:t>
        </w:r>
        <w:proofErr w:type="gramStart"/>
        <w:r>
          <w:t>if</w:t>
        </w:r>
        <w:proofErr w:type="gramEnd"/>
        <w:r>
          <w:t xml:space="preserve"> ( newState )</w:t>
        </w:r>
      </w:ins>
    </w:p>
    <w:p w:rsidR="002D65FA" w:rsidRDefault="002D65FA" w:rsidP="002D65FA">
      <w:pPr>
        <w:bidi w:val="0"/>
        <w:ind w:left="340" w:firstLine="0"/>
        <w:rPr>
          <w:ins w:id="1974" w:author="mohammad minoei" w:date="2015-09-07T18:25:00Z"/>
        </w:rPr>
      </w:pPr>
      <w:ins w:id="1975" w:author="mohammad minoei" w:date="2015-09-07T18:25:00Z">
        <w:r>
          <w:t xml:space="preserve">                    </w:t>
        </w:r>
        <w:proofErr w:type="gramStart"/>
        <w:r>
          <w:t>Channels.setChannelProperty(</w:t>
        </w:r>
        <w:proofErr w:type="gramEnd"/>
        <w:r>
          <w:t xml:space="preserve"> channel, 'state', newState );</w:t>
        </w:r>
      </w:ins>
    </w:p>
    <w:p w:rsidR="002D65FA" w:rsidRDefault="002D65FA" w:rsidP="002D65FA">
      <w:pPr>
        <w:bidi w:val="0"/>
        <w:ind w:left="340" w:firstLine="0"/>
        <w:rPr>
          <w:ins w:id="1976" w:author="mohammad minoei" w:date="2015-09-07T18:25:00Z"/>
          <w:rtl/>
        </w:rPr>
      </w:pPr>
    </w:p>
    <w:p w:rsidR="002D65FA" w:rsidRDefault="002D65FA" w:rsidP="002D65FA">
      <w:pPr>
        <w:bidi w:val="0"/>
        <w:ind w:left="340" w:firstLine="0"/>
        <w:rPr>
          <w:ins w:id="1977" w:author="mohammad minoei" w:date="2015-09-07T18:25:00Z"/>
        </w:rPr>
      </w:pPr>
      <w:ins w:id="1978" w:author="mohammad minoei" w:date="2015-09-07T18:25:00Z">
        <w:r>
          <w:t xml:space="preserve">            } // if skip not allowed ignore input</w:t>
        </w:r>
      </w:ins>
    </w:p>
    <w:p w:rsidR="002D65FA" w:rsidRDefault="002D65FA" w:rsidP="002D65FA">
      <w:pPr>
        <w:bidi w:val="0"/>
        <w:ind w:left="340" w:firstLine="0"/>
        <w:rPr>
          <w:ins w:id="1979" w:author="mohammad minoei" w:date="2015-09-07T18:25:00Z"/>
          <w:rtl/>
        </w:rPr>
      </w:pPr>
      <w:ins w:id="1980" w:author="mohammad minoei" w:date="2015-09-07T18:25:00Z">
        <w:r>
          <w:t xml:space="preserve">        }</w:t>
        </w:r>
      </w:ins>
    </w:p>
    <w:p w:rsidR="002D65FA" w:rsidRDefault="002D65FA" w:rsidP="002D65FA">
      <w:pPr>
        <w:bidi w:val="0"/>
        <w:ind w:left="340" w:firstLine="0"/>
        <w:rPr>
          <w:ins w:id="1981" w:author="mohammad minoei" w:date="2015-09-07T18:25:00Z"/>
          <w:rtl/>
        </w:rPr>
      </w:pPr>
      <w:ins w:id="1982" w:author="mohammad minoei" w:date="2015-09-07T18:25:00Z">
        <w:r>
          <w:t xml:space="preserve">    }</w:t>
        </w:r>
      </w:ins>
    </w:p>
    <w:p w:rsidR="002D65FA" w:rsidRDefault="002D65FA" w:rsidP="002D65FA">
      <w:pPr>
        <w:bidi w:val="0"/>
        <w:ind w:left="340" w:firstLine="0"/>
        <w:rPr>
          <w:ins w:id="1983" w:author="mohammad minoei" w:date="2015-09-07T18:25:00Z"/>
          <w:rtl/>
        </w:rPr>
      </w:pPr>
      <w:ins w:id="1984" w:author="mohammad minoei" w:date="2015-09-07T18:25:00Z">
        <w:r>
          <w:t>)</w:t>
        </w:r>
      </w:ins>
    </w:p>
    <w:p w:rsidR="002D65FA" w:rsidRDefault="002D65FA" w:rsidP="002D65FA">
      <w:pPr>
        <w:bidi w:val="0"/>
        <w:ind w:left="340" w:firstLine="0"/>
        <w:rPr>
          <w:ins w:id="1985" w:author="mohammad minoei" w:date="2015-09-07T18:25:00Z"/>
          <w:rtl/>
        </w:rPr>
      </w:pPr>
      <w:ins w:id="1986" w:author="mohammad minoei" w:date="2015-09-07T18:25:00Z">
        <w:r>
          <w:t>;</w:t>
        </w:r>
      </w:ins>
    </w:p>
    <w:p w:rsidR="002D65FA" w:rsidRDefault="002D65FA" w:rsidP="002D65FA">
      <w:pPr>
        <w:bidi w:val="0"/>
        <w:ind w:left="340" w:firstLine="0"/>
        <w:rPr>
          <w:ins w:id="1987" w:author="mohammad minoei" w:date="2015-09-07T18:25:00Z"/>
          <w:rtl/>
        </w:rPr>
      </w:pPr>
    </w:p>
    <w:p w:rsidR="002D65FA" w:rsidRDefault="002D65FA" w:rsidP="002D65FA">
      <w:pPr>
        <w:bidi w:val="0"/>
        <w:ind w:left="340" w:firstLine="0"/>
        <w:rPr>
          <w:ins w:id="1988" w:author="mohammad minoei" w:date="2015-09-07T18:25:00Z"/>
        </w:rPr>
      </w:pPr>
      <w:proofErr w:type="gramStart"/>
      <w:ins w:id="1989" w:author="mohammad minoei" w:date="2015-09-07T18:25:00Z">
        <w:r>
          <w:t>handler.on(</w:t>
        </w:r>
        <w:proofErr w:type="gramEnd"/>
        <w:r>
          <w:t xml:space="preserve"> 'getInput', function ( channel, client, input, isFirst ) {</w:t>
        </w:r>
      </w:ins>
    </w:p>
    <w:p w:rsidR="002D65FA" w:rsidRDefault="002D65FA" w:rsidP="002D65FA">
      <w:pPr>
        <w:bidi w:val="0"/>
        <w:ind w:left="340" w:firstLine="0"/>
        <w:rPr>
          <w:ins w:id="1990" w:author="mohammad minoei" w:date="2015-09-07T18:25:00Z"/>
          <w:rtl/>
        </w:rPr>
      </w:pPr>
    </w:p>
    <w:p w:rsidR="002D65FA" w:rsidRDefault="002D65FA" w:rsidP="002D65FA">
      <w:pPr>
        <w:bidi w:val="0"/>
        <w:ind w:left="340" w:firstLine="0"/>
        <w:rPr>
          <w:ins w:id="1991" w:author="mohammad minoei" w:date="2015-09-07T18:25:00Z"/>
        </w:rPr>
      </w:pPr>
      <w:ins w:id="1992" w:author="mohammad minoei" w:date="2015-09-07T18:25:00Z">
        <w:r>
          <w:t xml:space="preserve">        //TODO convenient log</w:t>
        </w:r>
      </w:ins>
    </w:p>
    <w:p w:rsidR="002D65FA" w:rsidRDefault="002D65FA" w:rsidP="002D65FA">
      <w:pPr>
        <w:bidi w:val="0"/>
        <w:ind w:left="340" w:firstLine="0"/>
        <w:rPr>
          <w:ins w:id="1993" w:author="mohammad minoei" w:date="2015-09-07T18:25:00Z"/>
        </w:rPr>
      </w:pPr>
      <w:ins w:id="1994" w:author="mohammad minoei" w:date="2015-09-07T18:25:00Z">
        <w:r>
          <w:t xml:space="preserve">        </w:t>
        </w:r>
        <w:proofErr w:type="gramStart"/>
        <w:r>
          <w:t>console.log(</w:t>
        </w:r>
        <w:proofErr w:type="gramEnd"/>
        <w:r>
          <w:t xml:space="preserve"> 'start handler for getInput ' + channel.id );</w:t>
        </w:r>
      </w:ins>
    </w:p>
    <w:p w:rsidR="002D65FA" w:rsidRDefault="002D65FA" w:rsidP="002D65FA">
      <w:pPr>
        <w:bidi w:val="0"/>
        <w:ind w:left="340" w:firstLine="0"/>
        <w:rPr>
          <w:ins w:id="1995" w:author="mohammad minoei" w:date="2015-09-07T18:25:00Z"/>
        </w:rPr>
      </w:pPr>
      <w:ins w:id="1996"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1997" w:author="mohammad minoei" w:date="2015-09-07T18:25:00Z"/>
        </w:rPr>
      </w:pPr>
      <w:ins w:id="1998"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1999" w:author="mohammad minoei" w:date="2015-09-07T18:25:00Z"/>
        </w:rPr>
      </w:pPr>
      <w:ins w:id="2000" w:author="mohammad minoei" w:date="2015-09-07T18:25:00Z">
        <w:r>
          <w:t xml:space="preserve">        </w:t>
        </w:r>
        <w:proofErr w:type="gramStart"/>
        <w:r>
          <w:t>var</w:t>
        </w:r>
        <w:proofErr w:type="gramEnd"/>
        <w:r>
          <w:t xml:space="preserve"> len = dialPlan[ch.state].inputLength;</w:t>
        </w:r>
      </w:ins>
    </w:p>
    <w:p w:rsidR="002D65FA" w:rsidRDefault="002D65FA" w:rsidP="002D65FA">
      <w:pPr>
        <w:bidi w:val="0"/>
        <w:ind w:left="340" w:firstLine="0"/>
        <w:rPr>
          <w:ins w:id="2001" w:author="mohammad minoei" w:date="2015-09-07T18:25:00Z"/>
        </w:rPr>
      </w:pPr>
      <w:ins w:id="2002" w:author="mohammad minoei" w:date="2015-09-07T18:25:00Z">
        <w:r>
          <w:t xml:space="preserve">        </w:t>
        </w:r>
        <w:proofErr w:type="gramStart"/>
        <w:r>
          <w:t>if</w:t>
        </w:r>
        <w:proofErr w:type="gramEnd"/>
        <w:r>
          <w:t xml:space="preserve"> ( isFirst )</w:t>
        </w:r>
      </w:ins>
    </w:p>
    <w:p w:rsidR="002D65FA" w:rsidRDefault="002D65FA" w:rsidP="002D65FA">
      <w:pPr>
        <w:bidi w:val="0"/>
        <w:ind w:left="340" w:firstLine="0"/>
        <w:rPr>
          <w:ins w:id="2003" w:author="mohammad minoei" w:date="2015-09-07T18:25:00Z"/>
        </w:rPr>
      </w:pPr>
      <w:ins w:id="2004" w:author="mohammad minoei" w:date="2015-09-07T18:25:00Z">
        <w:r>
          <w:t xml:space="preserve">            </w:t>
        </w:r>
        <w:proofErr w:type="gramStart"/>
        <w:r>
          <w:t>ch.variables[</w:t>
        </w:r>
        <w:proofErr w:type="gramEnd"/>
        <w:r>
          <w:t>ch.state] = '';</w:t>
        </w:r>
      </w:ins>
    </w:p>
    <w:p w:rsidR="002D65FA" w:rsidRDefault="002D65FA" w:rsidP="002D65FA">
      <w:pPr>
        <w:bidi w:val="0"/>
        <w:ind w:left="340" w:firstLine="0"/>
        <w:rPr>
          <w:ins w:id="2005" w:author="mohammad minoei" w:date="2015-09-07T18:25:00Z"/>
        </w:rPr>
      </w:pPr>
      <w:ins w:id="2006" w:author="mohammad minoei" w:date="2015-09-07T18:25:00Z">
        <w:r>
          <w:t xml:space="preserve">        </w:t>
        </w:r>
        <w:proofErr w:type="gramStart"/>
        <w:r>
          <w:t>if</w:t>
        </w:r>
        <w:proofErr w:type="gramEnd"/>
        <w:r>
          <w:t xml:space="preserve"> ( input ) {</w:t>
        </w:r>
      </w:ins>
    </w:p>
    <w:p w:rsidR="002D65FA" w:rsidRDefault="002D65FA" w:rsidP="002D65FA">
      <w:pPr>
        <w:bidi w:val="0"/>
        <w:ind w:left="340" w:firstLine="0"/>
        <w:rPr>
          <w:ins w:id="2007" w:author="mohammad minoei" w:date="2015-09-07T18:25:00Z"/>
        </w:rPr>
      </w:pPr>
      <w:ins w:id="2008" w:author="mohammad minoei" w:date="2015-09-07T18:25:00Z">
        <w:r>
          <w:t xml:space="preserve">            </w:t>
        </w:r>
        <w:proofErr w:type="gramStart"/>
        <w:r>
          <w:t>if</w:t>
        </w:r>
        <w:proofErr w:type="gramEnd"/>
        <w:r>
          <w:t xml:space="preserve"> ( input == '#' ) { //if user terminates input</w:t>
        </w:r>
      </w:ins>
    </w:p>
    <w:p w:rsidR="002D65FA" w:rsidRDefault="002D65FA" w:rsidP="002D65FA">
      <w:pPr>
        <w:bidi w:val="0"/>
        <w:ind w:left="340" w:firstLine="0"/>
        <w:rPr>
          <w:ins w:id="2009" w:author="mohammad minoei" w:date="2015-09-07T18:25:00Z"/>
        </w:rPr>
      </w:pPr>
      <w:ins w:id="2010" w:author="mohammad minoei" w:date="2015-09-07T18:25:00Z">
        <w:r>
          <w:t xml:space="preserve">                </w:t>
        </w:r>
        <w:proofErr w:type="gramStart"/>
        <w:r>
          <w:t>try</w:t>
        </w:r>
        <w:proofErr w:type="gramEnd"/>
        <w:r>
          <w:t xml:space="preserve"> {</w:t>
        </w:r>
      </w:ins>
    </w:p>
    <w:p w:rsidR="002D65FA" w:rsidRDefault="002D65FA" w:rsidP="002D65FA">
      <w:pPr>
        <w:bidi w:val="0"/>
        <w:ind w:left="340" w:firstLine="0"/>
        <w:rPr>
          <w:ins w:id="2011" w:author="mohammad minoei" w:date="2015-09-07T18:25:00Z"/>
        </w:rPr>
      </w:pPr>
      <w:ins w:id="2012" w:author="mohammad minoei" w:date="2015-09-07T18:25:00Z">
        <w:r>
          <w:t xml:space="preserve">                    </w:t>
        </w:r>
        <w:proofErr w:type="gramStart"/>
        <w:r>
          <w:t>ch.variables[</w:t>
        </w:r>
        <w:proofErr w:type="gramEnd"/>
        <w:r>
          <w:t>dialPlan[ch.state].variable] = ch.variables[ch.state];</w:t>
        </w:r>
      </w:ins>
    </w:p>
    <w:p w:rsidR="002D65FA" w:rsidRDefault="002D65FA" w:rsidP="002D65FA">
      <w:pPr>
        <w:bidi w:val="0"/>
        <w:ind w:left="340" w:firstLine="0"/>
        <w:rPr>
          <w:ins w:id="2013" w:author="mohammad minoei" w:date="2015-09-07T18:25:00Z"/>
        </w:rPr>
      </w:pPr>
      <w:ins w:id="2014" w:author="mohammad minoei" w:date="2015-09-07T18:25:00Z">
        <w:r>
          <w:t xml:space="preserve">                } catch </w:t>
        </w:r>
        <w:proofErr w:type="gramStart"/>
        <w:r>
          <w:t>( e</w:t>
        </w:r>
        <w:proofErr w:type="gramEnd"/>
        <w:r>
          <w:t xml:space="preserve"> ) {</w:t>
        </w:r>
      </w:ins>
    </w:p>
    <w:p w:rsidR="002D65FA" w:rsidRDefault="002D65FA" w:rsidP="002D65FA">
      <w:pPr>
        <w:bidi w:val="0"/>
        <w:ind w:left="340" w:firstLine="0"/>
        <w:rPr>
          <w:ins w:id="2015" w:author="mohammad minoei" w:date="2015-09-07T18:25:00Z"/>
          <w:rtl/>
        </w:rPr>
      </w:pPr>
      <w:ins w:id="2016" w:author="mohammad minoei" w:date="2015-09-07T18:25:00Z">
        <w:r>
          <w:t xml:space="preserve">                }</w:t>
        </w:r>
      </w:ins>
    </w:p>
    <w:p w:rsidR="002D65FA" w:rsidRDefault="002D65FA" w:rsidP="002D65FA">
      <w:pPr>
        <w:bidi w:val="0"/>
        <w:ind w:left="340" w:firstLine="0"/>
        <w:rPr>
          <w:ins w:id="2017" w:author="mohammad minoei" w:date="2015-09-07T18:25:00Z"/>
        </w:rPr>
      </w:pPr>
      <w:ins w:id="2018" w:author="mohammad minoei" w:date="2015-09-07T18:25:00Z">
        <w:r>
          <w:t xml:space="preserve">                </w:t>
        </w:r>
        <w:proofErr w:type="gramStart"/>
        <w:r>
          <w:t>coreQuery.dynamicQueryHandler(</w:t>
        </w:r>
        <w:proofErr w:type="gramEnd"/>
        <w:r>
          <w:t xml:space="preserve"> ch, ch.variables[ch.state] );</w:t>
        </w:r>
      </w:ins>
    </w:p>
    <w:p w:rsidR="002D65FA" w:rsidRDefault="002D65FA" w:rsidP="002D65FA">
      <w:pPr>
        <w:bidi w:val="0"/>
        <w:ind w:left="340" w:firstLine="0"/>
        <w:rPr>
          <w:ins w:id="2019" w:author="mohammad minoei" w:date="2015-09-07T18:25:00Z"/>
        </w:rPr>
      </w:pPr>
      <w:ins w:id="2020" w:author="mohammad minoei" w:date="2015-09-07T18:25:00Z">
        <w:r>
          <w:t xml:space="preserve">                </w:t>
        </w:r>
        <w:proofErr w:type="gramStart"/>
        <w:r>
          <w:t>if</w:t>
        </w:r>
        <w:proofErr w:type="gramEnd"/>
        <w:r>
          <w:t xml:space="preserve"> ( dialPlan[ch.state].next )</w:t>
        </w:r>
      </w:ins>
    </w:p>
    <w:p w:rsidR="002D65FA" w:rsidRDefault="002D65FA" w:rsidP="002D65FA">
      <w:pPr>
        <w:bidi w:val="0"/>
        <w:ind w:left="340" w:firstLine="0"/>
        <w:rPr>
          <w:ins w:id="2021" w:author="mohammad minoei" w:date="2015-09-07T18:25:00Z"/>
        </w:rPr>
      </w:pPr>
      <w:ins w:id="2022" w:author="mohammad minoei" w:date="2015-09-07T18:25:00Z">
        <w:r>
          <w:t xml:space="preserve">                    </w:t>
        </w:r>
        <w:proofErr w:type="gramStart"/>
        <w:r>
          <w:t>Channels.setChannelProperty(</w:t>
        </w:r>
        <w:proofErr w:type="gramEnd"/>
        <w:r>
          <w:t xml:space="preserve"> channel, 'state', dialPlan[ch.state].next );</w:t>
        </w:r>
      </w:ins>
    </w:p>
    <w:p w:rsidR="002D65FA" w:rsidRDefault="002D65FA" w:rsidP="002D65FA">
      <w:pPr>
        <w:bidi w:val="0"/>
        <w:ind w:left="340" w:firstLine="0"/>
        <w:rPr>
          <w:ins w:id="2023" w:author="mohammad minoei" w:date="2015-09-07T18:25:00Z"/>
        </w:rPr>
      </w:pPr>
      <w:ins w:id="2024" w:author="mohammad minoei" w:date="2015-09-07T18:25:00Z">
        <w:r>
          <w:t xml:space="preserve">                </w:t>
        </w:r>
        <w:proofErr w:type="gramStart"/>
        <w:r>
          <w:t>return</w:t>
        </w:r>
        <w:proofErr w:type="gramEnd"/>
        <w:r>
          <w:t>;</w:t>
        </w:r>
      </w:ins>
    </w:p>
    <w:p w:rsidR="002D65FA" w:rsidRDefault="002D65FA" w:rsidP="002D65FA">
      <w:pPr>
        <w:bidi w:val="0"/>
        <w:ind w:left="340" w:firstLine="0"/>
        <w:rPr>
          <w:ins w:id="2025" w:author="mohammad minoei" w:date="2015-09-07T18:25:00Z"/>
          <w:rtl/>
        </w:rPr>
      </w:pPr>
      <w:ins w:id="2026" w:author="mohammad minoei" w:date="2015-09-07T18:25:00Z">
        <w:r>
          <w:t xml:space="preserve">            }</w:t>
        </w:r>
      </w:ins>
    </w:p>
    <w:p w:rsidR="002D65FA" w:rsidRDefault="002D65FA" w:rsidP="002D65FA">
      <w:pPr>
        <w:bidi w:val="0"/>
        <w:ind w:left="340" w:firstLine="0"/>
        <w:rPr>
          <w:ins w:id="2027" w:author="mohammad minoei" w:date="2015-09-07T18:25:00Z"/>
          <w:rtl/>
        </w:rPr>
      </w:pPr>
    </w:p>
    <w:p w:rsidR="002D65FA" w:rsidRDefault="002D65FA" w:rsidP="002D65FA">
      <w:pPr>
        <w:bidi w:val="0"/>
        <w:ind w:left="340" w:firstLine="0"/>
        <w:rPr>
          <w:ins w:id="2028" w:author="mohammad minoei" w:date="2015-09-07T18:25:00Z"/>
        </w:rPr>
      </w:pPr>
      <w:ins w:id="2029" w:author="mohammad minoei" w:date="2015-09-07T18:25:00Z">
        <w:r>
          <w:t xml:space="preserve">            </w:t>
        </w:r>
        <w:proofErr w:type="gramStart"/>
        <w:r>
          <w:t>ch.variables[</w:t>
        </w:r>
        <w:proofErr w:type="gramEnd"/>
        <w:r>
          <w:t>ch.state] += input;</w:t>
        </w:r>
      </w:ins>
    </w:p>
    <w:p w:rsidR="002D65FA" w:rsidRDefault="002D65FA" w:rsidP="002D65FA">
      <w:pPr>
        <w:bidi w:val="0"/>
        <w:ind w:left="340" w:firstLine="0"/>
        <w:rPr>
          <w:ins w:id="2030" w:author="mohammad minoei" w:date="2015-09-07T18:25:00Z"/>
        </w:rPr>
      </w:pPr>
      <w:ins w:id="2031" w:author="mohammad minoei" w:date="2015-09-07T18:25:00Z">
        <w:r>
          <w:t xml:space="preserve">            </w:t>
        </w:r>
        <w:proofErr w:type="gramStart"/>
        <w:r>
          <w:t>console.log(</w:t>
        </w:r>
        <w:proofErr w:type="gramEnd"/>
        <w:r>
          <w:t xml:space="preserve"> ch.variables[ch.state] );</w:t>
        </w:r>
      </w:ins>
    </w:p>
    <w:p w:rsidR="002D65FA" w:rsidRDefault="002D65FA" w:rsidP="002D65FA">
      <w:pPr>
        <w:bidi w:val="0"/>
        <w:ind w:left="340" w:firstLine="0"/>
        <w:rPr>
          <w:ins w:id="2032" w:author="mohammad minoei" w:date="2015-09-07T18:25:00Z"/>
          <w:rtl/>
        </w:rPr>
      </w:pPr>
    </w:p>
    <w:p w:rsidR="002D65FA" w:rsidRDefault="002D65FA" w:rsidP="002D65FA">
      <w:pPr>
        <w:bidi w:val="0"/>
        <w:ind w:left="340" w:firstLine="0"/>
        <w:rPr>
          <w:ins w:id="2033" w:author="mohammad minoei" w:date="2015-09-07T18:25:00Z"/>
        </w:rPr>
      </w:pPr>
      <w:ins w:id="2034" w:author="mohammad minoei" w:date="2015-09-07T18:25:00Z">
        <w:r>
          <w:t xml:space="preserve">            </w:t>
        </w:r>
        <w:proofErr w:type="gramStart"/>
        <w:r>
          <w:t>if</w:t>
        </w:r>
        <w:proofErr w:type="gramEnd"/>
        <w:r>
          <w:t xml:space="preserve"> ( ch.variables[ch.state].length == len ) {//if input has finished</w:t>
        </w:r>
      </w:ins>
    </w:p>
    <w:p w:rsidR="002D65FA" w:rsidRDefault="002D65FA" w:rsidP="002D65FA">
      <w:pPr>
        <w:bidi w:val="0"/>
        <w:ind w:left="340" w:firstLine="0"/>
        <w:rPr>
          <w:ins w:id="2035" w:author="mohammad minoei" w:date="2015-09-07T18:25:00Z"/>
        </w:rPr>
      </w:pPr>
      <w:ins w:id="2036" w:author="mohammad minoei" w:date="2015-09-07T18:25:00Z">
        <w:r>
          <w:t xml:space="preserve">                </w:t>
        </w:r>
        <w:proofErr w:type="gramStart"/>
        <w:r>
          <w:t>try</w:t>
        </w:r>
        <w:proofErr w:type="gramEnd"/>
        <w:r>
          <w:t xml:space="preserve"> {</w:t>
        </w:r>
      </w:ins>
    </w:p>
    <w:p w:rsidR="002D65FA" w:rsidRDefault="002D65FA" w:rsidP="002D65FA">
      <w:pPr>
        <w:bidi w:val="0"/>
        <w:ind w:left="340" w:firstLine="0"/>
        <w:rPr>
          <w:ins w:id="2037" w:author="mohammad minoei" w:date="2015-09-07T18:25:00Z"/>
        </w:rPr>
      </w:pPr>
      <w:ins w:id="2038" w:author="mohammad minoei" w:date="2015-09-07T18:25:00Z">
        <w:r>
          <w:t xml:space="preserve">                    </w:t>
        </w:r>
        <w:proofErr w:type="gramStart"/>
        <w:r>
          <w:t>ch.variables[</w:t>
        </w:r>
        <w:proofErr w:type="gramEnd"/>
        <w:r>
          <w:t>dialPlan[ch.state].variable] = ch.variables[ch.state];</w:t>
        </w:r>
      </w:ins>
    </w:p>
    <w:p w:rsidR="002D65FA" w:rsidRDefault="002D65FA" w:rsidP="002D65FA">
      <w:pPr>
        <w:bidi w:val="0"/>
        <w:ind w:left="340" w:firstLine="0"/>
        <w:rPr>
          <w:ins w:id="2039" w:author="mohammad minoei" w:date="2015-09-07T18:25:00Z"/>
        </w:rPr>
      </w:pPr>
      <w:ins w:id="2040" w:author="mohammad minoei" w:date="2015-09-07T18:25:00Z">
        <w:r>
          <w:t xml:space="preserve">                } catch </w:t>
        </w:r>
        <w:proofErr w:type="gramStart"/>
        <w:r>
          <w:t>( e</w:t>
        </w:r>
        <w:proofErr w:type="gramEnd"/>
        <w:r>
          <w:t xml:space="preserve"> ) {</w:t>
        </w:r>
      </w:ins>
    </w:p>
    <w:p w:rsidR="002D65FA" w:rsidRDefault="002D65FA" w:rsidP="002D65FA">
      <w:pPr>
        <w:bidi w:val="0"/>
        <w:ind w:left="340" w:firstLine="0"/>
        <w:rPr>
          <w:ins w:id="2041" w:author="mohammad minoei" w:date="2015-09-07T18:25:00Z"/>
          <w:rtl/>
        </w:rPr>
      </w:pPr>
      <w:ins w:id="2042" w:author="mohammad minoei" w:date="2015-09-07T18:25:00Z">
        <w:r>
          <w:t xml:space="preserve">                }</w:t>
        </w:r>
      </w:ins>
    </w:p>
    <w:p w:rsidR="002D65FA" w:rsidRDefault="002D65FA" w:rsidP="002D65FA">
      <w:pPr>
        <w:bidi w:val="0"/>
        <w:ind w:left="340" w:firstLine="0"/>
        <w:rPr>
          <w:ins w:id="2043" w:author="mohammad minoei" w:date="2015-09-07T18:25:00Z"/>
        </w:rPr>
      </w:pPr>
      <w:ins w:id="2044" w:author="mohammad minoei" w:date="2015-09-07T18:25:00Z">
        <w:r>
          <w:t xml:space="preserve">                //var data</w:t>
        </w:r>
        <w:proofErr w:type="gramStart"/>
        <w:r>
          <w:t>={</w:t>
        </w:r>
        <w:proofErr w:type="gramEnd"/>
        <w:r>
          <w:t>};</w:t>
        </w:r>
      </w:ins>
    </w:p>
    <w:p w:rsidR="002D65FA" w:rsidRDefault="002D65FA" w:rsidP="002D65FA">
      <w:pPr>
        <w:bidi w:val="0"/>
        <w:ind w:left="340" w:firstLine="0"/>
        <w:rPr>
          <w:ins w:id="2045" w:author="mohammad minoei" w:date="2015-09-07T18:25:00Z"/>
        </w:rPr>
      </w:pPr>
      <w:ins w:id="2046" w:author="mohammad minoei" w:date="2015-09-07T18:25:00Z">
        <w:r>
          <w:t xml:space="preserve">                //</w:t>
        </w:r>
        <w:proofErr w:type="gramStart"/>
        <w:r>
          <w:t>data[dialPlan[ch.state].variable ]=</w:t>
        </w:r>
        <w:proofErr w:type="gramEnd"/>
        <w:r>
          <w:t xml:space="preserve"> ch.variables[ch.state];</w:t>
        </w:r>
      </w:ins>
    </w:p>
    <w:p w:rsidR="002D65FA" w:rsidRDefault="002D65FA" w:rsidP="002D65FA">
      <w:pPr>
        <w:bidi w:val="0"/>
        <w:ind w:left="340" w:firstLine="0"/>
        <w:rPr>
          <w:ins w:id="2047" w:author="mohammad minoei" w:date="2015-09-07T18:25:00Z"/>
        </w:rPr>
      </w:pPr>
      <w:ins w:id="2048" w:author="mohammad minoei" w:date="2015-09-07T18:25:00Z">
        <w:r>
          <w:t xml:space="preserve">                </w:t>
        </w:r>
        <w:proofErr w:type="gramStart"/>
        <w:r>
          <w:t>coreQuery.dynamicQueryHandler(</w:t>
        </w:r>
        <w:proofErr w:type="gramEnd"/>
        <w:r>
          <w:t xml:space="preserve"> ch, ch.variables[ch.state] );</w:t>
        </w:r>
      </w:ins>
    </w:p>
    <w:p w:rsidR="002D65FA" w:rsidRDefault="002D65FA" w:rsidP="002D65FA">
      <w:pPr>
        <w:bidi w:val="0"/>
        <w:ind w:left="340" w:firstLine="0"/>
        <w:rPr>
          <w:ins w:id="2049" w:author="mohammad minoei" w:date="2015-09-07T18:25:00Z"/>
        </w:rPr>
      </w:pPr>
      <w:ins w:id="2050" w:author="mohammad minoei" w:date="2015-09-07T18:25:00Z">
        <w:r>
          <w:t xml:space="preserve">                </w:t>
        </w:r>
        <w:proofErr w:type="gramStart"/>
        <w:r>
          <w:t>if</w:t>
        </w:r>
        <w:proofErr w:type="gramEnd"/>
        <w:r>
          <w:t xml:space="preserve"> ( dialPlan[ch.state].next )</w:t>
        </w:r>
      </w:ins>
    </w:p>
    <w:p w:rsidR="002D65FA" w:rsidRDefault="002D65FA" w:rsidP="002D65FA">
      <w:pPr>
        <w:bidi w:val="0"/>
        <w:ind w:left="340" w:firstLine="0"/>
        <w:rPr>
          <w:ins w:id="2051" w:author="mohammad minoei" w:date="2015-09-07T18:25:00Z"/>
        </w:rPr>
      </w:pPr>
      <w:ins w:id="2052" w:author="mohammad minoei" w:date="2015-09-07T18:25:00Z">
        <w:r>
          <w:t xml:space="preserve">                    </w:t>
        </w:r>
        <w:proofErr w:type="gramStart"/>
        <w:r>
          <w:t>Channels.setChannelProperty(</w:t>
        </w:r>
        <w:proofErr w:type="gramEnd"/>
        <w:r>
          <w:t xml:space="preserve"> channel, 'state', dialPlan[ch.state].next );</w:t>
        </w:r>
      </w:ins>
    </w:p>
    <w:p w:rsidR="002D65FA" w:rsidRDefault="002D65FA" w:rsidP="002D65FA">
      <w:pPr>
        <w:bidi w:val="0"/>
        <w:ind w:left="340" w:firstLine="0"/>
        <w:rPr>
          <w:ins w:id="2053" w:author="mohammad minoei" w:date="2015-09-07T18:25:00Z"/>
          <w:rtl/>
        </w:rPr>
      </w:pPr>
      <w:ins w:id="2054" w:author="mohammad minoei" w:date="2015-09-07T18:25:00Z">
        <w:r>
          <w:t xml:space="preserve">            }</w:t>
        </w:r>
      </w:ins>
    </w:p>
    <w:p w:rsidR="002D65FA" w:rsidRDefault="002D65FA" w:rsidP="002D65FA">
      <w:pPr>
        <w:bidi w:val="0"/>
        <w:ind w:left="340" w:firstLine="0"/>
        <w:rPr>
          <w:ins w:id="2055" w:author="mohammad minoei" w:date="2015-09-07T18:25:00Z"/>
          <w:rtl/>
        </w:rPr>
      </w:pPr>
      <w:ins w:id="2056" w:author="mohammad minoei" w:date="2015-09-07T18:25:00Z">
        <w:r>
          <w:t xml:space="preserve">        }</w:t>
        </w:r>
      </w:ins>
    </w:p>
    <w:p w:rsidR="002D65FA" w:rsidRDefault="002D65FA" w:rsidP="002D65FA">
      <w:pPr>
        <w:bidi w:val="0"/>
        <w:ind w:left="340" w:firstLine="0"/>
        <w:rPr>
          <w:ins w:id="2057" w:author="mohammad minoei" w:date="2015-09-07T18:25:00Z"/>
          <w:rtl/>
        </w:rPr>
      </w:pPr>
      <w:ins w:id="2058" w:author="mohammad minoei" w:date="2015-09-07T18:25:00Z">
        <w:r>
          <w:t xml:space="preserve">    }</w:t>
        </w:r>
      </w:ins>
    </w:p>
    <w:p w:rsidR="002D65FA" w:rsidRDefault="002D65FA" w:rsidP="002D65FA">
      <w:pPr>
        <w:bidi w:val="0"/>
        <w:ind w:left="340" w:firstLine="0"/>
        <w:rPr>
          <w:ins w:id="2059" w:author="mohammad minoei" w:date="2015-09-07T18:25:00Z"/>
          <w:rtl/>
        </w:rPr>
      </w:pPr>
      <w:ins w:id="2060" w:author="mohammad minoei" w:date="2015-09-07T18:25:00Z">
        <w:r>
          <w:t>);</w:t>
        </w:r>
      </w:ins>
    </w:p>
    <w:p w:rsidR="002D65FA" w:rsidRDefault="002D65FA" w:rsidP="002D65FA">
      <w:pPr>
        <w:bidi w:val="0"/>
        <w:ind w:left="340" w:firstLine="0"/>
        <w:rPr>
          <w:ins w:id="2061" w:author="mohammad minoei" w:date="2015-09-07T18:25:00Z"/>
          <w:rtl/>
        </w:rPr>
      </w:pPr>
    </w:p>
    <w:p w:rsidR="002D65FA" w:rsidRDefault="002D65FA" w:rsidP="002D65FA">
      <w:pPr>
        <w:bidi w:val="0"/>
        <w:ind w:left="340" w:firstLine="0"/>
        <w:rPr>
          <w:ins w:id="2062" w:author="mohammad minoei" w:date="2015-09-07T18:25:00Z"/>
        </w:rPr>
      </w:pPr>
      <w:proofErr w:type="gramStart"/>
      <w:ins w:id="2063" w:author="mohammad minoei" w:date="2015-09-07T18:25:00Z">
        <w:r>
          <w:t>handler.on(</w:t>
        </w:r>
        <w:proofErr w:type="gramEnd"/>
        <w:r>
          <w:t xml:space="preserve"> 'dbQuery', function ( channel, client, input, isFirst ) {</w:t>
        </w:r>
      </w:ins>
    </w:p>
    <w:p w:rsidR="002D65FA" w:rsidRDefault="002D65FA" w:rsidP="002D65FA">
      <w:pPr>
        <w:bidi w:val="0"/>
        <w:ind w:left="340" w:firstLine="0"/>
        <w:rPr>
          <w:ins w:id="2064" w:author="mohammad minoei" w:date="2015-09-07T18:25:00Z"/>
          <w:rtl/>
        </w:rPr>
      </w:pPr>
    </w:p>
    <w:p w:rsidR="002D65FA" w:rsidRDefault="002D65FA" w:rsidP="002D65FA">
      <w:pPr>
        <w:bidi w:val="0"/>
        <w:ind w:left="340" w:firstLine="0"/>
        <w:rPr>
          <w:ins w:id="2065" w:author="mohammad minoei" w:date="2015-09-07T18:25:00Z"/>
        </w:rPr>
      </w:pPr>
      <w:ins w:id="2066"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2067" w:author="mohammad minoei" w:date="2015-09-07T18:25:00Z"/>
        </w:rPr>
      </w:pPr>
      <w:ins w:id="2068"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2069" w:author="mohammad minoei" w:date="2015-09-07T18:25:00Z"/>
          <w:rtl/>
        </w:rPr>
      </w:pPr>
    </w:p>
    <w:p w:rsidR="002D65FA" w:rsidRDefault="002D65FA" w:rsidP="002D65FA">
      <w:pPr>
        <w:bidi w:val="0"/>
        <w:ind w:left="340" w:firstLine="0"/>
        <w:rPr>
          <w:ins w:id="2070" w:author="mohammad minoei" w:date="2015-09-07T18:25:00Z"/>
        </w:rPr>
      </w:pPr>
      <w:ins w:id="2071" w:author="mohammad minoei" w:date="2015-09-07T18:25:00Z">
        <w:r>
          <w:t xml:space="preserve">        //TODO convenient log</w:t>
        </w:r>
      </w:ins>
    </w:p>
    <w:p w:rsidR="002D65FA" w:rsidRDefault="002D65FA" w:rsidP="002D65FA">
      <w:pPr>
        <w:bidi w:val="0"/>
        <w:ind w:left="340" w:firstLine="0"/>
        <w:rPr>
          <w:ins w:id="2072" w:author="mohammad minoei" w:date="2015-09-07T18:25:00Z"/>
        </w:rPr>
      </w:pPr>
      <w:ins w:id="2073" w:author="mohammad minoei" w:date="2015-09-07T18:25:00Z">
        <w:r>
          <w:t xml:space="preserve">        </w:t>
        </w:r>
        <w:proofErr w:type="gramStart"/>
        <w:r>
          <w:t>console.log(</w:t>
        </w:r>
        <w:proofErr w:type="gramEnd"/>
        <w:r>
          <w:t xml:space="preserve"> 'start handler for dbQuery ' + channel.id );</w:t>
        </w:r>
      </w:ins>
    </w:p>
    <w:p w:rsidR="002D65FA" w:rsidRDefault="002D65FA" w:rsidP="002D65FA">
      <w:pPr>
        <w:bidi w:val="0"/>
        <w:ind w:left="340" w:firstLine="0"/>
        <w:rPr>
          <w:ins w:id="2074" w:author="mohammad minoei" w:date="2015-09-07T18:25:00Z"/>
          <w:rtl/>
        </w:rPr>
      </w:pPr>
    </w:p>
    <w:p w:rsidR="002D65FA" w:rsidRDefault="002D65FA" w:rsidP="002D65FA">
      <w:pPr>
        <w:bidi w:val="0"/>
        <w:ind w:left="340" w:firstLine="0"/>
        <w:rPr>
          <w:ins w:id="2075" w:author="mohammad minoei" w:date="2015-09-07T18:25:00Z"/>
        </w:rPr>
      </w:pPr>
      <w:ins w:id="2076" w:author="mohammad minoei" w:date="2015-09-07T18:25:00Z">
        <w:r>
          <w:t xml:space="preserve">        </w:t>
        </w:r>
        <w:proofErr w:type="gramStart"/>
        <w:r>
          <w:t>coreQuery.dynamicQueryHandler(</w:t>
        </w:r>
        <w:proofErr w:type="gramEnd"/>
        <w:r>
          <w:t xml:space="preserve"> ch, ch.variables[ch.state] );</w:t>
        </w:r>
      </w:ins>
    </w:p>
    <w:p w:rsidR="002D65FA" w:rsidRDefault="002D65FA" w:rsidP="002D65FA">
      <w:pPr>
        <w:bidi w:val="0"/>
        <w:ind w:left="340" w:firstLine="0"/>
        <w:rPr>
          <w:ins w:id="2077" w:author="mohammad minoei" w:date="2015-09-07T18:25:00Z"/>
        </w:rPr>
      </w:pPr>
      <w:ins w:id="2078" w:author="mohammad minoei" w:date="2015-09-07T18:25:00Z">
        <w:r>
          <w:t xml:space="preserve">        </w:t>
        </w:r>
        <w:proofErr w:type="gramStart"/>
        <w:r>
          <w:t>if</w:t>
        </w:r>
        <w:proofErr w:type="gramEnd"/>
        <w:r>
          <w:t xml:space="preserve"> ( dialPlan[ch.state].next )</w:t>
        </w:r>
      </w:ins>
    </w:p>
    <w:p w:rsidR="002D65FA" w:rsidRDefault="002D65FA" w:rsidP="002D65FA">
      <w:pPr>
        <w:bidi w:val="0"/>
        <w:ind w:left="340" w:firstLine="0"/>
        <w:rPr>
          <w:ins w:id="2079" w:author="mohammad minoei" w:date="2015-09-07T18:25:00Z"/>
        </w:rPr>
      </w:pPr>
      <w:ins w:id="2080" w:author="mohammad minoei" w:date="2015-09-07T18:25:00Z">
        <w:r>
          <w:t xml:space="preserve">            </w:t>
        </w:r>
        <w:proofErr w:type="gramStart"/>
        <w:r>
          <w:t>Channels.setChannelProperty(</w:t>
        </w:r>
        <w:proofErr w:type="gramEnd"/>
        <w:r>
          <w:t xml:space="preserve"> channel, 'state', dialPlan[ch.state].next );</w:t>
        </w:r>
      </w:ins>
    </w:p>
    <w:p w:rsidR="002D65FA" w:rsidRDefault="002D65FA" w:rsidP="002D65FA">
      <w:pPr>
        <w:bidi w:val="0"/>
        <w:ind w:left="340" w:firstLine="0"/>
        <w:rPr>
          <w:ins w:id="2081" w:author="mohammad minoei" w:date="2015-09-07T18:25:00Z"/>
          <w:rtl/>
        </w:rPr>
      </w:pPr>
    </w:p>
    <w:p w:rsidR="002D65FA" w:rsidRDefault="002D65FA" w:rsidP="002D65FA">
      <w:pPr>
        <w:bidi w:val="0"/>
        <w:ind w:left="340" w:firstLine="0"/>
        <w:rPr>
          <w:ins w:id="2082" w:author="mohammad minoei" w:date="2015-09-07T18:25:00Z"/>
          <w:rtl/>
        </w:rPr>
      </w:pPr>
      <w:ins w:id="2083" w:author="mohammad minoei" w:date="2015-09-07T18:25:00Z">
        <w:r>
          <w:t xml:space="preserve">    }</w:t>
        </w:r>
      </w:ins>
    </w:p>
    <w:p w:rsidR="002D65FA" w:rsidRDefault="002D65FA" w:rsidP="002D65FA">
      <w:pPr>
        <w:bidi w:val="0"/>
        <w:ind w:left="340" w:firstLine="0"/>
        <w:rPr>
          <w:ins w:id="2084" w:author="mohammad minoei" w:date="2015-09-07T18:25:00Z"/>
          <w:rtl/>
        </w:rPr>
      </w:pPr>
      <w:ins w:id="2085" w:author="mohammad minoei" w:date="2015-09-07T18:25:00Z">
        <w:r>
          <w:t>);</w:t>
        </w:r>
      </w:ins>
    </w:p>
    <w:p w:rsidR="002D65FA" w:rsidRDefault="002D65FA" w:rsidP="002D65FA">
      <w:pPr>
        <w:bidi w:val="0"/>
        <w:ind w:left="340" w:firstLine="0"/>
        <w:rPr>
          <w:ins w:id="2086" w:author="mohammad minoei" w:date="2015-09-07T18:25:00Z"/>
          <w:rtl/>
        </w:rPr>
      </w:pPr>
    </w:p>
    <w:p w:rsidR="002D65FA" w:rsidRDefault="002D65FA" w:rsidP="002D65FA">
      <w:pPr>
        <w:bidi w:val="0"/>
        <w:ind w:left="340" w:firstLine="0"/>
        <w:rPr>
          <w:ins w:id="2087" w:author="mohammad minoei" w:date="2015-09-07T18:25:00Z"/>
        </w:rPr>
      </w:pPr>
      <w:proofErr w:type="gramStart"/>
      <w:ins w:id="2088" w:author="mohammad minoei" w:date="2015-09-07T18:25:00Z">
        <w:r>
          <w:t>handler.on(</w:t>
        </w:r>
        <w:proofErr w:type="gramEnd"/>
        <w:r>
          <w:t xml:space="preserve"> 'recordVoice', function ( channel, client, input, isFirst ) {</w:t>
        </w:r>
      </w:ins>
    </w:p>
    <w:p w:rsidR="002D65FA" w:rsidRDefault="002D65FA" w:rsidP="002D65FA">
      <w:pPr>
        <w:bidi w:val="0"/>
        <w:ind w:left="340" w:firstLine="0"/>
        <w:rPr>
          <w:ins w:id="2089" w:author="mohammad minoei" w:date="2015-09-07T18:25:00Z"/>
          <w:rtl/>
        </w:rPr>
      </w:pPr>
    </w:p>
    <w:p w:rsidR="002D65FA" w:rsidRDefault="002D65FA" w:rsidP="002D65FA">
      <w:pPr>
        <w:bidi w:val="0"/>
        <w:ind w:left="340" w:firstLine="0"/>
        <w:rPr>
          <w:ins w:id="2090" w:author="mohammad minoei" w:date="2015-09-07T18:25:00Z"/>
        </w:rPr>
      </w:pPr>
      <w:ins w:id="2091" w:author="mohammad minoei" w:date="2015-09-07T18:25:00Z">
        <w:r>
          <w:t xml:space="preserve">        //TODO convenient log</w:t>
        </w:r>
      </w:ins>
    </w:p>
    <w:p w:rsidR="002D65FA" w:rsidRDefault="002D65FA" w:rsidP="002D65FA">
      <w:pPr>
        <w:bidi w:val="0"/>
        <w:ind w:left="340" w:firstLine="0"/>
        <w:rPr>
          <w:ins w:id="2092" w:author="mohammad minoei" w:date="2015-09-07T18:25:00Z"/>
        </w:rPr>
      </w:pPr>
      <w:ins w:id="2093" w:author="mohammad minoei" w:date="2015-09-07T18:25:00Z">
        <w:r>
          <w:t xml:space="preserve">        </w:t>
        </w:r>
        <w:proofErr w:type="gramStart"/>
        <w:r>
          <w:t>var</w:t>
        </w:r>
        <w:proofErr w:type="gramEnd"/>
        <w:r>
          <w:t xml:space="preserve"> ch = Channels.getChannel( channel.id );</w:t>
        </w:r>
      </w:ins>
    </w:p>
    <w:p w:rsidR="002D65FA" w:rsidRDefault="002D65FA" w:rsidP="002D65FA">
      <w:pPr>
        <w:bidi w:val="0"/>
        <w:ind w:left="340" w:firstLine="0"/>
        <w:rPr>
          <w:ins w:id="2094" w:author="mohammad minoei" w:date="2015-09-07T18:25:00Z"/>
        </w:rPr>
      </w:pPr>
      <w:ins w:id="2095" w:author="mohammad minoei" w:date="2015-09-07T18:25:00Z">
        <w:r>
          <w:t xml:space="preserve">        </w:t>
        </w:r>
        <w:proofErr w:type="gramStart"/>
        <w:r>
          <w:t>var</w:t>
        </w:r>
        <w:proofErr w:type="gramEnd"/>
        <w:r>
          <w:t xml:space="preserve"> dialPlan = DialPlan( ch.dialPlan );</w:t>
        </w:r>
      </w:ins>
    </w:p>
    <w:p w:rsidR="002D65FA" w:rsidRDefault="002D65FA" w:rsidP="002D65FA">
      <w:pPr>
        <w:bidi w:val="0"/>
        <w:ind w:left="340" w:firstLine="0"/>
        <w:rPr>
          <w:ins w:id="2096" w:author="mohammad minoei" w:date="2015-09-07T18:25:00Z"/>
        </w:rPr>
      </w:pPr>
      <w:ins w:id="2097" w:author="mohammad minoei" w:date="2015-09-07T18:25:00Z">
        <w:r>
          <w:t xml:space="preserve">        </w:t>
        </w:r>
        <w:proofErr w:type="gramStart"/>
        <w:r>
          <w:t>dialPlan[</w:t>
        </w:r>
        <w:proofErr w:type="gramEnd"/>
        <w:r>
          <w:t>ch.state].fileName = channel.id.toString().split( '.' )[0];</w:t>
        </w:r>
      </w:ins>
    </w:p>
    <w:p w:rsidR="002D65FA" w:rsidRDefault="002D65FA" w:rsidP="002D65FA">
      <w:pPr>
        <w:bidi w:val="0"/>
        <w:ind w:left="340" w:firstLine="0"/>
        <w:rPr>
          <w:ins w:id="2098" w:author="mohammad minoei" w:date="2015-09-07T18:25:00Z"/>
        </w:rPr>
      </w:pPr>
      <w:ins w:id="2099" w:author="mohammad minoei" w:date="2015-09-07T18:25:00Z">
        <w:r>
          <w:t xml:space="preserve">        </w:t>
        </w:r>
        <w:proofErr w:type="gramStart"/>
        <w:r>
          <w:t>if</w:t>
        </w:r>
        <w:proofErr w:type="gramEnd"/>
        <w:r>
          <w:t xml:space="preserve"> ( isFirst ) {</w:t>
        </w:r>
      </w:ins>
    </w:p>
    <w:p w:rsidR="002D65FA" w:rsidRDefault="002D65FA" w:rsidP="002D65FA">
      <w:pPr>
        <w:bidi w:val="0"/>
        <w:ind w:left="340" w:firstLine="0"/>
        <w:rPr>
          <w:ins w:id="2100" w:author="mohammad minoei" w:date="2015-09-07T18:25:00Z"/>
        </w:rPr>
      </w:pPr>
      <w:ins w:id="2101" w:author="mohammad minoei" w:date="2015-09-07T18:25:00Z">
        <w:r>
          <w:t xml:space="preserve">            </w:t>
        </w:r>
        <w:proofErr w:type="gramStart"/>
        <w:r>
          <w:t>Methods.recordVoice(</w:t>
        </w:r>
        <w:proofErr w:type="gramEnd"/>
        <w:r>
          <w:t xml:space="preserve"> channel, client, dialPlan[ch.state] )</w:t>
        </w:r>
      </w:ins>
    </w:p>
    <w:p w:rsidR="002D65FA" w:rsidRDefault="002D65FA" w:rsidP="002D65FA">
      <w:pPr>
        <w:bidi w:val="0"/>
        <w:ind w:left="340" w:firstLine="0"/>
        <w:rPr>
          <w:ins w:id="2102" w:author="mohammad minoei" w:date="2015-09-07T18:25:00Z"/>
          <w:rtl/>
        </w:rPr>
      </w:pPr>
      <w:ins w:id="2103" w:author="mohammad minoei" w:date="2015-09-07T18:25:00Z">
        <w:r>
          <w:t xml:space="preserve">        }</w:t>
        </w:r>
      </w:ins>
    </w:p>
    <w:p w:rsidR="002D65FA" w:rsidRDefault="002D65FA" w:rsidP="002D65FA">
      <w:pPr>
        <w:bidi w:val="0"/>
        <w:ind w:left="340" w:firstLine="0"/>
        <w:rPr>
          <w:ins w:id="2104" w:author="mohammad minoei" w:date="2015-09-07T18:25:00Z"/>
          <w:rtl/>
        </w:rPr>
      </w:pPr>
    </w:p>
    <w:p w:rsidR="002D65FA" w:rsidRDefault="002D65FA" w:rsidP="002D65FA">
      <w:pPr>
        <w:bidi w:val="0"/>
        <w:ind w:left="340" w:firstLine="0"/>
        <w:rPr>
          <w:ins w:id="2105" w:author="mohammad minoei" w:date="2015-09-07T18:25:00Z"/>
          <w:rtl/>
        </w:rPr>
      </w:pPr>
      <w:ins w:id="2106" w:author="mohammad minoei" w:date="2015-09-07T18:25:00Z">
        <w:r>
          <w:t xml:space="preserve">    }</w:t>
        </w:r>
      </w:ins>
    </w:p>
    <w:p w:rsidR="008D4F0E" w:rsidRPr="002D65FA" w:rsidRDefault="002D65FA" w:rsidP="002D65FA">
      <w:pPr>
        <w:bidi w:val="0"/>
        <w:ind w:left="340" w:firstLine="0"/>
        <w:rPr>
          <w:ins w:id="2107" w:author="mohammad minoei" w:date="2015-09-07T17:58:00Z"/>
          <w:rPrChange w:id="2108" w:author="mohammad minoei" w:date="2015-09-07T18:25:00Z">
            <w:rPr>
              <w:ins w:id="2109" w:author="mohammad minoei" w:date="2015-09-07T17:58:00Z"/>
              <w:rFonts w:hint="cs"/>
              <w:rtl/>
              <w:lang w:bidi="fa-IR"/>
            </w:rPr>
          </w:rPrChange>
        </w:rPr>
        <w:pPrChange w:id="2110" w:author="mohammad minoei" w:date="2015-09-07T18:25:00Z">
          <w:pPr>
            <w:spacing w:line="16" w:lineRule="atLeast"/>
          </w:pPr>
        </w:pPrChange>
      </w:pPr>
      <w:ins w:id="2111" w:author="mohammad minoei" w:date="2015-09-07T18:25:00Z">
        <w:r>
          <w:t>);</w:t>
        </w:r>
      </w:ins>
    </w:p>
    <w:p w:rsidR="008D4F0E" w:rsidRDefault="008D4F0E" w:rsidP="005B3B97">
      <w:pPr>
        <w:spacing w:line="16" w:lineRule="atLeast"/>
        <w:rPr>
          <w:ins w:id="2112" w:author="mohammad minoei" w:date="2015-09-07T17:58:00Z"/>
          <w:u w:val="single"/>
          <w:rtl/>
        </w:rPr>
      </w:pPr>
    </w:p>
    <w:p w:rsidR="002D65FA" w:rsidRDefault="002D65FA" w:rsidP="002D65FA">
      <w:pPr>
        <w:spacing w:line="16" w:lineRule="atLeast"/>
        <w:rPr>
          <w:ins w:id="2113" w:author="mohammad minoei" w:date="2015-09-07T18:32:00Z"/>
          <w:rFonts w:hint="cs"/>
          <w:b/>
          <w:bCs/>
          <w:rtl/>
          <w:lang w:bidi="fa-IR"/>
        </w:rPr>
        <w:pPrChange w:id="2114" w:author="mohammad minoei" w:date="2015-09-07T18:32:00Z">
          <w:pPr>
            <w:spacing w:line="16" w:lineRule="atLeast"/>
          </w:pPr>
        </w:pPrChange>
      </w:pPr>
      <w:ins w:id="2115" w:author="mohammad minoei" w:date="2015-09-07T18:32:00Z">
        <w:r w:rsidRPr="00B41D4C">
          <w:rPr>
            <w:rFonts w:hint="cs"/>
            <w:b/>
            <w:bCs/>
            <w:rtl/>
          </w:rPr>
          <w:t>3-1-5-</w:t>
        </w:r>
      </w:ins>
      <w:ins w:id="2116" w:author="mohammad minoei" w:date="2015-09-07T18:38:00Z">
        <w:r w:rsidR="00512FD0">
          <w:rPr>
            <w:rFonts w:hint="cs"/>
            <w:b/>
            <w:bCs/>
            <w:rtl/>
          </w:rPr>
          <w:t>5-</w:t>
        </w:r>
      </w:ins>
      <w:ins w:id="2117" w:author="mohammad minoei" w:date="2015-09-07T18:32:00Z">
        <w:r w:rsidRPr="00B41D4C">
          <w:rPr>
            <w:rFonts w:hint="cs"/>
            <w:b/>
            <w:bCs/>
            <w:rtl/>
          </w:rPr>
          <w:t xml:space="preserve"> </w:t>
        </w:r>
        <w:r w:rsidRPr="00B41D4C">
          <w:rPr>
            <w:rFonts w:hint="cs"/>
            <w:b/>
            <w:bCs/>
            <w:rtl/>
            <w:lang w:bidi="fa-IR"/>
          </w:rPr>
          <w:t xml:space="preserve">ماژول </w:t>
        </w:r>
        <w:r>
          <w:rPr>
            <w:rFonts w:hint="cs"/>
            <w:b/>
            <w:bCs/>
            <w:rtl/>
            <w:lang w:bidi="fa-IR"/>
          </w:rPr>
          <w:t>شمای پایگاه داده</w:t>
        </w:r>
      </w:ins>
    </w:p>
    <w:p w:rsidR="002D65FA" w:rsidRDefault="002D65FA" w:rsidP="002D65FA">
      <w:pPr>
        <w:spacing w:line="16" w:lineRule="atLeast"/>
        <w:rPr>
          <w:ins w:id="2118" w:author="mohammad minoei" w:date="2015-09-07T18:32:00Z"/>
          <w:b/>
          <w:bCs/>
          <w:rtl/>
          <w:lang w:bidi="fa-IR"/>
        </w:rPr>
        <w:pPrChange w:id="2119" w:author="mohammad minoei" w:date="2015-09-07T18:32:00Z">
          <w:pPr>
            <w:spacing w:line="16" w:lineRule="atLeast"/>
          </w:pPr>
        </w:pPrChange>
      </w:pPr>
    </w:p>
    <w:p w:rsidR="002D65FA" w:rsidRDefault="002D65FA" w:rsidP="002D65FA">
      <w:pPr>
        <w:bidi w:val="0"/>
        <w:ind w:left="340" w:firstLine="0"/>
        <w:rPr>
          <w:ins w:id="2120" w:author="mohammad minoei" w:date="2015-09-07T18:33:00Z"/>
        </w:rPr>
      </w:pPr>
      <w:proofErr w:type="gramStart"/>
      <w:ins w:id="2121" w:author="mohammad minoei" w:date="2015-09-07T18:33:00Z">
        <w:r>
          <w:t>var</w:t>
        </w:r>
        <w:proofErr w:type="gramEnd"/>
        <w:r>
          <w:t xml:space="preserve"> mongoose = require( 'mongoose' );</w:t>
        </w:r>
      </w:ins>
    </w:p>
    <w:p w:rsidR="002D65FA" w:rsidRDefault="002D65FA" w:rsidP="002D65FA">
      <w:pPr>
        <w:bidi w:val="0"/>
        <w:ind w:left="340" w:firstLine="0"/>
        <w:rPr>
          <w:ins w:id="2122" w:author="mohammad minoei" w:date="2015-09-07T18:33:00Z"/>
        </w:rPr>
      </w:pPr>
      <w:proofErr w:type="gramStart"/>
      <w:ins w:id="2123" w:author="mohammad minoei" w:date="2015-09-07T18:33:00Z">
        <w:r>
          <w:t>var</w:t>
        </w:r>
        <w:proofErr w:type="gramEnd"/>
        <w:r>
          <w:t xml:space="preserve"> Schema = mongoose.Schema;</w:t>
        </w:r>
      </w:ins>
    </w:p>
    <w:p w:rsidR="002D65FA" w:rsidRDefault="002D65FA" w:rsidP="002D65FA">
      <w:pPr>
        <w:bidi w:val="0"/>
        <w:ind w:left="340" w:firstLine="0"/>
        <w:rPr>
          <w:ins w:id="2124" w:author="mohammad minoei" w:date="2015-09-07T18:33:00Z"/>
        </w:rPr>
      </w:pPr>
      <w:proofErr w:type="gramStart"/>
      <w:ins w:id="2125" w:author="mohammad minoei" w:date="2015-09-07T18:33:00Z">
        <w:r>
          <w:t>var</w:t>
        </w:r>
        <w:proofErr w:type="gramEnd"/>
        <w:r>
          <w:t xml:space="preserve"> ObjectId = Schema.Types.ObjectId;</w:t>
        </w:r>
      </w:ins>
    </w:p>
    <w:p w:rsidR="002D65FA" w:rsidRDefault="002D65FA" w:rsidP="002D65FA">
      <w:pPr>
        <w:bidi w:val="0"/>
        <w:ind w:left="340" w:firstLine="0"/>
        <w:rPr>
          <w:ins w:id="2126" w:author="mohammad minoei" w:date="2015-09-07T18:33:00Z"/>
        </w:rPr>
      </w:pPr>
      <w:proofErr w:type="gramStart"/>
      <w:ins w:id="2127" w:author="mohammad minoei" w:date="2015-09-07T18:33:00Z">
        <w:r>
          <w:t>var</w:t>
        </w:r>
        <w:proofErr w:type="gramEnd"/>
        <w:r>
          <w:t xml:space="preserve"> dbURI = 'mongodb://localhost/astDB';</w:t>
        </w:r>
      </w:ins>
    </w:p>
    <w:p w:rsidR="002D65FA" w:rsidRDefault="002D65FA" w:rsidP="002D65FA">
      <w:pPr>
        <w:bidi w:val="0"/>
        <w:ind w:left="340" w:firstLine="0"/>
        <w:rPr>
          <w:ins w:id="2128" w:author="mohammad minoei" w:date="2015-09-07T18:33:00Z"/>
          <w:rtl/>
        </w:rPr>
      </w:pPr>
    </w:p>
    <w:p w:rsidR="002D65FA" w:rsidRDefault="002D65FA" w:rsidP="002D65FA">
      <w:pPr>
        <w:bidi w:val="0"/>
        <w:ind w:left="340" w:firstLine="0"/>
        <w:rPr>
          <w:ins w:id="2129" w:author="mohammad minoei" w:date="2015-09-07T18:33:00Z"/>
        </w:rPr>
      </w:pPr>
      <w:proofErr w:type="gramStart"/>
      <w:ins w:id="2130" w:author="mohammad minoei" w:date="2015-09-07T18:33:00Z">
        <w:r>
          <w:t>var</w:t>
        </w:r>
        <w:proofErr w:type="gramEnd"/>
        <w:r>
          <w:t xml:space="preserve"> Grid = require( 'gridfs-stream' );</w:t>
        </w:r>
      </w:ins>
    </w:p>
    <w:p w:rsidR="002D65FA" w:rsidRDefault="002D65FA" w:rsidP="002D65FA">
      <w:pPr>
        <w:bidi w:val="0"/>
        <w:ind w:left="340" w:firstLine="0"/>
        <w:rPr>
          <w:ins w:id="2131" w:author="mohammad minoei" w:date="2015-09-07T18:33:00Z"/>
          <w:rtl/>
        </w:rPr>
      </w:pPr>
    </w:p>
    <w:p w:rsidR="002D65FA" w:rsidRDefault="002D65FA" w:rsidP="002D65FA">
      <w:pPr>
        <w:bidi w:val="0"/>
        <w:ind w:left="340" w:firstLine="0"/>
        <w:rPr>
          <w:ins w:id="2132" w:author="mohammad minoei" w:date="2015-09-07T18:33:00Z"/>
        </w:rPr>
      </w:pPr>
      <w:ins w:id="2133" w:author="mohammad minoei" w:date="2015-09-07T18:33:00Z">
        <w:r>
          <w:t>//TODO MOVE TO STARTER MODULE</w:t>
        </w:r>
      </w:ins>
    </w:p>
    <w:p w:rsidR="002D65FA" w:rsidRDefault="002D65FA" w:rsidP="002D65FA">
      <w:pPr>
        <w:bidi w:val="0"/>
        <w:ind w:left="340" w:firstLine="0"/>
        <w:rPr>
          <w:ins w:id="2134" w:author="mohammad minoei" w:date="2015-09-07T18:33:00Z"/>
        </w:rPr>
      </w:pPr>
      <w:proofErr w:type="gramStart"/>
      <w:ins w:id="2135" w:author="mohammad minoei" w:date="2015-09-07T18:33:00Z">
        <w:r>
          <w:t>mongoose.connect(</w:t>
        </w:r>
        <w:proofErr w:type="gramEnd"/>
        <w:r>
          <w:t xml:space="preserve"> dbURI );</w:t>
        </w:r>
      </w:ins>
    </w:p>
    <w:p w:rsidR="002D65FA" w:rsidRDefault="002D65FA" w:rsidP="002D65FA">
      <w:pPr>
        <w:bidi w:val="0"/>
        <w:ind w:left="340" w:firstLine="0"/>
        <w:rPr>
          <w:ins w:id="2136" w:author="mohammad minoei" w:date="2015-09-07T18:33:00Z"/>
        </w:rPr>
      </w:pPr>
      <w:proofErr w:type="gramStart"/>
      <w:ins w:id="2137" w:author="mohammad minoei" w:date="2015-09-07T18:33:00Z">
        <w:r>
          <w:t>var</w:t>
        </w:r>
        <w:proofErr w:type="gramEnd"/>
        <w:r>
          <w:t xml:space="preserve"> db = mongoose.connection;</w:t>
        </w:r>
      </w:ins>
    </w:p>
    <w:p w:rsidR="002D65FA" w:rsidRDefault="002D65FA" w:rsidP="002D65FA">
      <w:pPr>
        <w:bidi w:val="0"/>
        <w:ind w:left="340" w:firstLine="0"/>
        <w:rPr>
          <w:ins w:id="2138" w:author="mohammad minoei" w:date="2015-09-07T18:33:00Z"/>
          <w:rtl/>
        </w:rPr>
      </w:pPr>
    </w:p>
    <w:p w:rsidR="002D65FA" w:rsidRDefault="002D65FA" w:rsidP="002D65FA">
      <w:pPr>
        <w:bidi w:val="0"/>
        <w:ind w:left="340" w:firstLine="0"/>
        <w:rPr>
          <w:ins w:id="2139" w:author="mohammad minoei" w:date="2015-09-07T18:33:00Z"/>
        </w:rPr>
      </w:pPr>
      <w:ins w:id="2140" w:author="mohammad minoei" w:date="2015-09-07T18:33:00Z">
        <w:r>
          <w:t>// CONNECTION EVENTS</w:t>
        </w:r>
      </w:ins>
    </w:p>
    <w:p w:rsidR="002D65FA" w:rsidRDefault="002D65FA" w:rsidP="002D65FA">
      <w:pPr>
        <w:bidi w:val="0"/>
        <w:ind w:left="340" w:firstLine="0"/>
        <w:rPr>
          <w:ins w:id="2141" w:author="mohammad minoei" w:date="2015-09-07T18:33:00Z"/>
        </w:rPr>
      </w:pPr>
      <w:ins w:id="2142" w:author="mohammad minoei" w:date="2015-09-07T18:33:00Z">
        <w:r>
          <w:t>// When successfully connected</w:t>
        </w:r>
      </w:ins>
    </w:p>
    <w:p w:rsidR="002D65FA" w:rsidRDefault="002D65FA" w:rsidP="002D65FA">
      <w:pPr>
        <w:bidi w:val="0"/>
        <w:ind w:left="340" w:firstLine="0"/>
        <w:rPr>
          <w:ins w:id="2143" w:author="mohammad minoei" w:date="2015-09-07T18:33:00Z"/>
        </w:rPr>
      </w:pPr>
      <w:proofErr w:type="gramStart"/>
      <w:ins w:id="2144" w:author="mohammad minoei" w:date="2015-09-07T18:33:00Z">
        <w:r>
          <w:t>db.on(</w:t>
        </w:r>
        <w:proofErr w:type="gramEnd"/>
        <w:r>
          <w:t xml:space="preserve"> 'connected', function () {</w:t>
        </w:r>
      </w:ins>
    </w:p>
    <w:p w:rsidR="002D65FA" w:rsidRDefault="002D65FA" w:rsidP="002D65FA">
      <w:pPr>
        <w:bidi w:val="0"/>
        <w:ind w:left="340" w:firstLine="0"/>
        <w:rPr>
          <w:ins w:id="2145" w:author="mohammad minoei" w:date="2015-09-07T18:33:00Z"/>
        </w:rPr>
      </w:pPr>
      <w:ins w:id="2146" w:author="mohammad minoei" w:date="2015-09-07T18:33:00Z">
        <w:r>
          <w:t xml:space="preserve">    </w:t>
        </w:r>
        <w:proofErr w:type="gramStart"/>
        <w:r>
          <w:t>console.log(</w:t>
        </w:r>
        <w:proofErr w:type="gramEnd"/>
        <w:r>
          <w:t xml:space="preserve"> 'Mongoose default connection open to ' + dbURI );</w:t>
        </w:r>
      </w:ins>
    </w:p>
    <w:p w:rsidR="002D65FA" w:rsidRDefault="002D65FA" w:rsidP="002D65FA">
      <w:pPr>
        <w:bidi w:val="0"/>
        <w:ind w:left="340" w:firstLine="0"/>
        <w:rPr>
          <w:ins w:id="2147" w:author="mohammad minoei" w:date="2015-09-07T18:33:00Z"/>
        </w:rPr>
      </w:pPr>
      <w:ins w:id="2148" w:author="mohammad minoei" w:date="2015-09-07T18:33:00Z">
        <w:r>
          <w:t xml:space="preserve">    Grid.mongo = mongoose.mongo;</w:t>
        </w:r>
      </w:ins>
    </w:p>
    <w:p w:rsidR="002D65FA" w:rsidRDefault="002D65FA" w:rsidP="002D65FA">
      <w:pPr>
        <w:bidi w:val="0"/>
        <w:ind w:left="340" w:firstLine="0"/>
        <w:rPr>
          <w:ins w:id="2149" w:author="mohammad minoei" w:date="2015-09-07T18:33:00Z"/>
          <w:rtl/>
        </w:rPr>
      </w:pPr>
      <w:ins w:id="2150" w:author="mohammad minoei" w:date="2015-09-07T18:33:00Z">
        <w:r>
          <w:t>} );</w:t>
        </w:r>
      </w:ins>
    </w:p>
    <w:p w:rsidR="002D65FA" w:rsidRDefault="002D65FA" w:rsidP="002D65FA">
      <w:pPr>
        <w:bidi w:val="0"/>
        <w:ind w:left="340" w:firstLine="0"/>
        <w:rPr>
          <w:ins w:id="2151" w:author="mohammad minoei" w:date="2015-09-07T18:33:00Z"/>
        </w:rPr>
      </w:pPr>
      <w:ins w:id="2152" w:author="mohammad minoei" w:date="2015-09-07T18:33:00Z">
        <w:r>
          <w:t>// If the connection throws an error</w:t>
        </w:r>
      </w:ins>
    </w:p>
    <w:p w:rsidR="002D65FA" w:rsidRDefault="002D65FA" w:rsidP="002D65FA">
      <w:pPr>
        <w:bidi w:val="0"/>
        <w:ind w:left="340" w:firstLine="0"/>
        <w:rPr>
          <w:ins w:id="2153" w:author="mohammad minoei" w:date="2015-09-07T18:33:00Z"/>
        </w:rPr>
      </w:pPr>
      <w:proofErr w:type="gramStart"/>
      <w:ins w:id="2154" w:author="mohammad minoei" w:date="2015-09-07T18:33:00Z">
        <w:r>
          <w:lastRenderedPageBreak/>
          <w:t>db.on(</w:t>
        </w:r>
        <w:proofErr w:type="gramEnd"/>
        <w:r>
          <w:t xml:space="preserve"> 'error', function (err) {</w:t>
        </w:r>
      </w:ins>
    </w:p>
    <w:p w:rsidR="002D65FA" w:rsidRDefault="002D65FA" w:rsidP="002D65FA">
      <w:pPr>
        <w:bidi w:val="0"/>
        <w:ind w:left="340" w:firstLine="0"/>
        <w:rPr>
          <w:ins w:id="2155" w:author="mohammad minoei" w:date="2015-09-07T18:33:00Z"/>
        </w:rPr>
      </w:pPr>
      <w:ins w:id="2156" w:author="mohammad minoei" w:date="2015-09-07T18:33:00Z">
        <w:r>
          <w:t xml:space="preserve">    </w:t>
        </w:r>
        <w:proofErr w:type="gramStart"/>
        <w:r>
          <w:t>console.log(</w:t>
        </w:r>
        <w:proofErr w:type="gramEnd"/>
        <w:r>
          <w:t xml:space="preserve"> 'Mongoose default connection error: ' + err );</w:t>
        </w:r>
      </w:ins>
    </w:p>
    <w:p w:rsidR="002D65FA" w:rsidRDefault="002D65FA" w:rsidP="002D65FA">
      <w:pPr>
        <w:bidi w:val="0"/>
        <w:ind w:left="340" w:firstLine="0"/>
        <w:rPr>
          <w:ins w:id="2157" w:author="mohammad minoei" w:date="2015-09-07T18:33:00Z"/>
          <w:rtl/>
        </w:rPr>
      </w:pPr>
      <w:ins w:id="2158" w:author="mohammad minoei" w:date="2015-09-07T18:33:00Z">
        <w:r>
          <w:t>} );</w:t>
        </w:r>
      </w:ins>
    </w:p>
    <w:p w:rsidR="002D65FA" w:rsidRDefault="002D65FA" w:rsidP="002D65FA">
      <w:pPr>
        <w:bidi w:val="0"/>
        <w:ind w:left="340" w:firstLine="0"/>
        <w:rPr>
          <w:ins w:id="2159" w:author="mohammad minoei" w:date="2015-09-07T18:33:00Z"/>
        </w:rPr>
      </w:pPr>
      <w:ins w:id="2160" w:author="mohammad minoei" w:date="2015-09-07T18:33:00Z">
        <w:r>
          <w:t>// When the connection is disconnected</w:t>
        </w:r>
      </w:ins>
    </w:p>
    <w:p w:rsidR="002D65FA" w:rsidRDefault="002D65FA" w:rsidP="002D65FA">
      <w:pPr>
        <w:bidi w:val="0"/>
        <w:ind w:left="340" w:firstLine="0"/>
        <w:rPr>
          <w:ins w:id="2161" w:author="mohammad minoei" w:date="2015-09-07T18:33:00Z"/>
        </w:rPr>
      </w:pPr>
      <w:proofErr w:type="gramStart"/>
      <w:ins w:id="2162" w:author="mohammad minoei" w:date="2015-09-07T18:33:00Z">
        <w:r>
          <w:t>db.on(</w:t>
        </w:r>
        <w:proofErr w:type="gramEnd"/>
        <w:r>
          <w:t xml:space="preserve"> 'disconnected', function () {</w:t>
        </w:r>
      </w:ins>
    </w:p>
    <w:p w:rsidR="002D65FA" w:rsidRDefault="002D65FA" w:rsidP="002D65FA">
      <w:pPr>
        <w:bidi w:val="0"/>
        <w:ind w:left="340" w:firstLine="0"/>
        <w:rPr>
          <w:ins w:id="2163" w:author="mohammad minoei" w:date="2015-09-07T18:33:00Z"/>
        </w:rPr>
      </w:pPr>
      <w:ins w:id="2164" w:author="mohammad minoei" w:date="2015-09-07T18:33:00Z">
        <w:r>
          <w:t xml:space="preserve">    </w:t>
        </w:r>
        <w:proofErr w:type="gramStart"/>
        <w:r>
          <w:t>console.log(</w:t>
        </w:r>
        <w:proofErr w:type="gramEnd"/>
        <w:r>
          <w:t xml:space="preserve"> 'Mongoose default connection disconnected' );</w:t>
        </w:r>
      </w:ins>
    </w:p>
    <w:p w:rsidR="002D65FA" w:rsidRDefault="002D65FA" w:rsidP="002D65FA">
      <w:pPr>
        <w:bidi w:val="0"/>
        <w:ind w:left="340" w:firstLine="0"/>
        <w:rPr>
          <w:ins w:id="2165" w:author="mohammad minoei" w:date="2015-09-07T18:33:00Z"/>
          <w:rtl/>
        </w:rPr>
      </w:pPr>
      <w:ins w:id="2166" w:author="mohammad minoei" w:date="2015-09-07T18:33:00Z">
        <w:r>
          <w:t>} );</w:t>
        </w:r>
      </w:ins>
    </w:p>
    <w:p w:rsidR="002D65FA" w:rsidRDefault="002D65FA" w:rsidP="002D65FA">
      <w:pPr>
        <w:bidi w:val="0"/>
        <w:ind w:left="340" w:firstLine="0"/>
        <w:rPr>
          <w:ins w:id="2167" w:author="mohammad minoei" w:date="2015-09-07T18:33:00Z"/>
        </w:rPr>
      </w:pPr>
    </w:p>
    <w:p w:rsidR="002D65FA" w:rsidRDefault="002D65FA" w:rsidP="002D65FA">
      <w:pPr>
        <w:bidi w:val="0"/>
        <w:ind w:left="340" w:firstLine="0"/>
        <w:rPr>
          <w:ins w:id="2168" w:author="mohammad minoei" w:date="2015-09-07T18:33:00Z"/>
          <w:rtl/>
        </w:rPr>
        <w:pPrChange w:id="2169" w:author="mohammad minoei" w:date="2015-09-07T18:33:00Z">
          <w:pPr>
            <w:bidi w:val="0"/>
            <w:ind w:left="340" w:firstLine="0"/>
          </w:pPr>
        </w:pPrChange>
      </w:pPr>
    </w:p>
    <w:p w:rsidR="002D65FA" w:rsidRDefault="002D65FA" w:rsidP="002D65FA">
      <w:pPr>
        <w:bidi w:val="0"/>
        <w:ind w:left="340" w:firstLine="0"/>
        <w:rPr>
          <w:ins w:id="2170" w:author="mohammad minoei" w:date="2015-09-07T18:33:00Z"/>
        </w:rPr>
      </w:pPr>
      <w:proofErr w:type="gramStart"/>
      <w:ins w:id="2171" w:author="mohammad minoei" w:date="2015-09-07T18:33:00Z">
        <w:r>
          <w:t>var</w:t>
        </w:r>
        <w:proofErr w:type="gramEnd"/>
        <w:r>
          <w:t xml:space="preserve"> usersSchema = new Schema( {</w:t>
        </w:r>
      </w:ins>
    </w:p>
    <w:p w:rsidR="002D65FA" w:rsidRDefault="002D65FA" w:rsidP="002D65FA">
      <w:pPr>
        <w:bidi w:val="0"/>
        <w:ind w:left="340" w:firstLine="0"/>
        <w:rPr>
          <w:ins w:id="2172" w:author="mohammad minoei" w:date="2015-09-07T18:33:00Z"/>
        </w:rPr>
      </w:pPr>
      <w:ins w:id="2173" w:author="mohammad minoei" w:date="2015-09-07T18:33:00Z">
        <w:r>
          <w:t xml:space="preserve">    </w:t>
        </w:r>
        <w:proofErr w:type="gramStart"/>
        <w:r>
          <w:t>phoneNumber:</w:t>
        </w:r>
        <w:proofErr w:type="gramEnd"/>
        <w:r>
          <w:t>String,</w:t>
        </w:r>
      </w:ins>
    </w:p>
    <w:p w:rsidR="002D65FA" w:rsidRDefault="002D65FA" w:rsidP="002D65FA">
      <w:pPr>
        <w:bidi w:val="0"/>
        <w:ind w:left="340" w:firstLine="0"/>
        <w:rPr>
          <w:ins w:id="2174" w:author="mohammad minoei" w:date="2015-09-07T18:33:00Z"/>
        </w:rPr>
      </w:pPr>
      <w:ins w:id="2175" w:author="mohammad minoei" w:date="2015-09-07T18:33:00Z">
        <w:r>
          <w:t xml:space="preserve">    </w:t>
        </w:r>
        <w:proofErr w:type="gramStart"/>
        <w:r>
          <w:t>userId:</w:t>
        </w:r>
        <w:proofErr w:type="gramEnd"/>
        <w:r>
          <w:t>String,</w:t>
        </w:r>
      </w:ins>
    </w:p>
    <w:p w:rsidR="002D65FA" w:rsidRDefault="002D65FA" w:rsidP="002D65FA">
      <w:pPr>
        <w:bidi w:val="0"/>
        <w:ind w:left="340" w:firstLine="0"/>
        <w:rPr>
          <w:ins w:id="2176" w:author="mohammad minoei" w:date="2015-09-07T18:33:00Z"/>
        </w:rPr>
      </w:pPr>
      <w:ins w:id="2177" w:author="mohammad minoei" w:date="2015-09-07T18:33:00Z">
        <w:r>
          <w:t xml:space="preserve">    </w:t>
        </w:r>
        <w:proofErr w:type="gramStart"/>
        <w:r>
          <w:t>mobileNumber:</w:t>
        </w:r>
        <w:proofErr w:type="gramEnd"/>
        <w:r>
          <w:t>String</w:t>
        </w:r>
      </w:ins>
    </w:p>
    <w:p w:rsidR="002D65FA" w:rsidRDefault="002D65FA" w:rsidP="002D65FA">
      <w:pPr>
        <w:bidi w:val="0"/>
        <w:ind w:left="340" w:firstLine="0"/>
        <w:rPr>
          <w:ins w:id="2178" w:author="mohammad minoei" w:date="2015-09-07T18:33:00Z"/>
          <w:rtl/>
        </w:rPr>
      </w:pPr>
      <w:ins w:id="2179" w:author="mohammad minoei" w:date="2015-09-07T18:33:00Z">
        <w:r>
          <w:t>} );</w:t>
        </w:r>
      </w:ins>
    </w:p>
    <w:p w:rsidR="002D65FA" w:rsidRDefault="002D65FA" w:rsidP="002D65FA">
      <w:pPr>
        <w:bidi w:val="0"/>
        <w:ind w:left="340" w:firstLine="0"/>
        <w:rPr>
          <w:ins w:id="2180" w:author="mohammad minoei" w:date="2015-09-07T18:33:00Z"/>
          <w:rtl/>
        </w:rPr>
      </w:pPr>
    </w:p>
    <w:p w:rsidR="002D65FA" w:rsidRDefault="002D65FA" w:rsidP="002D65FA">
      <w:pPr>
        <w:bidi w:val="0"/>
        <w:ind w:left="340" w:firstLine="0"/>
        <w:rPr>
          <w:ins w:id="2181" w:author="mohammad minoei" w:date="2015-09-07T18:33:00Z"/>
        </w:rPr>
      </w:pPr>
      <w:proofErr w:type="gramStart"/>
      <w:ins w:id="2182" w:author="mohammad minoei" w:date="2015-09-07T18:33:00Z">
        <w:r>
          <w:t>var</w:t>
        </w:r>
        <w:proofErr w:type="gramEnd"/>
        <w:r>
          <w:t xml:space="preserve"> requestsSchema = new Schema( {</w:t>
        </w:r>
      </w:ins>
    </w:p>
    <w:p w:rsidR="002D65FA" w:rsidRDefault="002D65FA" w:rsidP="002D65FA">
      <w:pPr>
        <w:bidi w:val="0"/>
        <w:ind w:left="340" w:firstLine="0"/>
        <w:rPr>
          <w:ins w:id="2183" w:author="mohammad minoei" w:date="2015-09-07T18:33:00Z"/>
        </w:rPr>
      </w:pPr>
      <w:ins w:id="2184" w:author="mohammad minoei" w:date="2015-09-07T18:33:00Z">
        <w:r>
          <w:t xml:space="preserve">    </w:t>
        </w:r>
        <w:proofErr w:type="gramStart"/>
        <w:r>
          <w:t>user:</w:t>
        </w:r>
        <w:proofErr w:type="gramEnd"/>
        <w:r>
          <w:t>{ type:ObjectId, ref:'users' },</w:t>
        </w:r>
      </w:ins>
    </w:p>
    <w:p w:rsidR="002D65FA" w:rsidRDefault="002D65FA" w:rsidP="002D65FA">
      <w:pPr>
        <w:bidi w:val="0"/>
        <w:ind w:left="340" w:firstLine="0"/>
        <w:rPr>
          <w:ins w:id="2185" w:author="mohammad minoei" w:date="2015-09-07T18:33:00Z"/>
        </w:rPr>
      </w:pPr>
      <w:ins w:id="2186" w:author="mohammad minoei" w:date="2015-09-07T18:33:00Z">
        <w:r>
          <w:t xml:space="preserve">    </w:t>
        </w:r>
        <w:proofErr w:type="gramStart"/>
        <w:r>
          <w:t>responder:</w:t>
        </w:r>
        <w:proofErr w:type="gramEnd"/>
        <w:r>
          <w:t>{ type:ObjectId, ref:'administrators' },</w:t>
        </w:r>
      </w:ins>
    </w:p>
    <w:p w:rsidR="002D65FA" w:rsidRDefault="002D65FA" w:rsidP="002D65FA">
      <w:pPr>
        <w:bidi w:val="0"/>
        <w:ind w:left="340" w:firstLine="0"/>
        <w:rPr>
          <w:ins w:id="2187" w:author="mohammad minoei" w:date="2015-09-07T18:33:00Z"/>
        </w:rPr>
      </w:pPr>
      <w:ins w:id="2188" w:author="mohammad minoei" w:date="2015-09-07T18:33:00Z">
        <w:r>
          <w:t xml:space="preserve">    </w:t>
        </w:r>
        <w:proofErr w:type="gramStart"/>
        <w:r>
          <w:t>type:</w:t>
        </w:r>
        <w:proofErr w:type="gramEnd"/>
        <w:r>
          <w:t>String,</w:t>
        </w:r>
      </w:ins>
    </w:p>
    <w:p w:rsidR="002D65FA" w:rsidRDefault="002D65FA" w:rsidP="002D65FA">
      <w:pPr>
        <w:bidi w:val="0"/>
        <w:ind w:left="340" w:firstLine="0"/>
        <w:rPr>
          <w:ins w:id="2189" w:author="mohammad minoei" w:date="2015-09-07T18:33:00Z"/>
        </w:rPr>
      </w:pPr>
      <w:ins w:id="2190" w:author="mohammad minoei" w:date="2015-09-07T18:33:00Z">
        <w:r>
          <w:t xml:space="preserve">    </w:t>
        </w:r>
        <w:proofErr w:type="gramStart"/>
        <w:r>
          <w:t>requestTime:</w:t>
        </w:r>
        <w:proofErr w:type="gramEnd"/>
        <w:r>
          <w:t>String,</w:t>
        </w:r>
      </w:ins>
    </w:p>
    <w:p w:rsidR="002D65FA" w:rsidRDefault="002D65FA" w:rsidP="002D65FA">
      <w:pPr>
        <w:bidi w:val="0"/>
        <w:ind w:left="340" w:firstLine="0"/>
        <w:rPr>
          <w:ins w:id="2191" w:author="mohammad minoei" w:date="2015-09-07T18:33:00Z"/>
        </w:rPr>
      </w:pPr>
      <w:ins w:id="2192" w:author="mohammad minoei" w:date="2015-09-07T18:33:00Z">
        <w:r>
          <w:t xml:space="preserve">    </w:t>
        </w:r>
        <w:proofErr w:type="gramStart"/>
        <w:r>
          <w:t>file:</w:t>
        </w:r>
        <w:proofErr w:type="gramEnd"/>
        <w:r>
          <w:t>{ type:ObjectId, ref:'fs.files' },</w:t>
        </w:r>
      </w:ins>
    </w:p>
    <w:p w:rsidR="002D65FA" w:rsidRDefault="002D65FA" w:rsidP="002D65FA">
      <w:pPr>
        <w:bidi w:val="0"/>
        <w:ind w:left="340" w:firstLine="0"/>
        <w:rPr>
          <w:ins w:id="2193" w:author="mohammad minoei" w:date="2015-09-07T18:33:00Z"/>
        </w:rPr>
      </w:pPr>
      <w:ins w:id="2194" w:author="mohammad minoei" w:date="2015-09-07T18:33:00Z">
        <w:r>
          <w:t xml:space="preserve">    </w:t>
        </w:r>
        <w:proofErr w:type="gramStart"/>
        <w:r>
          <w:t>status:</w:t>
        </w:r>
        <w:proofErr w:type="gramEnd"/>
        <w:r>
          <w:t>{ type:String, default:'waiting' },</w:t>
        </w:r>
      </w:ins>
    </w:p>
    <w:p w:rsidR="002D65FA" w:rsidRDefault="002D65FA" w:rsidP="002D65FA">
      <w:pPr>
        <w:bidi w:val="0"/>
        <w:ind w:left="340" w:firstLine="0"/>
        <w:rPr>
          <w:ins w:id="2195" w:author="mohammad minoei" w:date="2015-09-07T18:33:00Z"/>
        </w:rPr>
      </w:pPr>
      <w:ins w:id="2196" w:author="mohammad minoei" w:date="2015-09-07T18:33:00Z">
        <w:r>
          <w:t xml:space="preserve">    </w:t>
        </w:r>
        <w:proofErr w:type="gramStart"/>
        <w:r>
          <w:t>date:</w:t>
        </w:r>
        <w:proofErr w:type="gramEnd"/>
        <w:r>
          <w:t>{ type:Number, default:Date.now() }</w:t>
        </w:r>
      </w:ins>
    </w:p>
    <w:p w:rsidR="002D65FA" w:rsidRDefault="002D65FA" w:rsidP="002D65FA">
      <w:pPr>
        <w:bidi w:val="0"/>
        <w:ind w:left="340" w:firstLine="0"/>
        <w:rPr>
          <w:ins w:id="2197" w:author="mohammad minoei" w:date="2015-09-07T18:33:00Z"/>
          <w:rtl/>
        </w:rPr>
      </w:pPr>
      <w:ins w:id="2198" w:author="mohammad minoei" w:date="2015-09-07T18:33:00Z">
        <w:r>
          <w:t>} );</w:t>
        </w:r>
      </w:ins>
    </w:p>
    <w:p w:rsidR="002D65FA" w:rsidRDefault="002D65FA" w:rsidP="002D65FA">
      <w:pPr>
        <w:bidi w:val="0"/>
        <w:ind w:left="340" w:firstLine="0"/>
        <w:rPr>
          <w:ins w:id="2199" w:author="mohammad minoei" w:date="2015-09-07T18:33:00Z"/>
          <w:rtl/>
        </w:rPr>
      </w:pPr>
    </w:p>
    <w:p w:rsidR="002D65FA" w:rsidRDefault="002D65FA" w:rsidP="002D65FA">
      <w:pPr>
        <w:bidi w:val="0"/>
        <w:ind w:left="340" w:firstLine="0"/>
        <w:rPr>
          <w:ins w:id="2200" w:author="mohammad minoei" w:date="2015-09-07T18:33:00Z"/>
        </w:rPr>
      </w:pPr>
      <w:proofErr w:type="gramStart"/>
      <w:ins w:id="2201" w:author="mohammad minoei" w:date="2015-09-07T18:33:00Z">
        <w:r>
          <w:t>var</w:t>
        </w:r>
        <w:proofErr w:type="gramEnd"/>
        <w:r>
          <w:t xml:space="preserve"> administratorsSchema = new Schema( {</w:t>
        </w:r>
      </w:ins>
    </w:p>
    <w:p w:rsidR="002D65FA" w:rsidRDefault="002D65FA" w:rsidP="002D65FA">
      <w:pPr>
        <w:bidi w:val="0"/>
        <w:ind w:left="340" w:firstLine="0"/>
        <w:rPr>
          <w:ins w:id="2202" w:author="mohammad minoei" w:date="2015-09-07T18:33:00Z"/>
        </w:rPr>
      </w:pPr>
      <w:ins w:id="2203" w:author="mohammad minoei" w:date="2015-09-07T18:33:00Z">
        <w:r>
          <w:t xml:space="preserve">    </w:t>
        </w:r>
        <w:proofErr w:type="gramStart"/>
        <w:r>
          <w:t>userName:</w:t>
        </w:r>
        <w:proofErr w:type="gramEnd"/>
        <w:r>
          <w:t>String,</w:t>
        </w:r>
      </w:ins>
    </w:p>
    <w:p w:rsidR="002D65FA" w:rsidRDefault="002D65FA" w:rsidP="002D65FA">
      <w:pPr>
        <w:bidi w:val="0"/>
        <w:ind w:left="340" w:firstLine="0"/>
        <w:rPr>
          <w:ins w:id="2204" w:author="mohammad minoei" w:date="2015-09-07T18:33:00Z"/>
        </w:rPr>
      </w:pPr>
      <w:ins w:id="2205" w:author="mohammad minoei" w:date="2015-09-07T18:33:00Z">
        <w:r>
          <w:t xml:space="preserve">    </w:t>
        </w:r>
        <w:proofErr w:type="gramStart"/>
        <w:r>
          <w:t>internal:</w:t>
        </w:r>
        <w:proofErr w:type="gramEnd"/>
        <w:r>
          <w:t>Number,</w:t>
        </w:r>
      </w:ins>
    </w:p>
    <w:p w:rsidR="002D65FA" w:rsidRDefault="002D65FA" w:rsidP="002D65FA">
      <w:pPr>
        <w:bidi w:val="0"/>
        <w:ind w:left="340" w:firstLine="0"/>
        <w:rPr>
          <w:ins w:id="2206" w:author="mohammad minoei" w:date="2015-09-07T18:33:00Z"/>
        </w:rPr>
      </w:pPr>
      <w:ins w:id="2207" w:author="mohammad minoei" w:date="2015-09-07T18:33:00Z">
        <w:r>
          <w:t xml:space="preserve">    </w:t>
        </w:r>
        <w:proofErr w:type="gramStart"/>
        <w:r>
          <w:t>password:</w:t>
        </w:r>
        <w:proofErr w:type="gramEnd"/>
        <w:r>
          <w:t>String,</w:t>
        </w:r>
      </w:ins>
    </w:p>
    <w:p w:rsidR="002D65FA" w:rsidRDefault="002D65FA" w:rsidP="002D65FA">
      <w:pPr>
        <w:bidi w:val="0"/>
        <w:ind w:left="340" w:firstLine="0"/>
        <w:rPr>
          <w:ins w:id="2208" w:author="mohammad minoei" w:date="2015-09-07T18:33:00Z"/>
        </w:rPr>
      </w:pPr>
      <w:ins w:id="2209" w:author="mohammad minoei" w:date="2015-09-07T18:33:00Z">
        <w:r>
          <w:t xml:space="preserve">    </w:t>
        </w:r>
        <w:proofErr w:type="gramStart"/>
        <w:r>
          <w:t>gender:</w:t>
        </w:r>
        <w:proofErr w:type="gramEnd"/>
        <w:r>
          <w:t>Boolean,</w:t>
        </w:r>
      </w:ins>
    </w:p>
    <w:p w:rsidR="002D65FA" w:rsidRDefault="002D65FA" w:rsidP="002D65FA">
      <w:pPr>
        <w:bidi w:val="0"/>
        <w:ind w:left="340" w:firstLine="0"/>
        <w:rPr>
          <w:ins w:id="2210" w:author="mohammad minoei" w:date="2015-09-07T18:33:00Z"/>
        </w:rPr>
      </w:pPr>
      <w:ins w:id="2211" w:author="mohammad minoei" w:date="2015-09-07T18:33:00Z">
        <w:r>
          <w:t xml:space="preserve">    </w:t>
        </w:r>
        <w:proofErr w:type="gramStart"/>
        <w:r>
          <w:t>role:</w:t>
        </w:r>
        <w:proofErr w:type="gramEnd"/>
        <w:r>
          <w:t>String,</w:t>
        </w:r>
      </w:ins>
    </w:p>
    <w:p w:rsidR="002D65FA" w:rsidRDefault="002D65FA" w:rsidP="002D65FA">
      <w:pPr>
        <w:bidi w:val="0"/>
        <w:ind w:left="340" w:firstLine="0"/>
        <w:rPr>
          <w:ins w:id="2212" w:author="mohammad minoei" w:date="2015-09-07T18:33:00Z"/>
        </w:rPr>
      </w:pPr>
      <w:ins w:id="2213" w:author="mohammad minoei" w:date="2015-09-07T18:33:00Z">
        <w:r>
          <w:t xml:space="preserve">    </w:t>
        </w:r>
        <w:proofErr w:type="gramStart"/>
        <w:r>
          <w:t>university:</w:t>
        </w:r>
        <w:proofErr w:type="gramEnd"/>
        <w:r>
          <w:t>String,</w:t>
        </w:r>
      </w:ins>
    </w:p>
    <w:p w:rsidR="002D65FA" w:rsidRDefault="002D65FA" w:rsidP="002D65FA">
      <w:pPr>
        <w:bidi w:val="0"/>
        <w:ind w:left="340" w:firstLine="0"/>
        <w:rPr>
          <w:ins w:id="2214" w:author="mohammad minoei" w:date="2015-09-07T18:33:00Z"/>
          <w:rtl/>
        </w:rPr>
      </w:pPr>
    </w:p>
    <w:p w:rsidR="002D65FA" w:rsidRDefault="002D65FA" w:rsidP="002D65FA">
      <w:pPr>
        <w:bidi w:val="0"/>
        <w:ind w:left="340" w:firstLine="0"/>
        <w:rPr>
          <w:ins w:id="2215" w:author="mohammad minoei" w:date="2015-09-07T18:33:00Z"/>
        </w:rPr>
      </w:pPr>
      <w:ins w:id="2216" w:author="mohammad minoei" w:date="2015-09-07T18:33:00Z">
        <w:r>
          <w:t xml:space="preserve">    </w:t>
        </w:r>
        <w:proofErr w:type="gramStart"/>
        <w:r>
          <w:t>mobile:</w:t>
        </w:r>
        <w:proofErr w:type="gramEnd"/>
        <w:r>
          <w:t>{ type:String, trim:true },</w:t>
        </w:r>
      </w:ins>
    </w:p>
    <w:p w:rsidR="002D65FA" w:rsidRDefault="002D65FA" w:rsidP="002D65FA">
      <w:pPr>
        <w:bidi w:val="0"/>
        <w:ind w:left="340" w:firstLine="0"/>
        <w:rPr>
          <w:ins w:id="2217" w:author="mohammad minoei" w:date="2015-09-07T18:33:00Z"/>
        </w:rPr>
      </w:pPr>
      <w:ins w:id="2218" w:author="mohammad minoei" w:date="2015-09-07T18:33:00Z">
        <w:r>
          <w:t xml:space="preserve">    </w:t>
        </w:r>
        <w:proofErr w:type="gramStart"/>
        <w:r>
          <w:t>telephone:</w:t>
        </w:r>
        <w:proofErr w:type="gramEnd"/>
        <w:r>
          <w:t>{ type:String, trim:true },</w:t>
        </w:r>
      </w:ins>
    </w:p>
    <w:p w:rsidR="002D65FA" w:rsidRDefault="002D65FA" w:rsidP="002D65FA">
      <w:pPr>
        <w:bidi w:val="0"/>
        <w:ind w:left="340" w:firstLine="0"/>
        <w:rPr>
          <w:ins w:id="2219" w:author="mohammad minoei" w:date="2015-09-07T18:33:00Z"/>
        </w:rPr>
      </w:pPr>
      <w:ins w:id="2220" w:author="mohammad minoei" w:date="2015-09-07T18:33:00Z">
        <w:r>
          <w:t xml:space="preserve">    </w:t>
        </w:r>
        <w:proofErr w:type="gramStart"/>
        <w:r>
          <w:t>email:</w:t>
        </w:r>
        <w:proofErr w:type="gramEnd"/>
        <w:r>
          <w:t>{ type:String, lowercase:true, trim:true },</w:t>
        </w:r>
      </w:ins>
    </w:p>
    <w:p w:rsidR="002D65FA" w:rsidRDefault="002D65FA" w:rsidP="002D65FA">
      <w:pPr>
        <w:bidi w:val="0"/>
        <w:ind w:left="340" w:firstLine="0"/>
        <w:rPr>
          <w:ins w:id="2221" w:author="mohammad minoei" w:date="2015-09-07T18:33:00Z"/>
          <w:rtl/>
        </w:rPr>
      </w:pPr>
    </w:p>
    <w:p w:rsidR="002D65FA" w:rsidRDefault="002D65FA" w:rsidP="002D65FA">
      <w:pPr>
        <w:bidi w:val="0"/>
        <w:ind w:left="340" w:firstLine="0"/>
        <w:rPr>
          <w:ins w:id="2222" w:author="mohammad minoei" w:date="2015-09-07T18:33:00Z"/>
        </w:rPr>
      </w:pPr>
      <w:ins w:id="2223" w:author="mohammad minoei" w:date="2015-09-07T18:33:00Z">
        <w:r>
          <w:t xml:space="preserve">    free_times</w:t>
        </w:r>
        <w:proofErr w:type="gramStart"/>
        <w:r>
          <w:t>:[</w:t>
        </w:r>
        <w:proofErr w:type="gramEnd"/>
        <w:r>
          <w:t xml:space="preserve"> {</w:t>
        </w:r>
      </w:ins>
    </w:p>
    <w:p w:rsidR="002D65FA" w:rsidRDefault="002D65FA" w:rsidP="002D65FA">
      <w:pPr>
        <w:bidi w:val="0"/>
        <w:ind w:left="340" w:firstLine="0"/>
        <w:rPr>
          <w:ins w:id="2224" w:author="mohammad minoei" w:date="2015-09-07T18:33:00Z"/>
        </w:rPr>
      </w:pPr>
      <w:ins w:id="2225" w:author="mohammad minoei" w:date="2015-09-07T18:33:00Z">
        <w:r>
          <w:t xml:space="preserve">        </w:t>
        </w:r>
        <w:proofErr w:type="gramStart"/>
        <w:r>
          <w:t>date:</w:t>
        </w:r>
        <w:proofErr w:type="gramEnd"/>
        <w:r>
          <w:t>String,</w:t>
        </w:r>
      </w:ins>
    </w:p>
    <w:p w:rsidR="002D65FA" w:rsidRDefault="002D65FA" w:rsidP="002D65FA">
      <w:pPr>
        <w:bidi w:val="0"/>
        <w:ind w:left="340" w:firstLine="0"/>
        <w:rPr>
          <w:ins w:id="2226" w:author="mohammad minoei" w:date="2015-09-07T18:33:00Z"/>
        </w:rPr>
      </w:pPr>
      <w:ins w:id="2227" w:author="mohammad minoei" w:date="2015-09-07T18:33:00Z">
        <w:r>
          <w:t xml:space="preserve">        </w:t>
        </w:r>
        <w:proofErr w:type="gramStart"/>
        <w:r>
          <w:t>dayNumber:</w:t>
        </w:r>
        <w:proofErr w:type="gramEnd"/>
        <w:r>
          <w:t>Number,</w:t>
        </w:r>
      </w:ins>
    </w:p>
    <w:p w:rsidR="002D65FA" w:rsidRDefault="002D65FA" w:rsidP="002D65FA">
      <w:pPr>
        <w:bidi w:val="0"/>
        <w:ind w:left="340" w:firstLine="0"/>
        <w:rPr>
          <w:ins w:id="2228" w:author="mohammad minoei" w:date="2015-09-07T18:33:00Z"/>
        </w:rPr>
      </w:pPr>
      <w:ins w:id="2229" w:author="mohammad minoei" w:date="2015-09-07T18:33:00Z">
        <w:r>
          <w:t xml:space="preserve">        </w:t>
        </w:r>
        <w:proofErr w:type="gramStart"/>
        <w:r>
          <w:t>weekly:</w:t>
        </w:r>
        <w:proofErr w:type="gramEnd"/>
        <w:r>
          <w:t>Boolean,</w:t>
        </w:r>
      </w:ins>
    </w:p>
    <w:p w:rsidR="002D65FA" w:rsidRDefault="002D65FA" w:rsidP="002D65FA">
      <w:pPr>
        <w:bidi w:val="0"/>
        <w:ind w:left="340" w:firstLine="0"/>
        <w:rPr>
          <w:ins w:id="2230" w:author="mohammad minoei" w:date="2015-09-07T18:33:00Z"/>
        </w:rPr>
      </w:pPr>
      <w:ins w:id="2231" w:author="mohammad minoei" w:date="2015-09-07T18:33:00Z">
        <w:r>
          <w:t xml:space="preserve">        </w:t>
        </w:r>
        <w:proofErr w:type="gramStart"/>
        <w:r>
          <w:t>fromHour:</w:t>
        </w:r>
        <w:proofErr w:type="gramEnd"/>
        <w:r>
          <w:t>Number,</w:t>
        </w:r>
      </w:ins>
    </w:p>
    <w:p w:rsidR="002D65FA" w:rsidRDefault="002D65FA" w:rsidP="002D65FA">
      <w:pPr>
        <w:bidi w:val="0"/>
        <w:ind w:left="340" w:firstLine="0"/>
        <w:rPr>
          <w:ins w:id="2232" w:author="mohammad minoei" w:date="2015-09-07T18:33:00Z"/>
        </w:rPr>
      </w:pPr>
      <w:ins w:id="2233" w:author="mohammad minoei" w:date="2015-09-07T18:33:00Z">
        <w:r>
          <w:t xml:space="preserve">        </w:t>
        </w:r>
        <w:proofErr w:type="gramStart"/>
        <w:r>
          <w:t>toHour:</w:t>
        </w:r>
        <w:proofErr w:type="gramEnd"/>
        <w:r>
          <w:t>Number,</w:t>
        </w:r>
      </w:ins>
    </w:p>
    <w:p w:rsidR="002D65FA" w:rsidRDefault="002D65FA" w:rsidP="002D65FA">
      <w:pPr>
        <w:bidi w:val="0"/>
        <w:ind w:left="340" w:firstLine="0"/>
        <w:rPr>
          <w:ins w:id="2234" w:author="mohammad minoei" w:date="2015-09-07T18:33:00Z"/>
        </w:rPr>
      </w:pPr>
      <w:ins w:id="2235" w:author="mohammad minoei" w:date="2015-09-07T18:33:00Z">
        <w:r>
          <w:t xml:space="preserve">        </w:t>
        </w:r>
        <w:proofErr w:type="gramStart"/>
        <w:r>
          <w:t>comment:</w:t>
        </w:r>
        <w:proofErr w:type="gramEnd"/>
        <w:r>
          <w:t>String</w:t>
        </w:r>
      </w:ins>
    </w:p>
    <w:p w:rsidR="002D65FA" w:rsidRDefault="002D65FA" w:rsidP="002D65FA">
      <w:pPr>
        <w:bidi w:val="0"/>
        <w:ind w:left="340" w:firstLine="0"/>
        <w:rPr>
          <w:ins w:id="2236" w:author="mohammad minoei" w:date="2015-09-07T18:33:00Z"/>
          <w:rtl/>
        </w:rPr>
      </w:pPr>
      <w:ins w:id="2237" w:author="mohammad minoei" w:date="2015-09-07T18:33:00Z">
        <w:r>
          <w:t xml:space="preserve">    } ]</w:t>
        </w:r>
      </w:ins>
    </w:p>
    <w:p w:rsidR="002D65FA" w:rsidRDefault="002D65FA" w:rsidP="002D65FA">
      <w:pPr>
        <w:bidi w:val="0"/>
        <w:ind w:left="340" w:firstLine="0"/>
        <w:rPr>
          <w:ins w:id="2238" w:author="mohammad minoei" w:date="2015-09-07T18:33:00Z"/>
          <w:rtl/>
        </w:rPr>
      </w:pPr>
    </w:p>
    <w:p w:rsidR="002D65FA" w:rsidRDefault="002D65FA" w:rsidP="002D65FA">
      <w:pPr>
        <w:bidi w:val="0"/>
        <w:ind w:left="340" w:firstLine="0"/>
        <w:rPr>
          <w:ins w:id="2239" w:author="mohammad minoei" w:date="2015-09-07T18:33:00Z"/>
          <w:rtl/>
        </w:rPr>
      </w:pPr>
      <w:ins w:id="2240" w:author="mohammad minoei" w:date="2015-09-07T18:33:00Z">
        <w:r>
          <w:t>} );</w:t>
        </w:r>
      </w:ins>
    </w:p>
    <w:p w:rsidR="002D65FA" w:rsidRDefault="002D65FA" w:rsidP="002D65FA">
      <w:pPr>
        <w:bidi w:val="0"/>
        <w:ind w:left="340" w:firstLine="0"/>
        <w:rPr>
          <w:ins w:id="2241" w:author="mohammad minoei" w:date="2015-09-07T18:33:00Z"/>
          <w:rtl/>
        </w:rPr>
      </w:pPr>
    </w:p>
    <w:p w:rsidR="002D65FA" w:rsidRDefault="002D65FA" w:rsidP="002D65FA">
      <w:pPr>
        <w:bidi w:val="0"/>
        <w:ind w:left="340" w:firstLine="0"/>
        <w:rPr>
          <w:ins w:id="2242" w:author="mohammad minoei" w:date="2015-09-07T18:33:00Z"/>
        </w:rPr>
      </w:pPr>
      <w:ins w:id="2243" w:author="mohammad minoei" w:date="2015-09-07T18:33:00Z">
        <w:r>
          <w:t>module.exports = {</w:t>
        </w:r>
      </w:ins>
    </w:p>
    <w:p w:rsidR="002D65FA" w:rsidRDefault="002D65FA" w:rsidP="002D65FA">
      <w:pPr>
        <w:bidi w:val="0"/>
        <w:ind w:left="340" w:firstLine="0"/>
        <w:rPr>
          <w:ins w:id="2244" w:author="mohammad minoei" w:date="2015-09-07T18:33:00Z"/>
          <w:rtl/>
        </w:rPr>
      </w:pPr>
    </w:p>
    <w:p w:rsidR="002D65FA" w:rsidRDefault="002D65FA" w:rsidP="002D65FA">
      <w:pPr>
        <w:bidi w:val="0"/>
        <w:ind w:left="340" w:firstLine="0"/>
        <w:rPr>
          <w:ins w:id="2245" w:author="mohammad minoei" w:date="2015-09-07T18:33:00Z"/>
        </w:rPr>
      </w:pPr>
      <w:ins w:id="2246" w:author="mohammad minoei" w:date="2015-09-07T18:33:00Z">
        <w:r>
          <w:t xml:space="preserve">    //</w:t>
        </w:r>
        <w:proofErr w:type="gramStart"/>
        <w:r>
          <w:t>mongoose.model(</w:t>
        </w:r>
        <w:proofErr w:type="gramEnd"/>
        <w:r>
          <w:t>collectionName,schemaName);</w:t>
        </w:r>
      </w:ins>
    </w:p>
    <w:p w:rsidR="002D65FA" w:rsidRDefault="002D65FA" w:rsidP="002D65FA">
      <w:pPr>
        <w:bidi w:val="0"/>
        <w:ind w:left="340" w:firstLine="0"/>
        <w:rPr>
          <w:ins w:id="2247" w:author="mohammad minoei" w:date="2015-09-07T18:33:00Z"/>
        </w:rPr>
      </w:pPr>
      <w:ins w:id="2248" w:author="mohammad minoei" w:date="2015-09-07T18:33:00Z">
        <w:r>
          <w:t xml:space="preserve">    </w:t>
        </w:r>
        <w:proofErr w:type="gramStart"/>
        <w:r>
          <w:t>users:</w:t>
        </w:r>
        <w:proofErr w:type="gramEnd"/>
        <w:r>
          <w:t>mongoose.model( 'users', usersSchema ),</w:t>
        </w:r>
      </w:ins>
    </w:p>
    <w:p w:rsidR="002D65FA" w:rsidRDefault="002D65FA" w:rsidP="002D65FA">
      <w:pPr>
        <w:bidi w:val="0"/>
        <w:ind w:left="340" w:firstLine="0"/>
        <w:rPr>
          <w:ins w:id="2249" w:author="mohammad minoei" w:date="2015-09-07T18:33:00Z"/>
        </w:rPr>
      </w:pPr>
      <w:ins w:id="2250" w:author="mohammad minoei" w:date="2015-09-07T18:33:00Z">
        <w:r>
          <w:t xml:space="preserve">    </w:t>
        </w:r>
        <w:proofErr w:type="gramStart"/>
        <w:r>
          <w:t>administrators:</w:t>
        </w:r>
        <w:proofErr w:type="gramEnd"/>
        <w:r>
          <w:t>mongoose.model( 'administrators', administratorsSchema ),</w:t>
        </w:r>
      </w:ins>
    </w:p>
    <w:p w:rsidR="002D65FA" w:rsidRDefault="002D65FA" w:rsidP="002D65FA">
      <w:pPr>
        <w:bidi w:val="0"/>
        <w:ind w:left="340" w:firstLine="0"/>
        <w:rPr>
          <w:ins w:id="2251" w:author="mohammad minoei" w:date="2015-09-07T18:33:00Z"/>
        </w:rPr>
      </w:pPr>
      <w:ins w:id="2252" w:author="mohammad minoei" w:date="2015-09-07T18:33:00Z">
        <w:r>
          <w:t xml:space="preserve">    </w:t>
        </w:r>
        <w:proofErr w:type="gramStart"/>
        <w:r>
          <w:t>requests:</w:t>
        </w:r>
        <w:proofErr w:type="gramEnd"/>
        <w:r>
          <w:t>mongoose.model( 'requests', requestsSchema ),</w:t>
        </w:r>
      </w:ins>
    </w:p>
    <w:p w:rsidR="002D65FA" w:rsidRDefault="002D65FA" w:rsidP="002D65FA">
      <w:pPr>
        <w:bidi w:val="0"/>
        <w:ind w:left="340" w:firstLine="0"/>
        <w:rPr>
          <w:ins w:id="2253" w:author="mohammad minoei" w:date="2015-09-07T18:33:00Z"/>
        </w:rPr>
      </w:pPr>
      <w:ins w:id="2254" w:author="mohammad minoei" w:date="2015-09-07T18:33:00Z">
        <w:r>
          <w:t xml:space="preserve">    </w:t>
        </w:r>
        <w:proofErr w:type="gramStart"/>
        <w:r>
          <w:t>dbConnection:</w:t>
        </w:r>
        <w:proofErr w:type="gramEnd"/>
        <w:r>
          <w:t>db</w:t>
        </w:r>
      </w:ins>
    </w:p>
    <w:p w:rsidR="002D65FA" w:rsidRPr="002D65FA" w:rsidRDefault="002D65FA" w:rsidP="002D65FA">
      <w:pPr>
        <w:bidi w:val="0"/>
        <w:ind w:left="340" w:firstLine="0"/>
        <w:rPr>
          <w:ins w:id="2255" w:author="mohammad minoei" w:date="2015-09-07T18:32:00Z"/>
          <w:rPrChange w:id="2256" w:author="mohammad minoei" w:date="2015-09-07T18:33:00Z">
            <w:rPr>
              <w:ins w:id="2257" w:author="mohammad minoei" w:date="2015-09-07T18:32:00Z"/>
              <w:rFonts w:hint="cs"/>
              <w:rtl/>
              <w:lang w:bidi="fa-IR"/>
            </w:rPr>
          </w:rPrChange>
        </w:rPr>
        <w:pPrChange w:id="2258" w:author="mohammad minoei" w:date="2015-09-07T18:33:00Z">
          <w:pPr>
            <w:spacing w:line="16" w:lineRule="atLeast"/>
          </w:pPr>
        </w:pPrChange>
      </w:pPr>
      <w:ins w:id="2259" w:author="mohammad minoei" w:date="2015-09-07T18:33:00Z">
        <w:r>
          <w:t>};</w:t>
        </w:r>
      </w:ins>
    </w:p>
    <w:p w:rsidR="008D4F0E" w:rsidRDefault="008D4F0E" w:rsidP="005B3B97">
      <w:pPr>
        <w:spacing w:line="16" w:lineRule="atLeast"/>
        <w:rPr>
          <w:ins w:id="2260" w:author="mohammad minoei" w:date="2015-09-07T18:32:00Z"/>
          <w:u w:val="single"/>
          <w:rtl/>
        </w:rPr>
      </w:pPr>
    </w:p>
    <w:p w:rsidR="002D65FA" w:rsidRDefault="002D65FA" w:rsidP="005B3B97">
      <w:pPr>
        <w:spacing w:line="16" w:lineRule="atLeast"/>
        <w:rPr>
          <w:ins w:id="2261" w:author="mohammad minoei" w:date="2015-09-07T18:32:00Z"/>
          <w:u w:val="single"/>
          <w:rtl/>
        </w:rPr>
      </w:pPr>
    </w:p>
    <w:p w:rsidR="002D65FA" w:rsidRDefault="002D65FA" w:rsidP="005B3B97">
      <w:pPr>
        <w:spacing w:line="16" w:lineRule="atLeast"/>
        <w:rPr>
          <w:ins w:id="2262" w:author="mohammad minoei" w:date="2015-09-07T18:32:00Z"/>
          <w:u w:val="single"/>
          <w:rtl/>
        </w:rPr>
      </w:pPr>
    </w:p>
    <w:p w:rsidR="002D65FA" w:rsidRDefault="002D65FA" w:rsidP="005B3B97">
      <w:pPr>
        <w:spacing w:line="16" w:lineRule="atLeast"/>
        <w:rPr>
          <w:ins w:id="2263" w:author="mohammad minoei" w:date="2015-09-07T18:32:00Z"/>
          <w:u w:val="single"/>
          <w:rtl/>
        </w:rPr>
      </w:pPr>
    </w:p>
    <w:p w:rsidR="002D65FA" w:rsidRDefault="002D65FA" w:rsidP="005B3B97">
      <w:pPr>
        <w:spacing w:line="16" w:lineRule="atLeast"/>
        <w:rPr>
          <w:ins w:id="2264" w:author="mohammad minoei" w:date="2015-09-07T17:58:00Z"/>
          <w:u w:val="single"/>
          <w:rtl/>
        </w:rPr>
      </w:pPr>
    </w:p>
    <w:p w:rsidR="002D65FA" w:rsidRDefault="002D65FA" w:rsidP="002D65FA">
      <w:pPr>
        <w:spacing w:line="16" w:lineRule="atLeast"/>
        <w:rPr>
          <w:ins w:id="2265" w:author="mohammad minoei" w:date="2015-09-07T18:31:00Z"/>
          <w:rFonts w:hint="cs"/>
          <w:b/>
          <w:bCs/>
          <w:rtl/>
          <w:lang w:bidi="fa-IR"/>
        </w:rPr>
        <w:pPrChange w:id="2266" w:author="mohammad minoei" w:date="2015-09-07T18:31:00Z">
          <w:pPr>
            <w:spacing w:line="16" w:lineRule="atLeast"/>
          </w:pPr>
        </w:pPrChange>
      </w:pPr>
      <w:ins w:id="2267" w:author="mohammad minoei" w:date="2015-09-07T18:31:00Z">
        <w:r w:rsidRPr="00B41D4C">
          <w:rPr>
            <w:rFonts w:hint="cs"/>
            <w:b/>
            <w:bCs/>
            <w:rtl/>
          </w:rPr>
          <w:t>3-1-5-</w:t>
        </w:r>
      </w:ins>
      <w:ins w:id="2268" w:author="mohammad minoei" w:date="2015-09-07T18:38:00Z">
        <w:r w:rsidR="00512FD0">
          <w:rPr>
            <w:rFonts w:hint="cs"/>
            <w:b/>
            <w:bCs/>
            <w:rtl/>
          </w:rPr>
          <w:t>6-</w:t>
        </w:r>
      </w:ins>
      <w:ins w:id="2269" w:author="mohammad minoei" w:date="2015-09-07T18:31:00Z">
        <w:r w:rsidRPr="00B41D4C">
          <w:rPr>
            <w:rFonts w:hint="cs"/>
            <w:b/>
            <w:bCs/>
            <w:rtl/>
          </w:rPr>
          <w:t xml:space="preserve"> </w:t>
        </w:r>
        <w:r w:rsidRPr="00B41D4C">
          <w:rPr>
            <w:rFonts w:hint="cs"/>
            <w:b/>
            <w:bCs/>
            <w:rtl/>
            <w:lang w:bidi="fa-IR"/>
          </w:rPr>
          <w:t xml:space="preserve">ماژول </w:t>
        </w:r>
        <w:r>
          <w:rPr>
            <w:rFonts w:hint="cs"/>
            <w:b/>
            <w:bCs/>
            <w:rtl/>
            <w:lang w:bidi="fa-IR"/>
          </w:rPr>
          <w:t>توابع پایگاه داده</w:t>
        </w:r>
      </w:ins>
    </w:p>
    <w:p w:rsidR="008D4F0E" w:rsidRDefault="008D4F0E" w:rsidP="005B3B97">
      <w:pPr>
        <w:spacing w:line="16" w:lineRule="atLeast"/>
        <w:rPr>
          <w:ins w:id="2270" w:author="mohammad minoei" w:date="2015-09-07T17:58:00Z"/>
          <w:rFonts w:hint="cs"/>
          <w:u w:val="single"/>
          <w:rtl/>
          <w:lang w:bidi="fa-IR"/>
        </w:rPr>
      </w:pPr>
    </w:p>
    <w:p w:rsidR="008D4F0E" w:rsidRDefault="008D4F0E" w:rsidP="005B3B97">
      <w:pPr>
        <w:spacing w:line="16" w:lineRule="atLeast"/>
        <w:rPr>
          <w:ins w:id="2271" w:author="mohammad minoei" w:date="2015-09-07T17:58:00Z"/>
          <w:u w:val="single"/>
          <w:rtl/>
        </w:rPr>
      </w:pPr>
    </w:p>
    <w:p w:rsidR="008D4F0E" w:rsidRPr="002D65FA" w:rsidRDefault="008D4F0E" w:rsidP="002D65FA">
      <w:pPr>
        <w:ind w:left="340" w:firstLine="0"/>
        <w:rPr>
          <w:ins w:id="2272" w:author="mohammad minoei" w:date="2015-09-07T17:58:00Z"/>
          <w:rFonts w:hint="cs"/>
          <w:rtl/>
          <w:rPrChange w:id="2273" w:author="mohammad minoei" w:date="2015-09-07T18:30:00Z">
            <w:rPr>
              <w:ins w:id="2274" w:author="mohammad minoei" w:date="2015-09-07T17:58:00Z"/>
              <w:rFonts w:hint="cs"/>
              <w:rtl/>
              <w:lang w:bidi="fa-IR"/>
            </w:rPr>
          </w:rPrChange>
        </w:rPr>
        <w:pPrChange w:id="2275" w:author="mohammad minoei" w:date="2015-09-07T18:30:00Z">
          <w:pPr>
            <w:spacing w:line="16" w:lineRule="atLeast"/>
          </w:pPr>
        </w:pPrChange>
      </w:pPr>
    </w:p>
    <w:p w:rsidR="002D65FA" w:rsidRDefault="002D65FA" w:rsidP="002D65FA">
      <w:pPr>
        <w:bidi w:val="0"/>
        <w:ind w:left="340" w:firstLine="0"/>
        <w:rPr>
          <w:ins w:id="2276" w:author="mohammad minoei" w:date="2015-09-07T18:30:00Z"/>
        </w:rPr>
      </w:pPr>
      <w:proofErr w:type="gramStart"/>
      <w:ins w:id="2277" w:author="mohammad minoei" w:date="2015-09-07T18:30:00Z">
        <w:r>
          <w:t>var</w:t>
        </w:r>
        <w:proofErr w:type="gramEnd"/>
        <w:r>
          <w:t xml:space="preserve"> EventEmitter = require( 'events' ).EventEmitter;</w:t>
        </w:r>
      </w:ins>
    </w:p>
    <w:p w:rsidR="002D65FA" w:rsidRDefault="002D65FA" w:rsidP="002D65FA">
      <w:pPr>
        <w:bidi w:val="0"/>
        <w:ind w:left="340" w:firstLine="0"/>
        <w:rPr>
          <w:ins w:id="2278" w:author="mohammad minoei" w:date="2015-09-07T18:30:00Z"/>
        </w:rPr>
      </w:pPr>
      <w:proofErr w:type="gramStart"/>
      <w:ins w:id="2279" w:author="mohammad minoei" w:date="2015-09-07T18:30:00Z">
        <w:r>
          <w:t>var</w:t>
        </w:r>
        <w:proofErr w:type="gramEnd"/>
        <w:r>
          <w:t xml:space="preserve"> JDate = require( 'jalali-date' );</w:t>
        </w:r>
      </w:ins>
    </w:p>
    <w:p w:rsidR="002D65FA" w:rsidRDefault="002D65FA" w:rsidP="002D65FA">
      <w:pPr>
        <w:bidi w:val="0"/>
        <w:ind w:left="340" w:firstLine="0"/>
        <w:rPr>
          <w:ins w:id="2280" w:author="mohammad minoei" w:date="2015-09-07T18:30:00Z"/>
          <w:rtl/>
        </w:rPr>
      </w:pPr>
    </w:p>
    <w:p w:rsidR="002D65FA" w:rsidRDefault="002D65FA" w:rsidP="002D65FA">
      <w:pPr>
        <w:bidi w:val="0"/>
        <w:ind w:left="340" w:firstLine="0"/>
        <w:rPr>
          <w:ins w:id="2281" w:author="mohammad minoei" w:date="2015-09-07T18:30:00Z"/>
        </w:rPr>
      </w:pPr>
      <w:proofErr w:type="gramStart"/>
      <w:ins w:id="2282" w:author="mohammad minoei" w:date="2015-09-07T18:30:00Z">
        <w:r>
          <w:t>var</w:t>
        </w:r>
        <w:proofErr w:type="gramEnd"/>
        <w:r>
          <w:t xml:space="preserve"> mongoose = require( 'mongoose' );</w:t>
        </w:r>
      </w:ins>
    </w:p>
    <w:p w:rsidR="002D65FA" w:rsidRDefault="002D65FA" w:rsidP="002D65FA">
      <w:pPr>
        <w:bidi w:val="0"/>
        <w:ind w:left="340" w:firstLine="0"/>
        <w:rPr>
          <w:ins w:id="2283" w:author="mohammad minoei" w:date="2015-09-07T18:30:00Z"/>
        </w:rPr>
      </w:pPr>
      <w:proofErr w:type="gramStart"/>
      <w:ins w:id="2284" w:author="mohammad minoei" w:date="2015-09-07T18:30:00Z">
        <w:r>
          <w:t>var</w:t>
        </w:r>
        <w:proofErr w:type="gramEnd"/>
        <w:r>
          <w:t xml:space="preserve"> db = require( './reservationSchema' );</w:t>
        </w:r>
      </w:ins>
    </w:p>
    <w:p w:rsidR="002D65FA" w:rsidRDefault="002D65FA" w:rsidP="002D65FA">
      <w:pPr>
        <w:bidi w:val="0"/>
        <w:ind w:left="340" w:firstLine="0"/>
        <w:rPr>
          <w:ins w:id="2285" w:author="mohammad minoei" w:date="2015-09-07T18:30:00Z"/>
          <w:rtl/>
        </w:rPr>
      </w:pPr>
    </w:p>
    <w:p w:rsidR="002D65FA" w:rsidRDefault="002D65FA" w:rsidP="002D65FA">
      <w:pPr>
        <w:bidi w:val="0"/>
        <w:ind w:left="340" w:firstLine="0"/>
        <w:rPr>
          <w:ins w:id="2286" w:author="mohammad minoei" w:date="2015-09-07T18:30:00Z"/>
        </w:rPr>
      </w:pPr>
      <w:proofErr w:type="gramStart"/>
      <w:ins w:id="2287" w:author="mohammad minoei" w:date="2015-09-07T18:30:00Z">
        <w:r>
          <w:t>var</w:t>
        </w:r>
        <w:proofErr w:type="gramEnd"/>
        <w:r>
          <w:t xml:space="preserve"> dbEvent = new EventEmitter;</w:t>
        </w:r>
      </w:ins>
    </w:p>
    <w:p w:rsidR="002D65FA" w:rsidRDefault="002D65FA" w:rsidP="002D65FA">
      <w:pPr>
        <w:bidi w:val="0"/>
        <w:ind w:left="340" w:firstLine="0"/>
        <w:rPr>
          <w:ins w:id="2288" w:author="mohammad minoei" w:date="2015-09-07T18:30:00Z"/>
        </w:rPr>
      </w:pPr>
      <w:proofErr w:type="gramStart"/>
      <w:ins w:id="2289" w:author="mohammad minoei" w:date="2015-09-07T18:30:00Z">
        <w:r>
          <w:t>var</w:t>
        </w:r>
        <w:proofErr w:type="gramEnd"/>
        <w:r>
          <w:t xml:space="preserve"> DialPlan = require( './dialplans' );</w:t>
        </w:r>
      </w:ins>
    </w:p>
    <w:p w:rsidR="002D65FA" w:rsidRDefault="002D65FA" w:rsidP="002D65FA">
      <w:pPr>
        <w:bidi w:val="0"/>
        <w:ind w:left="340" w:firstLine="0"/>
        <w:rPr>
          <w:ins w:id="2290" w:author="mohammad minoei" w:date="2015-09-07T18:30:00Z"/>
          <w:rtl/>
        </w:rPr>
      </w:pPr>
    </w:p>
    <w:p w:rsidR="002D65FA" w:rsidRDefault="002D65FA" w:rsidP="002D65FA">
      <w:pPr>
        <w:bidi w:val="0"/>
        <w:ind w:left="340" w:firstLine="0"/>
        <w:rPr>
          <w:ins w:id="2291" w:author="mohammad minoei" w:date="2015-09-07T18:30:00Z"/>
        </w:rPr>
      </w:pPr>
      <w:ins w:id="2292" w:author="mohammad minoei" w:date="2015-09-07T18:30:00Z">
        <w:r>
          <w:t>module.exports = {</w:t>
        </w:r>
      </w:ins>
    </w:p>
    <w:p w:rsidR="002D65FA" w:rsidRDefault="002D65FA" w:rsidP="002D65FA">
      <w:pPr>
        <w:bidi w:val="0"/>
        <w:ind w:left="340" w:firstLine="0"/>
        <w:rPr>
          <w:ins w:id="2293" w:author="mohammad minoei" w:date="2015-09-07T18:30:00Z"/>
          <w:rtl/>
        </w:rPr>
      </w:pPr>
    </w:p>
    <w:p w:rsidR="002D65FA" w:rsidRDefault="002D65FA" w:rsidP="002D65FA">
      <w:pPr>
        <w:bidi w:val="0"/>
        <w:ind w:left="340" w:firstLine="0"/>
        <w:rPr>
          <w:ins w:id="2294" w:author="mohammad minoei" w:date="2015-09-07T18:30:00Z"/>
        </w:rPr>
      </w:pPr>
      <w:ins w:id="2295" w:author="mohammad minoei" w:date="2015-09-07T18:30:00Z">
        <w:r>
          <w:t xml:space="preserve">    </w:t>
        </w:r>
        <w:proofErr w:type="gramStart"/>
        <w:r>
          <w:t>dynamicQueryHandler</w:t>
        </w:r>
        <w:proofErr w:type="gramEnd"/>
        <w:r>
          <w:t>: function ( channel, data, callback ) {</w:t>
        </w:r>
      </w:ins>
    </w:p>
    <w:p w:rsidR="002D65FA" w:rsidRDefault="002D65FA" w:rsidP="002D65FA">
      <w:pPr>
        <w:bidi w:val="0"/>
        <w:ind w:left="340" w:firstLine="0"/>
        <w:rPr>
          <w:ins w:id="2296" w:author="mohammad minoei" w:date="2015-09-07T18:30:00Z"/>
        </w:rPr>
      </w:pPr>
      <w:ins w:id="2297" w:author="mohammad minoei" w:date="2015-09-07T18:30:00Z">
        <w:r>
          <w:t xml:space="preserve">        </w:t>
        </w:r>
        <w:proofErr w:type="gramStart"/>
        <w:r>
          <w:t>var</w:t>
        </w:r>
        <w:proofErr w:type="gramEnd"/>
        <w:r>
          <w:t xml:space="preserve"> dialPlan = DialPlan( channel.dialPlan );</w:t>
        </w:r>
      </w:ins>
    </w:p>
    <w:p w:rsidR="002D65FA" w:rsidRDefault="002D65FA" w:rsidP="002D65FA">
      <w:pPr>
        <w:bidi w:val="0"/>
        <w:ind w:left="340" w:firstLine="0"/>
        <w:rPr>
          <w:ins w:id="2298" w:author="mohammad minoei" w:date="2015-09-07T18:30:00Z"/>
        </w:rPr>
      </w:pPr>
      <w:ins w:id="2299" w:author="mohammad minoei" w:date="2015-09-07T18:30:00Z">
        <w:r>
          <w:t xml:space="preserve">        </w:t>
        </w:r>
        <w:proofErr w:type="gramStart"/>
        <w:r>
          <w:t>var</w:t>
        </w:r>
        <w:proofErr w:type="gramEnd"/>
        <w:r>
          <w:t xml:space="preserve"> state = channel.state;</w:t>
        </w:r>
      </w:ins>
    </w:p>
    <w:p w:rsidR="002D65FA" w:rsidRDefault="002D65FA" w:rsidP="002D65FA">
      <w:pPr>
        <w:bidi w:val="0"/>
        <w:ind w:left="340" w:firstLine="0"/>
        <w:rPr>
          <w:ins w:id="2300" w:author="mohammad minoei" w:date="2015-09-07T18:30:00Z"/>
        </w:rPr>
      </w:pPr>
      <w:ins w:id="2301" w:author="mohammad minoei" w:date="2015-09-07T18:30:00Z">
        <w:r>
          <w:t xml:space="preserve">        </w:t>
        </w:r>
        <w:proofErr w:type="gramStart"/>
        <w:r>
          <w:t>try</w:t>
        </w:r>
        <w:proofErr w:type="gramEnd"/>
        <w:r>
          <w:t xml:space="preserve"> {</w:t>
        </w:r>
      </w:ins>
    </w:p>
    <w:p w:rsidR="002D65FA" w:rsidRDefault="002D65FA" w:rsidP="002D65FA">
      <w:pPr>
        <w:bidi w:val="0"/>
        <w:ind w:left="340" w:firstLine="0"/>
        <w:rPr>
          <w:ins w:id="2302" w:author="mohammad minoei" w:date="2015-09-07T18:30:00Z"/>
        </w:rPr>
      </w:pPr>
      <w:ins w:id="2303" w:author="mohammad minoei" w:date="2015-09-07T18:30:00Z">
        <w:r>
          <w:t xml:space="preserve">            </w:t>
        </w:r>
        <w:proofErr w:type="gramStart"/>
        <w:r>
          <w:t>dbEvent.emit(</w:t>
        </w:r>
        <w:proofErr w:type="gramEnd"/>
        <w:r>
          <w:t xml:space="preserve"> dialPlan[state].query, channel, data, callback );</w:t>
        </w:r>
      </w:ins>
    </w:p>
    <w:p w:rsidR="002D65FA" w:rsidRDefault="002D65FA" w:rsidP="002D65FA">
      <w:pPr>
        <w:bidi w:val="0"/>
        <w:ind w:left="340" w:firstLine="0"/>
        <w:rPr>
          <w:ins w:id="2304" w:author="mohammad minoei" w:date="2015-09-07T18:30:00Z"/>
        </w:rPr>
      </w:pPr>
      <w:ins w:id="2305" w:author="mohammad minoei" w:date="2015-09-07T18:30:00Z">
        <w:r>
          <w:t xml:space="preserve">        } catch </w:t>
        </w:r>
        <w:proofErr w:type="gramStart"/>
        <w:r>
          <w:t>( e</w:t>
        </w:r>
        <w:proofErr w:type="gramEnd"/>
        <w:r>
          <w:t xml:space="preserve"> ) {</w:t>
        </w:r>
      </w:ins>
    </w:p>
    <w:p w:rsidR="002D65FA" w:rsidRDefault="002D65FA" w:rsidP="002D65FA">
      <w:pPr>
        <w:bidi w:val="0"/>
        <w:ind w:left="340" w:firstLine="0"/>
        <w:rPr>
          <w:ins w:id="2306" w:author="mohammad minoei" w:date="2015-09-07T18:30:00Z"/>
          <w:rtl/>
        </w:rPr>
      </w:pPr>
      <w:ins w:id="2307" w:author="mohammad minoei" w:date="2015-09-07T18:30:00Z">
        <w:r>
          <w:t xml:space="preserve">        }</w:t>
        </w:r>
      </w:ins>
    </w:p>
    <w:p w:rsidR="002D65FA" w:rsidRDefault="002D65FA" w:rsidP="002D65FA">
      <w:pPr>
        <w:bidi w:val="0"/>
        <w:ind w:left="340" w:firstLine="0"/>
        <w:rPr>
          <w:ins w:id="2308" w:author="mohammad minoei" w:date="2015-09-07T18:30:00Z"/>
          <w:rtl/>
        </w:rPr>
      </w:pPr>
    </w:p>
    <w:p w:rsidR="002D65FA" w:rsidRDefault="002D65FA" w:rsidP="002D65FA">
      <w:pPr>
        <w:bidi w:val="0"/>
        <w:ind w:left="340" w:firstLine="0"/>
        <w:rPr>
          <w:ins w:id="2309" w:author="mohammad minoei" w:date="2015-09-07T18:30:00Z"/>
          <w:rtl/>
        </w:rPr>
      </w:pPr>
      <w:ins w:id="2310" w:author="mohammad minoei" w:date="2015-09-07T18:30:00Z">
        <w:r>
          <w:t xml:space="preserve">    }</w:t>
        </w:r>
      </w:ins>
    </w:p>
    <w:p w:rsidR="002D65FA" w:rsidRDefault="002D65FA" w:rsidP="002D65FA">
      <w:pPr>
        <w:bidi w:val="0"/>
        <w:ind w:left="340" w:firstLine="0"/>
        <w:rPr>
          <w:ins w:id="2311" w:author="mohammad minoei" w:date="2015-09-07T18:30:00Z"/>
          <w:rtl/>
        </w:rPr>
      </w:pPr>
    </w:p>
    <w:p w:rsidR="002D65FA" w:rsidRDefault="002D65FA" w:rsidP="002D65FA">
      <w:pPr>
        <w:bidi w:val="0"/>
        <w:ind w:left="340" w:firstLine="0"/>
        <w:rPr>
          <w:ins w:id="2312" w:author="mohammad minoei" w:date="2015-09-07T18:30:00Z"/>
          <w:rtl/>
        </w:rPr>
      </w:pPr>
      <w:ins w:id="2313" w:author="mohammad minoei" w:date="2015-09-07T18:30:00Z">
        <w:r>
          <w:t>};</w:t>
        </w:r>
      </w:ins>
    </w:p>
    <w:p w:rsidR="002D65FA" w:rsidRDefault="002D65FA" w:rsidP="002D65FA">
      <w:pPr>
        <w:bidi w:val="0"/>
        <w:ind w:left="340" w:firstLine="0"/>
        <w:rPr>
          <w:ins w:id="2314" w:author="mohammad minoei" w:date="2015-09-07T18:30:00Z"/>
        </w:rPr>
      </w:pPr>
      <w:ins w:id="2315" w:author="mohammad minoei" w:date="2015-09-07T18:30:00Z">
        <w:r>
          <w:t>//TODO PASSING CALL BACK FUNCTION HERE</w:t>
        </w:r>
      </w:ins>
    </w:p>
    <w:p w:rsidR="002D65FA" w:rsidRDefault="002D65FA" w:rsidP="002D65FA">
      <w:pPr>
        <w:bidi w:val="0"/>
        <w:ind w:left="340" w:firstLine="0"/>
        <w:rPr>
          <w:ins w:id="2316" w:author="mohammad minoei" w:date="2015-09-07T18:30:00Z"/>
        </w:rPr>
      </w:pPr>
      <w:proofErr w:type="gramStart"/>
      <w:ins w:id="2317" w:author="mohammad minoei" w:date="2015-09-07T18:30:00Z">
        <w:r>
          <w:t>dbEvent.on(</w:t>
        </w:r>
        <w:proofErr w:type="gramEnd"/>
        <w:r>
          <w:t xml:space="preserve"> 'newUser', function ( ch, data ) {</w:t>
        </w:r>
      </w:ins>
    </w:p>
    <w:p w:rsidR="002D65FA" w:rsidRDefault="002D65FA" w:rsidP="002D65FA">
      <w:pPr>
        <w:bidi w:val="0"/>
        <w:ind w:left="340" w:firstLine="0"/>
        <w:rPr>
          <w:ins w:id="2318" w:author="mohammad minoei" w:date="2015-09-07T18:30:00Z"/>
        </w:rPr>
      </w:pPr>
      <w:ins w:id="2319" w:author="mohammad minoei" w:date="2015-09-07T18:30:00Z">
        <w:r>
          <w:t xml:space="preserve">    </w:t>
        </w:r>
        <w:proofErr w:type="gramStart"/>
        <w:r>
          <w:t>db.users.findOne(</w:t>
        </w:r>
        <w:proofErr w:type="gramEnd"/>
        <w:r>
          <w:t xml:space="preserve"> { phoneNumber: ch.callerId }, function ( err, u ) {</w:t>
        </w:r>
      </w:ins>
    </w:p>
    <w:p w:rsidR="002D65FA" w:rsidRDefault="002D65FA" w:rsidP="002D65FA">
      <w:pPr>
        <w:bidi w:val="0"/>
        <w:ind w:left="340" w:firstLine="0"/>
        <w:rPr>
          <w:ins w:id="2320" w:author="mohammad minoei" w:date="2015-09-07T18:30:00Z"/>
        </w:rPr>
      </w:pPr>
      <w:ins w:id="2321"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322" w:author="mohammad minoei" w:date="2015-09-07T18:30:00Z"/>
        </w:rPr>
      </w:pPr>
      <w:ins w:id="2323"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324" w:author="mohammad minoei" w:date="2015-09-07T18:30:00Z"/>
          <w:rtl/>
        </w:rPr>
      </w:pPr>
      <w:ins w:id="2325" w:author="mohammad minoei" w:date="2015-09-07T18:30:00Z">
        <w:r>
          <w:t xml:space="preserve">        }</w:t>
        </w:r>
      </w:ins>
    </w:p>
    <w:p w:rsidR="002D65FA" w:rsidRDefault="002D65FA" w:rsidP="002D65FA">
      <w:pPr>
        <w:bidi w:val="0"/>
        <w:ind w:left="340" w:firstLine="0"/>
        <w:rPr>
          <w:ins w:id="2326" w:author="mohammad minoei" w:date="2015-09-07T18:30:00Z"/>
        </w:rPr>
      </w:pPr>
      <w:ins w:id="2327" w:author="mohammad minoei" w:date="2015-09-07T18:30:00Z">
        <w:r>
          <w:t xml:space="preserve">        </w:t>
        </w:r>
        <w:proofErr w:type="gramStart"/>
        <w:r>
          <w:t>if</w:t>
        </w:r>
        <w:proofErr w:type="gramEnd"/>
        <w:r>
          <w:t xml:space="preserve"> ( u ) {</w:t>
        </w:r>
      </w:ins>
    </w:p>
    <w:p w:rsidR="002D65FA" w:rsidRDefault="002D65FA" w:rsidP="002D65FA">
      <w:pPr>
        <w:bidi w:val="0"/>
        <w:ind w:left="340" w:firstLine="0"/>
        <w:rPr>
          <w:ins w:id="2328" w:author="mohammad minoei" w:date="2015-09-07T18:30:00Z"/>
        </w:rPr>
      </w:pPr>
      <w:ins w:id="2329" w:author="mohammad minoei" w:date="2015-09-07T18:30:00Z">
        <w:r>
          <w:t xml:space="preserve">            ch.variables.userId = u._id;</w:t>
        </w:r>
      </w:ins>
    </w:p>
    <w:p w:rsidR="002D65FA" w:rsidRDefault="002D65FA" w:rsidP="002D65FA">
      <w:pPr>
        <w:bidi w:val="0"/>
        <w:ind w:left="340" w:firstLine="0"/>
        <w:rPr>
          <w:ins w:id="2330" w:author="mohammad minoei" w:date="2015-09-07T18:30:00Z"/>
        </w:rPr>
      </w:pPr>
      <w:ins w:id="2331" w:author="mohammad minoei" w:date="2015-09-07T18:30:00Z">
        <w:r>
          <w:t xml:space="preserve">            </w:t>
        </w:r>
        <w:proofErr w:type="gramStart"/>
        <w:r>
          <w:t>console.log(</w:t>
        </w:r>
        <w:proofErr w:type="gramEnd"/>
        <w:r>
          <w:t xml:space="preserve"> u._id );</w:t>
        </w:r>
      </w:ins>
    </w:p>
    <w:p w:rsidR="002D65FA" w:rsidRDefault="002D65FA" w:rsidP="002D65FA">
      <w:pPr>
        <w:bidi w:val="0"/>
        <w:ind w:left="340" w:firstLine="0"/>
        <w:rPr>
          <w:ins w:id="2332" w:author="mohammad minoei" w:date="2015-09-07T18:30:00Z"/>
        </w:rPr>
      </w:pPr>
      <w:ins w:id="2333" w:author="mohammad minoei" w:date="2015-09-07T18:30:00Z">
        <w:r>
          <w:t xml:space="preserve">            </w:t>
        </w:r>
        <w:proofErr w:type="gramStart"/>
        <w:r>
          <w:t>return</w:t>
        </w:r>
        <w:proofErr w:type="gramEnd"/>
        <w:r>
          <w:t>;</w:t>
        </w:r>
      </w:ins>
    </w:p>
    <w:p w:rsidR="002D65FA" w:rsidRDefault="002D65FA" w:rsidP="002D65FA">
      <w:pPr>
        <w:bidi w:val="0"/>
        <w:ind w:left="340" w:firstLine="0"/>
        <w:rPr>
          <w:ins w:id="2334" w:author="mohammad minoei" w:date="2015-09-07T18:30:00Z"/>
          <w:rtl/>
        </w:rPr>
      </w:pPr>
      <w:ins w:id="2335" w:author="mohammad minoei" w:date="2015-09-07T18:30:00Z">
        <w:r>
          <w:t xml:space="preserve">        }</w:t>
        </w:r>
      </w:ins>
    </w:p>
    <w:p w:rsidR="002D65FA" w:rsidRDefault="002D65FA" w:rsidP="002D65FA">
      <w:pPr>
        <w:bidi w:val="0"/>
        <w:ind w:left="340" w:firstLine="0"/>
        <w:rPr>
          <w:ins w:id="2336" w:author="mohammad minoei" w:date="2015-09-07T18:30:00Z"/>
        </w:rPr>
      </w:pPr>
      <w:ins w:id="2337" w:author="mohammad minoei" w:date="2015-09-07T18:30:00Z">
        <w:r>
          <w:t xml:space="preserve">        </w:t>
        </w:r>
        <w:proofErr w:type="gramStart"/>
        <w:r>
          <w:t>var</w:t>
        </w:r>
        <w:proofErr w:type="gramEnd"/>
        <w:r>
          <w:t xml:space="preserve"> user = new db.users( { phoneNumber: ch.callerId } );</w:t>
        </w:r>
      </w:ins>
    </w:p>
    <w:p w:rsidR="002D65FA" w:rsidRDefault="002D65FA" w:rsidP="002D65FA">
      <w:pPr>
        <w:bidi w:val="0"/>
        <w:ind w:left="340" w:firstLine="0"/>
        <w:rPr>
          <w:ins w:id="2338" w:author="mohammad minoei" w:date="2015-09-07T18:30:00Z"/>
        </w:rPr>
      </w:pPr>
      <w:ins w:id="2339" w:author="mohammad minoei" w:date="2015-09-07T18:30:00Z">
        <w:r>
          <w:t xml:space="preserve">        </w:t>
        </w:r>
        <w:proofErr w:type="gramStart"/>
        <w:r>
          <w:t>user.save(</w:t>
        </w:r>
        <w:proofErr w:type="gramEnd"/>
        <w:r>
          <w:t xml:space="preserve"> function ( err ) {</w:t>
        </w:r>
      </w:ins>
    </w:p>
    <w:p w:rsidR="002D65FA" w:rsidRDefault="002D65FA" w:rsidP="002D65FA">
      <w:pPr>
        <w:bidi w:val="0"/>
        <w:ind w:left="340" w:firstLine="0"/>
        <w:rPr>
          <w:ins w:id="2340" w:author="mohammad minoei" w:date="2015-09-07T18:30:00Z"/>
        </w:rPr>
      </w:pPr>
      <w:ins w:id="2341"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342" w:author="mohammad minoei" w:date="2015-09-07T18:30:00Z"/>
        </w:rPr>
      </w:pPr>
      <w:ins w:id="2343"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344" w:author="mohammad minoei" w:date="2015-09-07T18:30:00Z"/>
          <w:rtl/>
        </w:rPr>
      </w:pPr>
      <w:ins w:id="2345" w:author="mohammad minoei" w:date="2015-09-07T18:30:00Z">
        <w:r>
          <w:t xml:space="preserve">                }</w:t>
        </w:r>
      </w:ins>
    </w:p>
    <w:p w:rsidR="002D65FA" w:rsidRDefault="002D65FA" w:rsidP="002D65FA">
      <w:pPr>
        <w:bidi w:val="0"/>
        <w:ind w:left="340" w:firstLine="0"/>
        <w:rPr>
          <w:ins w:id="2346" w:author="mohammad minoei" w:date="2015-09-07T18:30:00Z"/>
        </w:rPr>
      </w:pPr>
      <w:ins w:id="2347" w:author="mohammad minoei" w:date="2015-09-07T18:30:00Z">
        <w:r>
          <w:t xml:space="preserve">                ch.variables.userId = user._id;</w:t>
        </w:r>
      </w:ins>
    </w:p>
    <w:p w:rsidR="002D65FA" w:rsidRDefault="002D65FA" w:rsidP="002D65FA">
      <w:pPr>
        <w:bidi w:val="0"/>
        <w:ind w:left="340" w:firstLine="0"/>
        <w:rPr>
          <w:ins w:id="2348" w:author="mohammad minoei" w:date="2015-09-07T18:30:00Z"/>
          <w:rtl/>
        </w:rPr>
      </w:pPr>
      <w:ins w:id="2349" w:author="mohammad minoei" w:date="2015-09-07T18:30:00Z">
        <w:r>
          <w:t xml:space="preserve">            }</w:t>
        </w:r>
      </w:ins>
    </w:p>
    <w:p w:rsidR="002D65FA" w:rsidRDefault="002D65FA" w:rsidP="002D65FA">
      <w:pPr>
        <w:bidi w:val="0"/>
        <w:ind w:left="340" w:firstLine="0"/>
        <w:rPr>
          <w:ins w:id="2350" w:author="mohammad minoei" w:date="2015-09-07T18:30:00Z"/>
          <w:rtl/>
        </w:rPr>
      </w:pPr>
      <w:ins w:id="2351" w:author="mohammad minoei" w:date="2015-09-07T18:30:00Z">
        <w:r>
          <w:t xml:space="preserve">        );</w:t>
        </w:r>
      </w:ins>
    </w:p>
    <w:p w:rsidR="002D65FA" w:rsidRDefault="002D65FA" w:rsidP="002D65FA">
      <w:pPr>
        <w:bidi w:val="0"/>
        <w:ind w:left="340" w:firstLine="0"/>
        <w:rPr>
          <w:ins w:id="2352" w:author="mohammad minoei" w:date="2015-09-07T18:30:00Z"/>
          <w:rtl/>
        </w:rPr>
      </w:pPr>
      <w:ins w:id="2353" w:author="mohammad minoei" w:date="2015-09-07T18:30:00Z">
        <w:r>
          <w:t xml:space="preserve">    } );</w:t>
        </w:r>
      </w:ins>
    </w:p>
    <w:p w:rsidR="002D65FA" w:rsidRDefault="002D65FA" w:rsidP="002D65FA">
      <w:pPr>
        <w:bidi w:val="0"/>
        <w:ind w:left="340" w:firstLine="0"/>
        <w:rPr>
          <w:ins w:id="2354" w:author="mohammad minoei" w:date="2015-09-07T18:30:00Z"/>
          <w:rtl/>
        </w:rPr>
      </w:pPr>
      <w:ins w:id="2355" w:author="mohammad minoei" w:date="2015-09-07T18:30:00Z">
        <w:r>
          <w:t>} );</w:t>
        </w:r>
      </w:ins>
    </w:p>
    <w:p w:rsidR="002D65FA" w:rsidRDefault="002D65FA" w:rsidP="002D65FA">
      <w:pPr>
        <w:bidi w:val="0"/>
        <w:ind w:left="340" w:firstLine="0"/>
        <w:rPr>
          <w:ins w:id="2356" w:author="mohammad minoei" w:date="2015-09-07T18:30:00Z"/>
        </w:rPr>
      </w:pPr>
      <w:proofErr w:type="gramStart"/>
      <w:ins w:id="2357" w:author="mohammad minoei" w:date="2015-09-07T18:30:00Z">
        <w:r>
          <w:t>dbEvent.on(</w:t>
        </w:r>
        <w:proofErr w:type="gramEnd"/>
        <w:r>
          <w:t xml:space="preserve"> 'saveUserMobile', function ( ch, data ) {</w:t>
        </w:r>
      </w:ins>
    </w:p>
    <w:p w:rsidR="002D65FA" w:rsidRDefault="002D65FA" w:rsidP="002D65FA">
      <w:pPr>
        <w:bidi w:val="0"/>
        <w:ind w:left="340" w:firstLine="0"/>
        <w:rPr>
          <w:ins w:id="2358" w:author="mohammad minoei" w:date="2015-09-07T18:30:00Z"/>
        </w:rPr>
      </w:pPr>
      <w:ins w:id="2359" w:author="mohammad minoei" w:date="2015-09-07T18:30:00Z">
        <w:r>
          <w:t xml:space="preserve">    </w:t>
        </w:r>
        <w:proofErr w:type="gramStart"/>
        <w:r>
          <w:t>db.users.findById(</w:t>
        </w:r>
        <w:proofErr w:type="gramEnd"/>
        <w:r>
          <w:t xml:space="preserve"> ch.variables.userId, function ( err, user ) {</w:t>
        </w:r>
      </w:ins>
    </w:p>
    <w:p w:rsidR="002D65FA" w:rsidRDefault="002D65FA" w:rsidP="002D65FA">
      <w:pPr>
        <w:bidi w:val="0"/>
        <w:ind w:left="340" w:firstLine="0"/>
        <w:rPr>
          <w:ins w:id="2360" w:author="mohammad minoei" w:date="2015-09-07T18:30:00Z"/>
        </w:rPr>
      </w:pPr>
      <w:ins w:id="2361"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362" w:author="mohammad minoei" w:date="2015-09-07T18:30:00Z"/>
        </w:rPr>
      </w:pPr>
      <w:ins w:id="2363"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364" w:author="mohammad minoei" w:date="2015-09-07T18:30:00Z"/>
          <w:rtl/>
        </w:rPr>
      </w:pPr>
      <w:ins w:id="2365" w:author="mohammad minoei" w:date="2015-09-07T18:30:00Z">
        <w:r>
          <w:t xml:space="preserve">        }</w:t>
        </w:r>
      </w:ins>
    </w:p>
    <w:p w:rsidR="002D65FA" w:rsidRDefault="002D65FA" w:rsidP="002D65FA">
      <w:pPr>
        <w:bidi w:val="0"/>
        <w:ind w:left="340" w:firstLine="0"/>
        <w:rPr>
          <w:ins w:id="2366" w:author="mohammad minoei" w:date="2015-09-07T18:30:00Z"/>
        </w:rPr>
      </w:pPr>
      <w:ins w:id="2367" w:author="mohammad minoei" w:date="2015-09-07T18:30:00Z">
        <w:r>
          <w:t xml:space="preserve">        </w:t>
        </w:r>
        <w:proofErr w:type="gramStart"/>
        <w:r>
          <w:t>if</w:t>
        </w:r>
        <w:proofErr w:type="gramEnd"/>
        <w:r>
          <w:t xml:space="preserve"> ( user ) {</w:t>
        </w:r>
      </w:ins>
    </w:p>
    <w:p w:rsidR="002D65FA" w:rsidRDefault="002D65FA" w:rsidP="002D65FA">
      <w:pPr>
        <w:bidi w:val="0"/>
        <w:ind w:left="340" w:firstLine="0"/>
        <w:rPr>
          <w:ins w:id="2368" w:author="mohammad minoei" w:date="2015-09-07T18:30:00Z"/>
        </w:rPr>
      </w:pPr>
      <w:ins w:id="2369" w:author="mohammad minoei" w:date="2015-09-07T18:30:00Z">
        <w:r>
          <w:t xml:space="preserve">            user.mobileNumber = data;</w:t>
        </w:r>
      </w:ins>
    </w:p>
    <w:p w:rsidR="002D65FA" w:rsidRDefault="002D65FA" w:rsidP="002D65FA">
      <w:pPr>
        <w:bidi w:val="0"/>
        <w:ind w:left="340" w:firstLine="0"/>
        <w:rPr>
          <w:ins w:id="2370" w:author="mohammad minoei" w:date="2015-09-07T18:30:00Z"/>
        </w:rPr>
      </w:pPr>
      <w:ins w:id="2371" w:author="mohammad minoei" w:date="2015-09-07T18:30:00Z">
        <w:r>
          <w:t xml:space="preserve">            </w:t>
        </w:r>
        <w:proofErr w:type="gramStart"/>
        <w:r>
          <w:t>user.save(</w:t>
        </w:r>
        <w:proofErr w:type="gramEnd"/>
        <w:r>
          <w:t xml:space="preserve"> function ( err ) {</w:t>
        </w:r>
      </w:ins>
    </w:p>
    <w:p w:rsidR="002D65FA" w:rsidRDefault="002D65FA" w:rsidP="002D65FA">
      <w:pPr>
        <w:bidi w:val="0"/>
        <w:ind w:left="340" w:firstLine="0"/>
        <w:rPr>
          <w:ins w:id="2372" w:author="mohammad minoei" w:date="2015-09-07T18:30:00Z"/>
        </w:rPr>
      </w:pPr>
      <w:ins w:id="2373"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374" w:author="mohammad minoei" w:date="2015-09-07T18:30:00Z"/>
        </w:rPr>
      </w:pPr>
      <w:ins w:id="2375"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376" w:author="mohammad minoei" w:date="2015-09-07T18:30:00Z"/>
          <w:rtl/>
        </w:rPr>
      </w:pPr>
      <w:ins w:id="2377" w:author="mohammad minoei" w:date="2015-09-07T18:30:00Z">
        <w:r>
          <w:t xml:space="preserve">                }</w:t>
        </w:r>
      </w:ins>
    </w:p>
    <w:p w:rsidR="002D65FA" w:rsidRDefault="002D65FA" w:rsidP="002D65FA">
      <w:pPr>
        <w:bidi w:val="0"/>
        <w:ind w:left="340" w:firstLine="0"/>
        <w:rPr>
          <w:ins w:id="2378" w:author="mohammad minoei" w:date="2015-09-07T18:30:00Z"/>
          <w:rtl/>
        </w:rPr>
      </w:pPr>
      <w:ins w:id="2379" w:author="mohammad minoei" w:date="2015-09-07T18:30:00Z">
        <w:r>
          <w:t xml:space="preserve">            } );</w:t>
        </w:r>
      </w:ins>
    </w:p>
    <w:p w:rsidR="002D65FA" w:rsidRDefault="002D65FA" w:rsidP="002D65FA">
      <w:pPr>
        <w:bidi w:val="0"/>
        <w:ind w:left="340" w:firstLine="0"/>
        <w:rPr>
          <w:ins w:id="2380" w:author="mohammad minoei" w:date="2015-09-07T18:30:00Z"/>
          <w:rtl/>
        </w:rPr>
      </w:pPr>
      <w:ins w:id="2381" w:author="mohammad minoei" w:date="2015-09-07T18:30:00Z">
        <w:r>
          <w:t xml:space="preserve">        }</w:t>
        </w:r>
      </w:ins>
    </w:p>
    <w:p w:rsidR="002D65FA" w:rsidRDefault="002D65FA" w:rsidP="002D65FA">
      <w:pPr>
        <w:bidi w:val="0"/>
        <w:ind w:left="340" w:firstLine="0"/>
        <w:rPr>
          <w:ins w:id="2382" w:author="mohammad minoei" w:date="2015-09-07T18:30:00Z"/>
          <w:rtl/>
        </w:rPr>
      </w:pPr>
      <w:ins w:id="2383" w:author="mohammad minoei" w:date="2015-09-07T18:30:00Z">
        <w:r>
          <w:t xml:space="preserve">    } );</w:t>
        </w:r>
      </w:ins>
    </w:p>
    <w:p w:rsidR="002D65FA" w:rsidRDefault="002D65FA" w:rsidP="002D65FA">
      <w:pPr>
        <w:bidi w:val="0"/>
        <w:ind w:left="340" w:firstLine="0"/>
        <w:rPr>
          <w:ins w:id="2384" w:author="mohammad minoei" w:date="2015-09-07T18:30:00Z"/>
          <w:rtl/>
        </w:rPr>
      </w:pPr>
    </w:p>
    <w:p w:rsidR="002D65FA" w:rsidRDefault="002D65FA" w:rsidP="002D65FA">
      <w:pPr>
        <w:bidi w:val="0"/>
        <w:ind w:left="340" w:firstLine="0"/>
        <w:rPr>
          <w:ins w:id="2385" w:author="mohammad minoei" w:date="2015-09-07T18:30:00Z"/>
          <w:rtl/>
        </w:rPr>
      </w:pPr>
      <w:ins w:id="2386" w:author="mohammad minoei" w:date="2015-09-07T18:30:00Z">
        <w:r>
          <w:t>} );</w:t>
        </w:r>
      </w:ins>
    </w:p>
    <w:p w:rsidR="002D65FA" w:rsidRDefault="002D65FA" w:rsidP="002D65FA">
      <w:pPr>
        <w:bidi w:val="0"/>
        <w:ind w:left="340" w:firstLine="0"/>
        <w:rPr>
          <w:ins w:id="2387" w:author="mohammad minoei" w:date="2015-09-07T18:30:00Z"/>
          <w:rtl/>
        </w:rPr>
      </w:pPr>
    </w:p>
    <w:p w:rsidR="002D65FA" w:rsidRDefault="002D65FA" w:rsidP="002D65FA">
      <w:pPr>
        <w:bidi w:val="0"/>
        <w:ind w:left="340" w:firstLine="0"/>
        <w:rPr>
          <w:ins w:id="2388" w:author="mohammad minoei" w:date="2015-09-07T18:30:00Z"/>
        </w:rPr>
      </w:pPr>
      <w:proofErr w:type="gramStart"/>
      <w:ins w:id="2389" w:author="mohammad minoei" w:date="2015-09-07T18:30:00Z">
        <w:r>
          <w:t>dbEvent.on(</w:t>
        </w:r>
        <w:proofErr w:type="gramEnd"/>
        <w:r>
          <w:t xml:space="preserve"> 'saveRequest', function ( ch, data ) {</w:t>
        </w:r>
      </w:ins>
    </w:p>
    <w:p w:rsidR="002D65FA" w:rsidRDefault="002D65FA" w:rsidP="002D65FA">
      <w:pPr>
        <w:bidi w:val="0"/>
        <w:ind w:left="340" w:firstLine="0"/>
        <w:rPr>
          <w:ins w:id="2390" w:author="mohammad minoei" w:date="2015-09-07T18:30:00Z"/>
        </w:rPr>
      </w:pPr>
      <w:ins w:id="2391" w:author="mohammad minoei" w:date="2015-09-07T18:30:00Z">
        <w:r>
          <w:t xml:space="preserve">    </w:t>
        </w:r>
        <w:proofErr w:type="gramStart"/>
        <w:r>
          <w:t>var</w:t>
        </w:r>
        <w:proofErr w:type="gramEnd"/>
        <w:r>
          <w:t xml:space="preserve"> type = 'text', reqFile, request;</w:t>
        </w:r>
      </w:ins>
    </w:p>
    <w:p w:rsidR="002D65FA" w:rsidRDefault="002D65FA" w:rsidP="002D65FA">
      <w:pPr>
        <w:bidi w:val="0"/>
        <w:ind w:left="340" w:firstLine="0"/>
        <w:rPr>
          <w:ins w:id="2392" w:author="mohammad minoei" w:date="2015-09-07T18:30:00Z"/>
          <w:rtl/>
        </w:rPr>
      </w:pPr>
    </w:p>
    <w:p w:rsidR="002D65FA" w:rsidRDefault="002D65FA" w:rsidP="002D65FA">
      <w:pPr>
        <w:bidi w:val="0"/>
        <w:ind w:left="340" w:firstLine="0"/>
        <w:rPr>
          <w:ins w:id="2393" w:author="mohammad minoei" w:date="2015-09-07T18:30:00Z"/>
        </w:rPr>
      </w:pPr>
      <w:ins w:id="2394" w:author="mohammad minoei" w:date="2015-09-07T18:30:00Z">
        <w:r>
          <w:t xml:space="preserve">    </w:t>
        </w:r>
        <w:proofErr w:type="gramStart"/>
        <w:r>
          <w:t>if</w:t>
        </w:r>
        <w:proofErr w:type="gramEnd"/>
        <w:r>
          <w:t xml:space="preserve"> ( ch.variables.recordFileId ) {</w:t>
        </w:r>
      </w:ins>
    </w:p>
    <w:p w:rsidR="002D65FA" w:rsidRDefault="002D65FA" w:rsidP="002D65FA">
      <w:pPr>
        <w:bidi w:val="0"/>
        <w:ind w:left="340" w:firstLine="0"/>
        <w:rPr>
          <w:ins w:id="2395" w:author="mohammad minoei" w:date="2015-09-07T18:30:00Z"/>
        </w:rPr>
      </w:pPr>
      <w:ins w:id="2396" w:author="mohammad minoei" w:date="2015-09-07T18:30:00Z">
        <w:r>
          <w:lastRenderedPageBreak/>
          <w:t xml:space="preserve">        </w:t>
        </w:r>
        <w:proofErr w:type="gramStart"/>
        <w:r>
          <w:t>type</w:t>
        </w:r>
        <w:proofErr w:type="gramEnd"/>
        <w:r>
          <w:t xml:space="preserve"> = 'file';</w:t>
        </w:r>
      </w:ins>
    </w:p>
    <w:p w:rsidR="002D65FA" w:rsidRDefault="002D65FA" w:rsidP="002D65FA">
      <w:pPr>
        <w:bidi w:val="0"/>
        <w:ind w:left="340" w:firstLine="0"/>
        <w:rPr>
          <w:ins w:id="2397" w:author="mohammad minoei" w:date="2015-09-07T18:30:00Z"/>
        </w:rPr>
      </w:pPr>
      <w:ins w:id="2398" w:author="mohammad minoei" w:date="2015-09-07T18:30:00Z">
        <w:r>
          <w:t xml:space="preserve">        </w:t>
        </w:r>
        <w:proofErr w:type="gramStart"/>
        <w:r>
          <w:t>reqFile</w:t>
        </w:r>
        <w:proofErr w:type="gramEnd"/>
        <w:r>
          <w:t xml:space="preserve"> = ch.variables.recordFileId;</w:t>
        </w:r>
      </w:ins>
    </w:p>
    <w:p w:rsidR="002D65FA" w:rsidRDefault="002D65FA" w:rsidP="002D65FA">
      <w:pPr>
        <w:bidi w:val="0"/>
        <w:ind w:left="340" w:firstLine="0"/>
        <w:rPr>
          <w:ins w:id="2399" w:author="mohammad minoei" w:date="2015-09-07T18:30:00Z"/>
        </w:rPr>
      </w:pPr>
      <w:ins w:id="2400" w:author="mohammad minoei" w:date="2015-09-07T18:30:00Z">
        <w:r>
          <w:t xml:space="preserve">    } else {</w:t>
        </w:r>
      </w:ins>
    </w:p>
    <w:p w:rsidR="002D65FA" w:rsidRDefault="002D65FA" w:rsidP="002D65FA">
      <w:pPr>
        <w:bidi w:val="0"/>
        <w:ind w:left="340" w:firstLine="0"/>
        <w:rPr>
          <w:ins w:id="2401" w:author="mohammad minoei" w:date="2015-09-07T18:30:00Z"/>
        </w:rPr>
      </w:pPr>
      <w:ins w:id="2402" w:author="mohammad minoei" w:date="2015-09-07T18:30:00Z">
        <w:r>
          <w:t xml:space="preserve">        //var date = new </w:t>
        </w:r>
        <w:proofErr w:type="gramStart"/>
        <w:r>
          <w:t>JDate(</w:t>
        </w:r>
        <w:proofErr w:type="gramEnd"/>
        <w:r>
          <w:t xml:space="preserve"> [1394, ch.variables.month, ch.variables.day] )._d;</w:t>
        </w:r>
      </w:ins>
    </w:p>
    <w:p w:rsidR="002D65FA" w:rsidRDefault="002D65FA" w:rsidP="002D65FA">
      <w:pPr>
        <w:bidi w:val="0"/>
        <w:ind w:left="340" w:firstLine="0"/>
        <w:rPr>
          <w:ins w:id="2403" w:author="mohammad minoei" w:date="2015-09-07T18:30:00Z"/>
        </w:rPr>
      </w:pPr>
      <w:ins w:id="2404" w:author="mohammad minoei" w:date="2015-09-07T18:30:00Z">
        <w:r>
          <w:t xml:space="preserve">        //</w:t>
        </w:r>
        <w:proofErr w:type="gramStart"/>
        <w:r>
          <w:t>date.setHours(</w:t>
        </w:r>
        <w:proofErr w:type="gramEnd"/>
        <w:r>
          <w:t xml:space="preserve"> ch.variables.hour );</w:t>
        </w:r>
      </w:ins>
    </w:p>
    <w:p w:rsidR="002D65FA" w:rsidRDefault="002D65FA" w:rsidP="002D65FA">
      <w:pPr>
        <w:bidi w:val="0"/>
        <w:ind w:left="340" w:firstLine="0"/>
        <w:rPr>
          <w:ins w:id="2405" w:author="mohammad minoei" w:date="2015-09-07T18:30:00Z"/>
        </w:rPr>
      </w:pPr>
      <w:ins w:id="2406" w:author="mohammad minoei" w:date="2015-09-07T18:30:00Z">
        <w:r>
          <w:t xml:space="preserve">        //request = </w:t>
        </w:r>
        <w:proofErr w:type="gramStart"/>
        <w:r>
          <w:t>date.getTime(</w:t>
        </w:r>
        <w:proofErr w:type="gramEnd"/>
        <w:r>
          <w:t>);</w:t>
        </w:r>
      </w:ins>
    </w:p>
    <w:p w:rsidR="002D65FA" w:rsidRDefault="002D65FA" w:rsidP="002D65FA">
      <w:pPr>
        <w:bidi w:val="0"/>
        <w:ind w:left="340" w:firstLine="0"/>
        <w:rPr>
          <w:ins w:id="2407" w:author="mohammad minoei" w:date="2015-09-07T18:30:00Z"/>
        </w:rPr>
      </w:pPr>
      <w:ins w:id="2408" w:author="mohammad minoei" w:date="2015-09-07T18:30:00Z">
        <w:r>
          <w:t xml:space="preserve">        </w:t>
        </w:r>
        <w:proofErr w:type="gramStart"/>
        <w:r>
          <w:t>request</w:t>
        </w:r>
        <w:proofErr w:type="gramEnd"/>
        <w:r>
          <w:t xml:space="preserve"> = '1394-' + ch.variables.month + '-' + ch.variables.day + '-' + ch.variables.hour;</w:t>
        </w:r>
      </w:ins>
    </w:p>
    <w:p w:rsidR="002D65FA" w:rsidRDefault="002D65FA" w:rsidP="002D65FA">
      <w:pPr>
        <w:bidi w:val="0"/>
        <w:ind w:left="340" w:firstLine="0"/>
        <w:rPr>
          <w:ins w:id="2409" w:author="mohammad minoei" w:date="2015-09-07T18:30:00Z"/>
          <w:rtl/>
        </w:rPr>
      </w:pPr>
      <w:ins w:id="2410" w:author="mohammad minoei" w:date="2015-09-07T18:30:00Z">
        <w:r>
          <w:t xml:space="preserve">    }</w:t>
        </w:r>
      </w:ins>
    </w:p>
    <w:p w:rsidR="002D65FA" w:rsidRDefault="002D65FA" w:rsidP="002D65FA">
      <w:pPr>
        <w:bidi w:val="0"/>
        <w:ind w:left="340" w:firstLine="0"/>
        <w:rPr>
          <w:ins w:id="2411" w:author="mohammad minoei" w:date="2015-09-07T18:30:00Z"/>
        </w:rPr>
      </w:pPr>
      <w:ins w:id="2412" w:author="mohammad minoei" w:date="2015-09-07T18:30:00Z">
        <w:r>
          <w:t xml:space="preserve">    </w:t>
        </w:r>
        <w:proofErr w:type="gramStart"/>
        <w:r>
          <w:t>new</w:t>
        </w:r>
        <w:proofErr w:type="gramEnd"/>
        <w:r>
          <w:t xml:space="preserve"> db.requests( {</w:t>
        </w:r>
      </w:ins>
    </w:p>
    <w:p w:rsidR="002D65FA" w:rsidRDefault="002D65FA" w:rsidP="002D65FA">
      <w:pPr>
        <w:bidi w:val="0"/>
        <w:ind w:left="340" w:firstLine="0"/>
        <w:rPr>
          <w:ins w:id="2413" w:author="mohammad minoei" w:date="2015-09-07T18:30:00Z"/>
        </w:rPr>
      </w:pPr>
      <w:ins w:id="2414" w:author="mohammad minoei" w:date="2015-09-07T18:30:00Z">
        <w:r>
          <w:t xml:space="preserve">        </w:t>
        </w:r>
        <w:proofErr w:type="gramStart"/>
        <w:r>
          <w:t>user</w:t>
        </w:r>
        <w:proofErr w:type="gramEnd"/>
        <w:r>
          <w:t>: ch.variables.userId,</w:t>
        </w:r>
      </w:ins>
    </w:p>
    <w:p w:rsidR="002D65FA" w:rsidRDefault="002D65FA" w:rsidP="002D65FA">
      <w:pPr>
        <w:bidi w:val="0"/>
        <w:ind w:left="340" w:firstLine="0"/>
        <w:rPr>
          <w:ins w:id="2415" w:author="mohammad minoei" w:date="2015-09-07T18:30:00Z"/>
        </w:rPr>
      </w:pPr>
      <w:ins w:id="2416" w:author="mohammad minoei" w:date="2015-09-07T18:30:00Z">
        <w:r>
          <w:t xml:space="preserve">        </w:t>
        </w:r>
        <w:proofErr w:type="gramStart"/>
        <w:r>
          <w:t>responder</w:t>
        </w:r>
        <w:proofErr w:type="gramEnd"/>
        <w:r>
          <w:t>: ch.variables.teacherId,</w:t>
        </w:r>
      </w:ins>
    </w:p>
    <w:p w:rsidR="002D65FA" w:rsidRDefault="002D65FA" w:rsidP="002D65FA">
      <w:pPr>
        <w:bidi w:val="0"/>
        <w:ind w:left="340" w:firstLine="0"/>
        <w:rPr>
          <w:ins w:id="2417" w:author="mohammad minoei" w:date="2015-09-07T18:30:00Z"/>
        </w:rPr>
      </w:pPr>
      <w:ins w:id="2418" w:author="mohammad minoei" w:date="2015-09-07T18:30:00Z">
        <w:r>
          <w:t xml:space="preserve">        </w:t>
        </w:r>
        <w:proofErr w:type="gramStart"/>
        <w:r>
          <w:t>type</w:t>
        </w:r>
        <w:proofErr w:type="gramEnd"/>
        <w:r>
          <w:t>: type,</w:t>
        </w:r>
      </w:ins>
    </w:p>
    <w:p w:rsidR="002D65FA" w:rsidRDefault="002D65FA" w:rsidP="002D65FA">
      <w:pPr>
        <w:bidi w:val="0"/>
        <w:ind w:left="340" w:firstLine="0"/>
        <w:rPr>
          <w:ins w:id="2419" w:author="mohammad minoei" w:date="2015-09-07T18:30:00Z"/>
        </w:rPr>
      </w:pPr>
      <w:ins w:id="2420" w:author="mohammad minoei" w:date="2015-09-07T18:30:00Z">
        <w:r>
          <w:t xml:space="preserve">        </w:t>
        </w:r>
        <w:proofErr w:type="gramStart"/>
        <w:r>
          <w:t>requestTime</w:t>
        </w:r>
        <w:proofErr w:type="gramEnd"/>
        <w:r>
          <w:t>: request,</w:t>
        </w:r>
      </w:ins>
    </w:p>
    <w:p w:rsidR="002D65FA" w:rsidRDefault="002D65FA" w:rsidP="002D65FA">
      <w:pPr>
        <w:bidi w:val="0"/>
        <w:ind w:left="340" w:firstLine="0"/>
        <w:rPr>
          <w:ins w:id="2421" w:author="mohammad minoei" w:date="2015-09-07T18:30:00Z"/>
        </w:rPr>
      </w:pPr>
      <w:ins w:id="2422" w:author="mohammad minoei" w:date="2015-09-07T18:30:00Z">
        <w:r>
          <w:t xml:space="preserve">        </w:t>
        </w:r>
        <w:proofErr w:type="gramStart"/>
        <w:r>
          <w:t>file</w:t>
        </w:r>
        <w:proofErr w:type="gramEnd"/>
        <w:r>
          <w:t>: reqFile</w:t>
        </w:r>
      </w:ins>
    </w:p>
    <w:p w:rsidR="002D65FA" w:rsidRDefault="002D65FA" w:rsidP="002D65FA">
      <w:pPr>
        <w:bidi w:val="0"/>
        <w:ind w:left="340" w:firstLine="0"/>
        <w:rPr>
          <w:ins w:id="2423" w:author="mohammad minoei" w:date="2015-09-07T18:30:00Z"/>
        </w:rPr>
      </w:pPr>
      <w:ins w:id="2424" w:author="mohammad minoei" w:date="2015-09-07T18:30:00Z">
        <w:r>
          <w:t xml:space="preserve">    </w:t>
        </w:r>
        <w:proofErr w:type="gramStart"/>
        <w:r>
          <w:t>} )</w:t>
        </w:r>
        <w:proofErr w:type="gramEnd"/>
        <w:r>
          <w:t>.save( function ( err ) {</w:t>
        </w:r>
      </w:ins>
    </w:p>
    <w:p w:rsidR="002D65FA" w:rsidRDefault="002D65FA" w:rsidP="002D65FA">
      <w:pPr>
        <w:bidi w:val="0"/>
        <w:ind w:left="340" w:firstLine="0"/>
        <w:rPr>
          <w:ins w:id="2425" w:author="mohammad minoei" w:date="2015-09-07T18:30:00Z"/>
        </w:rPr>
      </w:pPr>
      <w:ins w:id="2426"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427" w:author="mohammad minoei" w:date="2015-09-07T18:30:00Z"/>
        </w:rPr>
      </w:pPr>
      <w:ins w:id="2428"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429" w:author="mohammad minoei" w:date="2015-09-07T18:30:00Z"/>
          <w:rtl/>
        </w:rPr>
      </w:pPr>
      <w:ins w:id="2430" w:author="mohammad minoei" w:date="2015-09-07T18:30:00Z">
        <w:r>
          <w:t xml:space="preserve">            }</w:t>
        </w:r>
      </w:ins>
    </w:p>
    <w:p w:rsidR="002D65FA" w:rsidRDefault="002D65FA" w:rsidP="002D65FA">
      <w:pPr>
        <w:bidi w:val="0"/>
        <w:ind w:left="340" w:firstLine="0"/>
        <w:rPr>
          <w:ins w:id="2431" w:author="mohammad minoei" w:date="2015-09-07T18:30:00Z"/>
        </w:rPr>
      </w:pPr>
      <w:ins w:id="2432" w:author="mohammad minoei" w:date="2015-09-07T18:30:00Z">
        <w:r>
          <w:t xml:space="preserve">            </w:t>
        </w:r>
        <w:proofErr w:type="gramStart"/>
        <w:r>
          <w:t>try</w:t>
        </w:r>
        <w:proofErr w:type="gramEnd"/>
        <w:r>
          <w:t xml:space="preserve"> {</w:t>
        </w:r>
      </w:ins>
    </w:p>
    <w:p w:rsidR="002D65FA" w:rsidRDefault="002D65FA" w:rsidP="002D65FA">
      <w:pPr>
        <w:bidi w:val="0"/>
        <w:ind w:left="340" w:firstLine="0"/>
        <w:rPr>
          <w:ins w:id="2433" w:author="mohammad minoei" w:date="2015-09-07T18:30:00Z"/>
        </w:rPr>
      </w:pPr>
      <w:ins w:id="2434" w:author="mohammad minoei" w:date="2015-09-07T18:30:00Z">
        <w:r>
          <w:t xml:space="preserve">                </w:t>
        </w:r>
        <w:proofErr w:type="gramStart"/>
        <w:r>
          <w:t>delete</w:t>
        </w:r>
        <w:proofErr w:type="gramEnd"/>
        <w:r>
          <w:t xml:space="preserve">    ch.variables.month;</w:t>
        </w:r>
      </w:ins>
    </w:p>
    <w:p w:rsidR="002D65FA" w:rsidRDefault="002D65FA" w:rsidP="002D65FA">
      <w:pPr>
        <w:bidi w:val="0"/>
        <w:ind w:left="340" w:firstLine="0"/>
        <w:rPr>
          <w:ins w:id="2435" w:author="mohammad minoei" w:date="2015-09-07T18:30:00Z"/>
        </w:rPr>
      </w:pPr>
      <w:ins w:id="2436" w:author="mohammad minoei" w:date="2015-09-07T18:30:00Z">
        <w:r>
          <w:t xml:space="preserve">                </w:t>
        </w:r>
        <w:proofErr w:type="gramStart"/>
        <w:r>
          <w:t>delete</w:t>
        </w:r>
        <w:proofErr w:type="gramEnd"/>
        <w:r>
          <w:t xml:space="preserve">    ch.variables.day;</w:t>
        </w:r>
      </w:ins>
    </w:p>
    <w:p w:rsidR="002D65FA" w:rsidRDefault="002D65FA" w:rsidP="002D65FA">
      <w:pPr>
        <w:bidi w:val="0"/>
        <w:ind w:left="340" w:firstLine="0"/>
        <w:rPr>
          <w:ins w:id="2437" w:author="mohammad minoei" w:date="2015-09-07T18:30:00Z"/>
        </w:rPr>
      </w:pPr>
      <w:ins w:id="2438" w:author="mohammad minoei" w:date="2015-09-07T18:30:00Z">
        <w:r>
          <w:t xml:space="preserve">                </w:t>
        </w:r>
        <w:proofErr w:type="gramStart"/>
        <w:r>
          <w:t>delete</w:t>
        </w:r>
        <w:proofErr w:type="gramEnd"/>
        <w:r>
          <w:t xml:space="preserve">    ch.variables.hour;</w:t>
        </w:r>
      </w:ins>
    </w:p>
    <w:p w:rsidR="002D65FA" w:rsidRDefault="002D65FA" w:rsidP="002D65FA">
      <w:pPr>
        <w:bidi w:val="0"/>
        <w:ind w:left="340" w:firstLine="0"/>
        <w:rPr>
          <w:ins w:id="2439" w:author="mohammad minoei" w:date="2015-09-07T18:30:00Z"/>
        </w:rPr>
      </w:pPr>
      <w:ins w:id="2440" w:author="mohammad minoei" w:date="2015-09-07T18:30:00Z">
        <w:r>
          <w:t xml:space="preserve">                </w:t>
        </w:r>
        <w:proofErr w:type="gramStart"/>
        <w:r>
          <w:t>delete</w:t>
        </w:r>
        <w:proofErr w:type="gramEnd"/>
        <w:r>
          <w:t xml:space="preserve">    ch.variables.recordFileId;</w:t>
        </w:r>
      </w:ins>
    </w:p>
    <w:p w:rsidR="002D65FA" w:rsidRDefault="002D65FA" w:rsidP="002D65FA">
      <w:pPr>
        <w:bidi w:val="0"/>
        <w:ind w:left="340" w:firstLine="0"/>
        <w:rPr>
          <w:ins w:id="2441" w:author="mohammad minoei" w:date="2015-09-07T18:30:00Z"/>
        </w:rPr>
      </w:pPr>
      <w:ins w:id="2442" w:author="mohammad minoei" w:date="2015-09-07T18:30:00Z">
        <w:r>
          <w:t xml:space="preserve">            } catch </w:t>
        </w:r>
        <w:proofErr w:type="gramStart"/>
        <w:r>
          <w:t>( e</w:t>
        </w:r>
        <w:proofErr w:type="gramEnd"/>
        <w:r>
          <w:t xml:space="preserve"> ) {</w:t>
        </w:r>
      </w:ins>
    </w:p>
    <w:p w:rsidR="002D65FA" w:rsidRDefault="002D65FA" w:rsidP="002D65FA">
      <w:pPr>
        <w:bidi w:val="0"/>
        <w:ind w:left="340" w:firstLine="0"/>
        <w:rPr>
          <w:ins w:id="2443" w:author="mohammad minoei" w:date="2015-09-07T18:30:00Z"/>
          <w:rtl/>
        </w:rPr>
      </w:pPr>
      <w:ins w:id="2444" w:author="mohammad minoei" w:date="2015-09-07T18:30:00Z">
        <w:r>
          <w:t xml:space="preserve">            }</w:t>
        </w:r>
      </w:ins>
    </w:p>
    <w:p w:rsidR="002D65FA" w:rsidRDefault="002D65FA" w:rsidP="002D65FA">
      <w:pPr>
        <w:bidi w:val="0"/>
        <w:ind w:left="340" w:firstLine="0"/>
        <w:rPr>
          <w:ins w:id="2445" w:author="mohammad minoei" w:date="2015-09-07T18:30:00Z"/>
          <w:rtl/>
        </w:rPr>
      </w:pPr>
      <w:ins w:id="2446" w:author="mohammad minoei" w:date="2015-09-07T18:30:00Z">
        <w:r>
          <w:t xml:space="preserve">        } );</w:t>
        </w:r>
      </w:ins>
    </w:p>
    <w:p w:rsidR="002D65FA" w:rsidRDefault="002D65FA" w:rsidP="002D65FA">
      <w:pPr>
        <w:bidi w:val="0"/>
        <w:ind w:left="340" w:firstLine="0"/>
        <w:rPr>
          <w:ins w:id="2447" w:author="mohammad minoei" w:date="2015-09-07T18:30:00Z"/>
          <w:rtl/>
        </w:rPr>
      </w:pPr>
    </w:p>
    <w:p w:rsidR="002D65FA" w:rsidRDefault="002D65FA" w:rsidP="002D65FA">
      <w:pPr>
        <w:bidi w:val="0"/>
        <w:ind w:left="340" w:firstLine="0"/>
        <w:rPr>
          <w:ins w:id="2448" w:author="mohammad minoei" w:date="2015-09-07T18:30:00Z"/>
          <w:rtl/>
        </w:rPr>
      </w:pPr>
      <w:ins w:id="2449" w:author="mohammad minoei" w:date="2015-09-07T18:30:00Z">
        <w:r>
          <w:t>} );</w:t>
        </w:r>
      </w:ins>
    </w:p>
    <w:p w:rsidR="002D65FA" w:rsidRDefault="002D65FA" w:rsidP="002D65FA">
      <w:pPr>
        <w:bidi w:val="0"/>
        <w:ind w:left="340" w:firstLine="0"/>
        <w:rPr>
          <w:ins w:id="2450" w:author="mohammad minoei" w:date="2015-09-07T18:30:00Z"/>
        </w:rPr>
      </w:pPr>
      <w:proofErr w:type="gramStart"/>
      <w:ins w:id="2451" w:author="mohammad minoei" w:date="2015-09-07T18:30:00Z">
        <w:r>
          <w:t>dbEvent.on(</w:t>
        </w:r>
        <w:proofErr w:type="gramEnd"/>
        <w:r>
          <w:t xml:space="preserve"> 'selectTeacher', function ( ch, data ) {</w:t>
        </w:r>
      </w:ins>
    </w:p>
    <w:p w:rsidR="002D65FA" w:rsidRDefault="002D65FA" w:rsidP="002D65FA">
      <w:pPr>
        <w:bidi w:val="0"/>
        <w:ind w:left="340" w:firstLine="0"/>
        <w:rPr>
          <w:ins w:id="2452" w:author="mohammad minoei" w:date="2015-09-07T18:30:00Z"/>
        </w:rPr>
      </w:pPr>
      <w:ins w:id="2453" w:author="mohammad minoei" w:date="2015-09-07T18:30:00Z">
        <w:r>
          <w:t xml:space="preserve">    </w:t>
        </w:r>
        <w:proofErr w:type="gramStart"/>
        <w:r>
          <w:t>db.administrators.findOne(</w:t>
        </w:r>
        <w:proofErr w:type="gramEnd"/>
        <w:r>
          <w:t xml:space="preserve"> { internal: data }, function ( err, teacher ) {</w:t>
        </w:r>
      </w:ins>
    </w:p>
    <w:p w:rsidR="002D65FA" w:rsidRDefault="002D65FA" w:rsidP="002D65FA">
      <w:pPr>
        <w:bidi w:val="0"/>
        <w:ind w:left="340" w:firstLine="0"/>
        <w:rPr>
          <w:ins w:id="2454" w:author="mohammad minoei" w:date="2015-09-07T18:30:00Z"/>
        </w:rPr>
      </w:pPr>
      <w:ins w:id="2455"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456" w:author="mohammad minoei" w:date="2015-09-07T18:30:00Z"/>
        </w:rPr>
      </w:pPr>
      <w:ins w:id="2457" w:author="mohammad minoei" w:date="2015-09-07T18:30:00Z">
        <w:r>
          <w:t xml:space="preserve">            </w:t>
        </w:r>
        <w:proofErr w:type="gramStart"/>
        <w:r>
          <w:t>console.log(</w:t>
        </w:r>
        <w:proofErr w:type="gramEnd"/>
        <w:r>
          <w:t xml:space="preserve"> err );</w:t>
        </w:r>
      </w:ins>
    </w:p>
    <w:p w:rsidR="002D65FA" w:rsidRDefault="002D65FA" w:rsidP="002D65FA">
      <w:pPr>
        <w:bidi w:val="0"/>
        <w:ind w:left="340" w:firstLine="0"/>
        <w:rPr>
          <w:ins w:id="2458" w:author="mohammad minoei" w:date="2015-09-07T18:30:00Z"/>
          <w:rtl/>
        </w:rPr>
      </w:pPr>
      <w:ins w:id="2459" w:author="mohammad minoei" w:date="2015-09-07T18:30:00Z">
        <w:r>
          <w:t xml:space="preserve">        }</w:t>
        </w:r>
      </w:ins>
    </w:p>
    <w:p w:rsidR="002D65FA" w:rsidRDefault="002D65FA" w:rsidP="002D65FA">
      <w:pPr>
        <w:bidi w:val="0"/>
        <w:ind w:left="340" w:firstLine="0"/>
        <w:rPr>
          <w:ins w:id="2460" w:author="mohammad minoei" w:date="2015-09-07T18:30:00Z"/>
        </w:rPr>
      </w:pPr>
      <w:ins w:id="2461" w:author="mohammad minoei" w:date="2015-09-07T18:30:00Z">
        <w:r>
          <w:t xml:space="preserve">        </w:t>
        </w:r>
        <w:proofErr w:type="gramStart"/>
        <w:r>
          <w:t>if</w:t>
        </w:r>
        <w:proofErr w:type="gramEnd"/>
        <w:r>
          <w:t xml:space="preserve"> ( teacher ) {</w:t>
        </w:r>
      </w:ins>
    </w:p>
    <w:p w:rsidR="002D65FA" w:rsidRDefault="002D65FA" w:rsidP="002D65FA">
      <w:pPr>
        <w:bidi w:val="0"/>
        <w:ind w:left="340" w:firstLine="0"/>
        <w:rPr>
          <w:ins w:id="2462" w:author="mohammad minoei" w:date="2015-09-07T18:30:00Z"/>
        </w:rPr>
      </w:pPr>
      <w:ins w:id="2463" w:author="mohammad minoei" w:date="2015-09-07T18:30:00Z">
        <w:r>
          <w:t xml:space="preserve">            ch.variables.teacherId = teacher._id;</w:t>
        </w:r>
      </w:ins>
    </w:p>
    <w:p w:rsidR="002D65FA" w:rsidRDefault="002D65FA" w:rsidP="002D65FA">
      <w:pPr>
        <w:bidi w:val="0"/>
        <w:ind w:left="340" w:firstLine="0"/>
        <w:rPr>
          <w:ins w:id="2464" w:author="mohammad minoei" w:date="2015-09-07T18:30:00Z"/>
          <w:rtl/>
        </w:rPr>
      </w:pPr>
      <w:ins w:id="2465" w:author="mohammad minoei" w:date="2015-09-07T18:30:00Z">
        <w:r>
          <w:t xml:space="preserve">        }</w:t>
        </w:r>
      </w:ins>
    </w:p>
    <w:p w:rsidR="002D65FA" w:rsidRDefault="002D65FA" w:rsidP="002D65FA">
      <w:pPr>
        <w:bidi w:val="0"/>
        <w:ind w:left="340" w:firstLine="0"/>
        <w:rPr>
          <w:ins w:id="2466" w:author="mohammad minoei" w:date="2015-09-07T18:30:00Z"/>
          <w:rtl/>
        </w:rPr>
      </w:pPr>
      <w:ins w:id="2467" w:author="mohammad minoei" w:date="2015-09-07T18:30:00Z">
        <w:r>
          <w:t xml:space="preserve">    } );</w:t>
        </w:r>
      </w:ins>
    </w:p>
    <w:p w:rsidR="002D65FA" w:rsidRDefault="002D65FA" w:rsidP="002D65FA">
      <w:pPr>
        <w:bidi w:val="0"/>
        <w:ind w:left="340" w:firstLine="0"/>
        <w:rPr>
          <w:ins w:id="2468" w:author="mohammad minoei" w:date="2015-09-07T18:30:00Z"/>
          <w:rtl/>
        </w:rPr>
      </w:pPr>
      <w:ins w:id="2469" w:author="mohammad minoei" w:date="2015-09-07T18:30:00Z">
        <w:r>
          <w:t>} );</w:t>
        </w:r>
      </w:ins>
    </w:p>
    <w:p w:rsidR="002D65FA" w:rsidRDefault="002D65FA" w:rsidP="002D65FA">
      <w:pPr>
        <w:bidi w:val="0"/>
        <w:ind w:left="340" w:firstLine="0"/>
        <w:rPr>
          <w:ins w:id="2470" w:author="mohammad minoei" w:date="2015-09-07T18:30:00Z"/>
          <w:rtl/>
        </w:rPr>
      </w:pPr>
    </w:p>
    <w:p w:rsidR="002D65FA" w:rsidRDefault="002D65FA" w:rsidP="002D65FA">
      <w:pPr>
        <w:bidi w:val="0"/>
        <w:ind w:left="340" w:firstLine="0"/>
        <w:rPr>
          <w:ins w:id="2471" w:author="mohammad minoei" w:date="2015-09-07T18:30:00Z"/>
        </w:rPr>
      </w:pPr>
      <w:proofErr w:type="gramStart"/>
      <w:ins w:id="2472" w:author="mohammad minoei" w:date="2015-09-07T18:30:00Z">
        <w:r>
          <w:t>dbEvent.on(</w:t>
        </w:r>
        <w:proofErr w:type="gramEnd"/>
        <w:r>
          <w:t xml:space="preserve"> 'getFreeTime', function ( ch, teacherId, callback ) {</w:t>
        </w:r>
      </w:ins>
    </w:p>
    <w:p w:rsidR="002D65FA" w:rsidRDefault="002D65FA" w:rsidP="002D65FA">
      <w:pPr>
        <w:bidi w:val="0"/>
        <w:ind w:left="340" w:firstLine="0"/>
        <w:rPr>
          <w:ins w:id="2473" w:author="mohammad minoei" w:date="2015-09-07T18:30:00Z"/>
        </w:rPr>
      </w:pPr>
      <w:ins w:id="2474" w:author="mohammad minoei" w:date="2015-09-07T18:30:00Z">
        <w:r>
          <w:t xml:space="preserve">    </w:t>
        </w:r>
        <w:proofErr w:type="gramStart"/>
        <w:r>
          <w:t>db.administrators.findById(</w:t>
        </w:r>
        <w:proofErr w:type="gramEnd"/>
        <w:r>
          <w:t xml:space="preserve"> teacherId, function ( err, data ) {</w:t>
        </w:r>
      </w:ins>
    </w:p>
    <w:p w:rsidR="002D65FA" w:rsidRDefault="002D65FA" w:rsidP="002D65FA">
      <w:pPr>
        <w:bidi w:val="0"/>
        <w:ind w:left="340" w:firstLine="0"/>
        <w:rPr>
          <w:ins w:id="2475" w:author="mohammad minoei" w:date="2015-09-07T18:30:00Z"/>
        </w:rPr>
      </w:pPr>
      <w:ins w:id="2476" w:author="mohammad minoei" w:date="2015-09-07T18:30:00Z">
        <w:r>
          <w:t xml:space="preserve">        </w:t>
        </w:r>
        <w:proofErr w:type="gramStart"/>
        <w:r>
          <w:t>if</w:t>
        </w:r>
        <w:proofErr w:type="gramEnd"/>
        <w:r>
          <w:t xml:space="preserve"> ( err ) {</w:t>
        </w:r>
      </w:ins>
    </w:p>
    <w:p w:rsidR="002D65FA" w:rsidRDefault="002D65FA" w:rsidP="002D65FA">
      <w:pPr>
        <w:bidi w:val="0"/>
        <w:ind w:left="340" w:firstLine="0"/>
        <w:rPr>
          <w:ins w:id="2477" w:author="mohammad minoei" w:date="2015-09-07T18:30:00Z"/>
        </w:rPr>
      </w:pPr>
      <w:ins w:id="2478" w:author="mohammad minoei" w:date="2015-09-07T18:30:00Z">
        <w:r>
          <w:t xml:space="preserve">            </w:t>
        </w:r>
        <w:proofErr w:type="gramStart"/>
        <w:r>
          <w:t>console.log(</w:t>
        </w:r>
        <w:proofErr w:type="gramEnd"/>
        <w:r>
          <w:t xml:space="preserve"> 'db error: ' + err );</w:t>
        </w:r>
      </w:ins>
    </w:p>
    <w:p w:rsidR="002D65FA" w:rsidRDefault="002D65FA" w:rsidP="002D65FA">
      <w:pPr>
        <w:bidi w:val="0"/>
        <w:ind w:left="340" w:firstLine="0"/>
        <w:rPr>
          <w:ins w:id="2479" w:author="mohammad minoei" w:date="2015-09-07T18:30:00Z"/>
        </w:rPr>
      </w:pPr>
      <w:ins w:id="2480" w:author="mohammad minoei" w:date="2015-09-07T18:30:00Z">
        <w:r>
          <w:t xml:space="preserve">            </w:t>
        </w:r>
        <w:proofErr w:type="gramStart"/>
        <w:r>
          <w:t>return</w:t>
        </w:r>
        <w:proofErr w:type="gramEnd"/>
        <w:r>
          <w:t>;</w:t>
        </w:r>
      </w:ins>
    </w:p>
    <w:p w:rsidR="002D65FA" w:rsidRDefault="002D65FA" w:rsidP="002D65FA">
      <w:pPr>
        <w:bidi w:val="0"/>
        <w:ind w:left="340" w:firstLine="0"/>
        <w:rPr>
          <w:ins w:id="2481" w:author="mohammad minoei" w:date="2015-09-07T18:30:00Z"/>
          <w:rtl/>
        </w:rPr>
      </w:pPr>
      <w:ins w:id="2482" w:author="mohammad minoei" w:date="2015-09-07T18:30:00Z">
        <w:r>
          <w:t xml:space="preserve">        }</w:t>
        </w:r>
      </w:ins>
    </w:p>
    <w:p w:rsidR="002D65FA" w:rsidRDefault="002D65FA" w:rsidP="002D65FA">
      <w:pPr>
        <w:bidi w:val="0"/>
        <w:ind w:left="340" w:firstLine="0"/>
        <w:rPr>
          <w:ins w:id="2483" w:author="mohammad minoei" w:date="2015-09-07T18:30:00Z"/>
        </w:rPr>
      </w:pPr>
      <w:ins w:id="2484" w:author="mohammad minoei" w:date="2015-09-07T18:30:00Z">
        <w:r>
          <w:lastRenderedPageBreak/>
          <w:t xml:space="preserve">        </w:t>
        </w:r>
        <w:proofErr w:type="gramStart"/>
        <w:r>
          <w:t>if</w:t>
        </w:r>
        <w:proofErr w:type="gramEnd"/>
        <w:r>
          <w:t xml:space="preserve"> ( data ) {</w:t>
        </w:r>
      </w:ins>
    </w:p>
    <w:p w:rsidR="002D65FA" w:rsidRDefault="002D65FA" w:rsidP="002D65FA">
      <w:pPr>
        <w:bidi w:val="0"/>
        <w:ind w:left="340" w:firstLine="0"/>
        <w:rPr>
          <w:ins w:id="2485" w:author="mohammad minoei" w:date="2015-09-07T18:30:00Z"/>
        </w:rPr>
      </w:pPr>
      <w:ins w:id="2486" w:author="mohammad minoei" w:date="2015-09-07T18:30:00Z">
        <w:r>
          <w:t xml:space="preserve">            </w:t>
        </w:r>
        <w:proofErr w:type="gramStart"/>
        <w:r>
          <w:t>if</w:t>
        </w:r>
        <w:proofErr w:type="gramEnd"/>
        <w:r>
          <w:t xml:space="preserve"> ( typeof callback === "function" ) {</w:t>
        </w:r>
      </w:ins>
    </w:p>
    <w:p w:rsidR="002D65FA" w:rsidRDefault="002D65FA" w:rsidP="002D65FA">
      <w:pPr>
        <w:bidi w:val="0"/>
        <w:ind w:left="340" w:firstLine="0"/>
        <w:rPr>
          <w:ins w:id="2487" w:author="mohammad minoei" w:date="2015-09-07T18:30:00Z"/>
        </w:rPr>
      </w:pPr>
      <w:ins w:id="2488" w:author="mohammad minoei" w:date="2015-09-07T18:30:00Z">
        <w:r>
          <w:t xml:space="preserve">                </w:t>
        </w:r>
        <w:proofErr w:type="gramStart"/>
        <w:r>
          <w:t>callback(</w:t>
        </w:r>
        <w:proofErr w:type="gramEnd"/>
        <w:r>
          <w:t xml:space="preserve"> data.free_times );</w:t>
        </w:r>
      </w:ins>
    </w:p>
    <w:p w:rsidR="002D65FA" w:rsidRDefault="002D65FA" w:rsidP="002D65FA">
      <w:pPr>
        <w:bidi w:val="0"/>
        <w:ind w:left="340" w:firstLine="0"/>
        <w:rPr>
          <w:ins w:id="2489" w:author="mohammad minoei" w:date="2015-09-07T18:30:00Z"/>
          <w:rtl/>
        </w:rPr>
      </w:pPr>
      <w:ins w:id="2490" w:author="mohammad minoei" w:date="2015-09-07T18:30:00Z">
        <w:r>
          <w:t xml:space="preserve">            }</w:t>
        </w:r>
      </w:ins>
    </w:p>
    <w:p w:rsidR="002D65FA" w:rsidRDefault="002D65FA" w:rsidP="002D65FA">
      <w:pPr>
        <w:bidi w:val="0"/>
        <w:ind w:left="340" w:firstLine="0"/>
        <w:rPr>
          <w:ins w:id="2491" w:author="mohammad minoei" w:date="2015-09-07T18:30:00Z"/>
          <w:rtl/>
        </w:rPr>
      </w:pPr>
      <w:ins w:id="2492" w:author="mohammad minoei" w:date="2015-09-07T18:30:00Z">
        <w:r>
          <w:t xml:space="preserve">        }</w:t>
        </w:r>
      </w:ins>
    </w:p>
    <w:p w:rsidR="002D65FA" w:rsidRDefault="002D65FA" w:rsidP="002D65FA">
      <w:pPr>
        <w:bidi w:val="0"/>
        <w:ind w:left="340" w:firstLine="0"/>
        <w:rPr>
          <w:ins w:id="2493" w:author="mohammad minoei" w:date="2015-09-07T18:30:00Z"/>
          <w:rtl/>
        </w:rPr>
      </w:pPr>
      <w:ins w:id="2494" w:author="mohammad minoei" w:date="2015-09-07T18:30:00Z">
        <w:r>
          <w:t xml:space="preserve">    } );</w:t>
        </w:r>
      </w:ins>
    </w:p>
    <w:p w:rsidR="008D4F0E" w:rsidRPr="002D65FA" w:rsidRDefault="002D65FA" w:rsidP="002D65FA">
      <w:pPr>
        <w:bidi w:val="0"/>
        <w:ind w:left="340" w:firstLine="0"/>
        <w:rPr>
          <w:ins w:id="2495" w:author="mohammad minoei" w:date="2015-09-07T17:58:00Z"/>
          <w:rPrChange w:id="2496" w:author="mohammad minoei" w:date="2015-09-07T18:30:00Z">
            <w:rPr>
              <w:ins w:id="2497" w:author="mohammad minoei" w:date="2015-09-07T17:58:00Z"/>
              <w:rtl/>
            </w:rPr>
          </w:rPrChange>
        </w:rPr>
        <w:pPrChange w:id="2498" w:author="mohammad minoei" w:date="2015-09-07T18:30:00Z">
          <w:pPr>
            <w:spacing w:line="16" w:lineRule="atLeast"/>
          </w:pPr>
        </w:pPrChange>
      </w:pPr>
      <w:ins w:id="2499" w:author="mohammad minoei" w:date="2015-09-07T18:30:00Z">
        <w:r>
          <w:t>} );</w:t>
        </w:r>
      </w:ins>
    </w:p>
    <w:p w:rsidR="008D4F0E" w:rsidRPr="002D65FA" w:rsidRDefault="008D4F0E" w:rsidP="002D65FA">
      <w:pPr>
        <w:ind w:left="340" w:firstLine="0"/>
        <w:rPr>
          <w:ins w:id="2500" w:author="mohammad minoei" w:date="2015-09-07T17:58:00Z"/>
          <w:rtl/>
          <w:rPrChange w:id="2501" w:author="mohammad minoei" w:date="2015-09-07T18:30:00Z">
            <w:rPr>
              <w:ins w:id="2502" w:author="mohammad minoei" w:date="2015-09-07T17:58:00Z"/>
              <w:rtl/>
            </w:rPr>
          </w:rPrChange>
        </w:rPr>
        <w:pPrChange w:id="2503" w:author="mohammad minoei" w:date="2015-09-07T18:30:00Z">
          <w:pPr>
            <w:spacing w:line="16" w:lineRule="atLeast"/>
          </w:pPr>
        </w:pPrChange>
      </w:pPr>
    </w:p>
    <w:p w:rsidR="008D4F0E" w:rsidRPr="002D65FA" w:rsidRDefault="008D4F0E" w:rsidP="002D65FA">
      <w:pPr>
        <w:ind w:left="340" w:firstLine="0"/>
        <w:rPr>
          <w:ins w:id="2504" w:author="mohammad minoei" w:date="2015-09-07T17:58:00Z"/>
          <w:rtl/>
          <w:rPrChange w:id="2505" w:author="mohammad minoei" w:date="2015-09-07T18:30:00Z">
            <w:rPr>
              <w:ins w:id="2506" w:author="mohammad minoei" w:date="2015-09-07T17:58:00Z"/>
              <w:rtl/>
            </w:rPr>
          </w:rPrChange>
        </w:rPr>
        <w:pPrChange w:id="2507" w:author="mohammad minoei" w:date="2015-09-07T18:30:00Z">
          <w:pPr>
            <w:spacing w:line="16" w:lineRule="atLeast"/>
          </w:pPr>
        </w:pPrChange>
      </w:pPr>
    </w:p>
    <w:p w:rsidR="008D4F0E" w:rsidRPr="002D65FA" w:rsidRDefault="008D4F0E" w:rsidP="002D65FA">
      <w:pPr>
        <w:ind w:left="340" w:firstLine="0"/>
        <w:rPr>
          <w:ins w:id="2508" w:author="mohammad minoei" w:date="2015-09-07T17:58:00Z"/>
          <w:rtl/>
          <w:rPrChange w:id="2509" w:author="mohammad minoei" w:date="2015-09-07T18:30:00Z">
            <w:rPr>
              <w:ins w:id="2510" w:author="mohammad minoei" w:date="2015-09-07T17:58:00Z"/>
              <w:rtl/>
            </w:rPr>
          </w:rPrChange>
        </w:rPr>
        <w:pPrChange w:id="2511" w:author="mohammad minoei" w:date="2015-09-07T18:30:00Z">
          <w:pPr>
            <w:spacing w:line="16" w:lineRule="atLeast"/>
          </w:pPr>
        </w:pPrChange>
      </w:pPr>
    </w:p>
    <w:p w:rsidR="008D4F0E" w:rsidRPr="002D65FA" w:rsidRDefault="008D4F0E" w:rsidP="002D65FA">
      <w:pPr>
        <w:ind w:left="340" w:firstLine="0"/>
        <w:rPr>
          <w:ins w:id="2512" w:author="mohammad minoei" w:date="2015-09-07T17:58:00Z"/>
          <w:rtl/>
          <w:rPrChange w:id="2513" w:author="mohammad minoei" w:date="2015-09-07T18:30:00Z">
            <w:rPr>
              <w:ins w:id="2514" w:author="mohammad minoei" w:date="2015-09-07T17:58:00Z"/>
              <w:rtl/>
            </w:rPr>
          </w:rPrChange>
        </w:rPr>
        <w:pPrChange w:id="2515" w:author="mohammad minoei" w:date="2015-09-07T18:30:00Z">
          <w:pPr>
            <w:spacing w:line="16" w:lineRule="atLeast"/>
          </w:pPr>
        </w:pPrChange>
      </w:pPr>
    </w:p>
    <w:p w:rsidR="008D4F0E" w:rsidRPr="002D65FA" w:rsidRDefault="008D4F0E" w:rsidP="002D65FA">
      <w:pPr>
        <w:ind w:left="340" w:firstLine="0"/>
        <w:rPr>
          <w:ins w:id="2516" w:author="mohammad minoei" w:date="2015-09-07T17:58:00Z"/>
          <w:rtl/>
          <w:rPrChange w:id="2517" w:author="mohammad minoei" w:date="2015-09-07T18:30:00Z">
            <w:rPr>
              <w:ins w:id="2518" w:author="mohammad minoei" w:date="2015-09-07T17:58:00Z"/>
              <w:rtl/>
            </w:rPr>
          </w:rPrChange>
        </w:rPr>
        <w:pPrChange w:id="2519" w:author="mohammad minoei" w:date="2015-09-07T18:30:00Z">
          <w:pPr>
            <w:spacing w:line="16" w:lineRule="atLeast"/>
          </w:pPr>
        </w:pPrChange>
      </w:pPr>
    </w:p>
    <w:p w:rsidR="008D4F0E" w:rsidRPr="002D65FA" w:rsidRDefault="008D4F0E" w:rsidP="002D65FA">
      <w:pPr>
        <w:ind w:left="340" w:firstLine="0"/>
        <w:rPr>
          <w:ins w:id="2520" w:author="mohammad minoei" w:date="2015-09-07T17:58:00Z"/>
          <w:rtl/>
          <w:rPrChange w:id="2521" w:author="mohammad minoei" w:date="2015-09-07T18:30:00Z">
            <w:rPr>
              <w:ins w:id="2522" w:author="mohammad minoei" w:date="2015-09-07T17:58:00Z"/>
              <w:rtl/>
            </w:rPr>
          </w:rPrChange>
        </w:rPr>
        <w:pPrChange w:id="2523" w:author="mohammad minoei" w:date="2015-09-07T18:30:00Z">
          <w:pPr>
            <w:spacing w:line="16" w:lineRule="atLeast"/>
          </w:pPr>
        </w:pPrChange>
      </w:pPr>
    </w:p>
    <w:p w:rsidR="002D65FA" w:rsidRDefault="002D65FA" w:rsidP="002D65FA">
      <w:pPr>
        <w:spacing w:line="16" w:lineRule="atLeast"/>
        <w:rPr>
          <w:ins w:id="2524" w:author="mohammad minoei" w:date="2015-09-07T18:34:00Z"/>
          <w:rFonts w:hint="cs"/>
          <w:b/>
          <w:bCs/>
          <w:rtl/>
          <w:lang w:bidi="fa-IR"/>
        </w:rPr>
        <w:pPrChange w:id="2525" w:author="mohammad minoei" w:date="2015-09-07T18:34:00Z">
          <w:pPr>
            <w:spacing w:line="16" w:lineRule="atLeast"/>
          </w:pPr>
        </w:pPrChange>
      </w:pPr>
      <w:ins w:id="2526" w:author="mohammad minoei" w:date="2015-09-07T18:34:00Z">
        <w:r w:rsidRPr="00B41D4C">
          <w:rPr>
            <w:rFonts w:hint="cs"/>
            <w:b/>
            <w:bCs/>
            <w:rtl/>
          </w:rPr>
          <w:t>3-1-5-</w:t>
        </w:r>
      </w:ins>
      <w:ins w:id="2527" w:author="mohammad minoei" w:date="2015-09-07T18:38:00Z">
        <w:r w:rsidR="00512FD0">
          <w:rPr>
            <w:rFonts w:hint="cs"/>
            <w:b/>
            <w:bCs/>
            <w:rtl/>
          </w:rPr>
          <w:t>7-</w:t>
        </w:r>
      </w:ins>
      <w:ins w:id="2528" w:author="mohammad minoei" w:date="2015-09-07T18:34:00Z">
        <w:r w:rsidRPr="00B41D4C">
          <w:rPr>
            <w:rFonts w:hint="cs"/>
            <w:b/>
            <w:bCs/>
            <w:rtl/>
          </w:rPr>
          <w:t xml:space="preserve"> </w:t>
        </w:r>
        <w:r w:rsidRPr="00B41D4C">
          <w:rPr>
            <w:rFonts w:hint="cs"/>
            <w:b/>
            <w:bCs/>
            <w:rtl/>
            <w:lang w:bidi="fa-IR"/>
          </w:rPr>
          <w:t xml:space="preserve">ماژول </w:t>
        </w:r>
        <w:r>
          <w:rPr>
            <w:rFonts w:hint="cs"/>
            <w:b/>
            <w:bCs/>
            <w:rtl/>
            <w:lang w:bidi="fa-IR"/>
          </w:rPr>
          <w:t>توابع کاربردی</w:t>
        </w:r>
      </w:ins>
    </w:p>
    <w:p w:rsidR="002D65FA" w:rsidRDefault="002D65FA" w:rsidP="002D65FA">
      <w:pPr>
        <w:spacing w:line="16" w:lineRule="atLeast"/>
        <w:rPr>
          <w:ins w:id="2529" w:author="mohammad minoei" w:date="2015-09-07T18:34:00Z"/>
          <w:b/>
          <w:bCs/>
          <w:rtl/>
          <w:lang w:bidi="fa-IR"/>
        </w:rPr>
        <w:pPrChange w:id="2530" w:author="mohammad minoei" w:date="2015-09-07T18:34:00Z">
          <w:pPr>
            <w:spacing w:line="16" w:lineRule="atLeast"/>
          </w:pPr>
        </w:pPrChange>
      </w:pPr>
    </w:p>
    <w:p w:rsidR="002D65FA" w:rsidRDefault="002D65FA" w:rsidP="002D65FA">
      <w:pPr>
        <w:bidi w:val="0"/>
        <w:ind w:left="340" w:firstLine="0"/>
        <w:rPr>
          <w:ins w:id="2531" w:author="mohammad minoei" w:date="2015-09-07T18:35:00Z"/>
        </w:rPr>
      </w:pPr>
      <w:proofErr w:type="gramStart"/>
      <w:ins w:id="2532" w:author="mohammad minoei" w:date="2015-09-07T18:35:00Z">
        <w:r>
          <w:t>var</w:t>
        </w:r>
        <w:proofErr w:type="gramEnd"/>
        <w:r>
          <w:t xml:space="preserve"> Channels = require( './channels' );</w:t>
        </w:r>
      </w:ins>
    </w:p>
    <w:p w:rsidR="002D65FA" w:rsidRDefault="002D65FA" w:rsidP="002D65FA">
      <w:pPr>
        <w:bidi w:val="0"/>
        <w:ind w:left="340" w:firstLine="0"/>
        <w:rPr>
          <w:ins w:id="2533" w:author="mohammad minoei" w:date="2015-09-07T18:35:00Z"/>
        </w:rPr>
      </w:pPr>
      <w:proofErr w:type="gramStart"/>
      <w:ins w:id="2534" w:author="mohammad minoei" w:date="2015-09-07T18:35:00Z">
        <w:r>
          <w:t>var</w:t>
        </w:r>
        <w:proofErr w:type="gramEnd"/>
        <w:r>
          <w:t xml:space="preserve"> Grid = require( 'gridfs-stream' ), fs = require( 'fs' );</w:t>
        </w:r>
      </w:ins>
    </w:p>
    <w:p w:rsidR="002D65FA" w:rsidRDefault="002D65FA" w:rsidP="002D65FA">
      <w:pPr>
        <w:bidi w:val="0"/>
        <w:ind w:left="340" w:firstLine="0"/>
        <w:rPr>
          <w:ins w:id="2535" w:author="mohammad minoei" w:date="2015-09-07T18:35:00Z"/>
        </w:rPr>
      </w:pPr>
      <w:proofErr w:type="gramStart"/>
      <w:ins w:id="2536" w:author="mohammad minoei" w:date="2015-09-07T18:35:00Z">
        <w:r>
          <w:t>var</w:t>
        </w:r>
        <w:proofErr w:type="gramEnd"/>
        <w:r>
          <w:t xml:space="preserve"> DialPlan = require( './dialplans' );</w:t>
        </w:r>
      </w:ins>
    </w:p>
    <w:p w:rsidR="002D65FA" w:rsidRDefault="002D65FA" w:rsidP="002D65FA">
      <w:pPr>
        <w:bidi w:val="0"/>
        <w:ind w:left="340" w:firstLine="0"/>
        <w:rPr>
          <w:ins w:id="2537" w:author="mohammad minoei" w:date="2015-09-07T18:35:00Z"/>
        </w:rPr>
      </w:pPr>
      <w:proofErr w:type="gramStart"/>
      <w:ins w:id="2538" w:author="mohammad minoei" w:date="2015-09-07T18:35:00Z">
        <w:r>
          <w:t>var</w:t>
        </w:r>
        <w:proofErr w:type="gramEnd"/>
        <w:r>
          <w:t xml:space="preserve"> schema = require( './reservationSchema' );</w:t>
        </w:r>
      </w:ins>
    </w:p>
    <w:p w:rsidR="002D65FA" w:rsidRDefault="002D65FA" w:rsidP="002D65FA">
      <w:pPr>
        <w:bidi w:val="0"/>
        <w:ind w:firstLine="0"/>
        <w:rPr>
          <w:ins w:id="2539" w:author="mohammad minoei" w:date="2015-09-07T18:35:00Z"/>
          <w:rtl/>
        </w:rPr>
        <w:pPrChange w:id="2540" w:author="mohammad minoei" w:date="2015-09-07T18:35:00Z">
          <w:pPr>
            <w:bidi w:val="0"/>
            <w:ind w:left="340" w:firstLine="0"/>
          </w:pPr>
        </w:pPrChange>
      </w:pPr>
    </w:p>
    <w:p w:rsidR="002D65FA" w:rsidRDefault="002D65FA" w:rsidP="002D65FA">
      <w:pPr>
        <w:bidi w:val="0"/>
        <w:ind w:left="340" w:firstLine="0"/>
        <w:rPr>
          <w:ins w:id="2541" w:author="mohammad minoei" w:date="2015-09-07T18:35:00Z"/>
        </w:rPr>
      </w:pPr>
      <w:proofErr w:type="gramStart"/>
      <w:ins w:id="2542" w:author="mohammad minoei" w:date="2015-09-07T18:35:00Z">
        <w:r>
          <w:t>var</w:t>
        </w:r>
        <w:proofErr w:type="gramEnd"/>
        <w:r>
          <w:t xml:space="preserve"> weekday = new Array( 7 );</w:t>
        </w:r>
      </w:ins>
    </w:p>
    <w:p w:rsidR="002D65FA" w:rsidRDefault="002D65FA" w:rsidP="002D65FA">
      <w:pPr>
        <w:bidi w:val="0"/>
        <w:ind w:left="340" w:firstLine="0"/>
        <w:rPr>
          <w:ins w:id="2543" w:author="mohammad minoei" w:date="2015-09-07T18:35:00Z"/>
        </w:rPr>
      </w:pPr>
      <w:proofErr w:type="gramStart"/>
      <w:ins w:id="2544" w:author="mohammad minoei" w:date="2015-09-07T18:35:00Z">
        <w:r>
          <w:t>weekday[</w:t>
        </w:r>
        <w:proofErr w:type="gramEnd"/>
        <w:r>
          <w:t>0] = "sunday";</w:t>
        </w:r>
      </w:ins>
    </w:p>
    <w:p w:rsidR="002D65FA" w:rsidRDefault="002D65FA" w:rsidP="002D65FA">
      <w:pPr>
        <w:bidi w:val="0"/>
        <w:ind w:left="340" w:firstLine="0"/>
        <w:rPr>
          <w:ins w:id="2545" w:author="mohammad minoei" w:date="2015-09-07T18:35:00Z"/>
        </w:rPr>
      </w:pPr>
      <w:proofErr w:type="gramStart"/>
      <w:ins w:id="2546" w:author="mohammad minoei" w:date="2015-09-07T18:35:00Z">
        <w:r>
          <w:t>weekday[</w:t>
        </w:r>
        <w:proofErr w:type="gramEnd"/>
        <w:r>
          <w:t>1] = "monday";</w:t>
        </w:r>
      </w:ins>
    </w:p>
    <w:p w:rsidR="002D65FA" w:rsidRDefault="002D65FA" w:rsidP="002D65FA">
      <w:pPr>
        <w:bidi w:val="0"/>
        <w:ind w:left="340" w:firstLine="0"/>
        <w:rPr>
          <w:ins w:id="2547" w:author="mohammad minoei" w:date="2015-09-07T18:35:00Z"/>
        </w:rPr>
      </w:pPr>
      <w:proofErr w:type="gramStart"/>
      <w:ins w:id="2548" w:author="mohammad minoei" w:date="2015-09-07T18:35:00Z">
        <w:r>
          <w:t>weekday[</w:t>
        </w:r>
        <w:proofErr w:type="gramEnd"/>
        <w:r>
          <w:t>2] = "tuesday";</w:t>
        </w:r>
      </w:ins>
    </w:p>
    <w:p w:rsidR="002D65FA" w:rsidRDefault="002D65FA" w:rsidP="002D65FA">
      <w:pPr>
        <w:bidi w:val="0"/>
        <w:ind w:left="340" w:firstLine="0"/>
        <w:rPr>
          <w:ins w:id="2549" w:author="mohammad minoei" w:date="2015-09-07T18:35:00Z"/>
        </w:rPr>
      </w:pPr>
      <w:proofErr w:type="gramStart"/>
      <w:ins w:id="2550" w:author="mohammad minoei" w:date="2015-09-07T18:35:00Z">
        <w:r>
          <w:t>weekday[</w:t>
        </w:r>
        <w:proofErr w:type="gramEnd"/>
        <w:r>
          <w:t>3] = "wednesday";</w:t>
        </w:r>
      </w:ins>
    </w:p>
    <w:p w:rsidR="002D65FA" w:rsidRDefault="002D65FA" w:rsidP="002D65FA">
      <w:pPr>
        <w:bidi w:val="0"/>
        <w:ind w:left="340" w:firstLine="0"/>
        <w:rPr>
          <w:ins w:id="2551" w:author="mohammad minoei" w:date="2015-09-07T18:35:00Z"/>
        </w:rPr>
      </w:pPr>
      <w:proofErr w:type="gramStart"/>
      <w:ins w:id="2552" w:author="mohammad minoei" w:date="2015-09-07T18:35:00Z">
        <w:r>
          <w:t>weekday[</w:t>
        </w:r>
        <w:proofErr w:type="gramEnd"/>
        <w:r>
          <w:t>4] = "thursday";</w:t>
        </w:r>
      </w:ins>
    </w:p>
    <w:p w:rsidR="002D65FA" w:rsidRDefault="002D65FA" w:rsidP="002D65FA">
      <w:pPr>
        <w:bidi w:val="0"/>
        <w:ind w:left="340" w:firstLine="0"/>
        <w:rPr>
          <w:ins w:id="2553" w:author="mohammad minoei" w:date="2015-09-07T18:35:00Z"/>
        </w:rPr>
      </w:pPr>
      <w:proofErr w:type="gramStart"/>
      <w:ins w:id="2554" w:author="mohammad minoei" w:date="2015-09-07T18:35:00Z">
        <w:r>
          <w:t>weekday[</w:t>
        </w:r>
        <w:proofErr w:type="gramEnd"/>
        <w:r>
          <w:t>5] = "friday";</w:t>
        </w:r>
      </w:ins>
    </w:p>
    <w:p w:rsidR="002D65FA" w:rsidRDefault="002D65FA" w:rsidP="002D65FA">
      <w:pPr>
        <w:bidi w:val="0"/>
        <w:ind w:left="340" w:firstLine="0"/>
        <w:rPr>
          <w:ins w:id="2555" w:author="mohammad minoei" w:date="2015-09-07T18:35:00Z"/>
        </w:rPr>
      </w:pPr>
      <w:proofErr w:type="gramStart"/>
      <w:ins w:id="2556" w:author="mohammad minoei" w:date="2015-09-07T18:35:00Z">
        <w:r>
          <w:t>weekday[</w:t>
        </w:r>
        <w:proofErr w:type="gramEnd"/>
        <w:r>
          <w:t>6] = "saturday";</w:t>
        </w:r>
      </w:ins>
    </w:p>
    <w:p w:rsidR="002D65FA" w:rsidRDefault="002D65FA" w:rsidP="002D65FA">
      <w:pPr>
        <w:bidi w:val="0"/>
        <w:ind w:left="340" w:firstLine="0"/>
        <w:rPr>
          <w:ins w:id="2557" w:author="mohammad minoei" w:date="2015-09-07T18:35:00Z"/>
          <w:rtl/>
        </w:rPr>
      </w:pPr>
    </w:p>
    <w:p w:rsidR="002D65FA" w:rsidRDefault="002D65FA" w:rsidP="002D65FA">
      <w:pPr>
        <w:bidi w:val="0"/>
        <w:ind w:left="340" w:firstLine="0"/>
        <w:rPr>
          <w:ins w:id="2558" w:author="mohammad minoei" w:date="2015-09-07T18:35:00Z"/>
        </w:rPr>
      </w:pPr>
      <w:ins w:id="2559" w:author="mohammad minoei" w:date="2015-09-07T18:35:00Z">
        <w:r>
          <w:t>module.exports = {</w:t>
        </w:r>
      </w:ins>
    </w:p>
    <w:p w:rsidR="002D65FA" w:rsidRDefault="002D65FA" w:rsidP="002D65FA">
      <w:pPr>
        <w:bidi w:val="0"/>
        <w:ind w:left="340" w:firstLine="0"/>
        <w:rPr>
          <w:ins w:id="2560" w:author="mohammad minoei" w:date="2015-09-07T18:35:00Z"/>
          <w:rtl/>
        </w:rPr>
      </w:pPr>
    </w:p>
    <w:p w:rsidR="002D65FA" w:rsidRDefault="002D65FA" w:rsidP="002D65FA">
      <w:pPr>
        <w:bidi w:val="0"/>
        <w:ind w:left="340" w:firstLine="0"/>
        <w:rPr>
          <w:ins w:id="2561" w:author="mohammad minoei" w:date="2015-09-07T18:35:00Z"/>
        </w:rPr>
      </w:pPr>
      <w:ins w:id="2562" w:author="mohammad minoei" w:date="2015-09-07T18:35:00Z">
        <w:r>
          <w:t xml:space="preserve">    </w:t>
        </w:r>
        <w:proofErr w:type="gramStart"/>
        <w:r>
          <w:t>getDayName</w:t>
        </w:r>
        <w:proofErr w:type="gramEnd"/>
        <w:r>
          <w:t>: function ( num ) {</w:t>
        </w:r>
      </w:ins>
    </w:p>
    <w:p w:rsidR="002D65FA" w:rsidRDefault="002D65FA" w:rsidP="002D65FA">
      <w:pPr>
        <w:bidi w:val="0"/>
        <w:ind w:left="340" w:firstLine="0"/>
        <w:rPr>
          <w:ins w:id="2563" w:author="mohammad minoei" w:date="2015-09-07T18:35:00Z"/>
        </w:rPr>
      </w:pPr>
      <w:ins w:id="2564" w:author="mohammad minoei" w:date="2015-09-07T18:35:00Z">
        <w:r>
          <w:t xml:space="preserve">        </w:t>
        </w:r>
        <w:proofErr w:type="gramStart"/>
        <w:r>
          <w:t>return</w:t>
        </w:r>
        <w:proofErr w:type="gramEnd"/>
        <w:r>
          <w:t xml:space="preserve"> weekday[num];</w:t>
        </w:r>
      </w:ins>
    </w:p>
    <w:p w:rsidR="002D65FA" w:rsidRDefault="002D65FA" w:rsidP="002D65FA">
      <w:pPr>
        <w:bidi w:val="0"/>
        <w:ind w:left="340" w:firstLine="0"/>
        <w:rPr>
          <w:ins w:id="2565" w:author="mohammad minoei" w:date="2015-09-07T18:35:00Z"/>
          <w:rtl/>
        </w:rPr>
      </w:pPr>
      <w:ins w:id="2566" w:author="mohammad minoei" w:date="2015-09-07T18:35:00Z">
        <w:r>
          <w:t xml:space="preserve">    },</w:t>
        </w:r>
      </w:ins>
    </w:p>
    <w:p w:rsidR="002D65FA" w:rsidRDefault="002D65FA" w:rsidP="002D65FA">
      <w:pPr>
        <w:bidi w:val="0"/>
        <w:ind w:left="340" w:firstLine="0"/>
        <w:rPr>
          <w:ins w:id="2567" w:author="mohammad minoei" w:date="2015-09-07T18:35:00Z"/>
        </w:rPr>
      </w:pPr>
      <w:ins w:id="2568" w:author="mohammad minoei" w:date="2015-09-07T18:35:00Z">
        <w:r>
          <w:t xml:space="preserve">    </w:t>
        </w:r>
        <w:proofErr w:type="gramStart"/>
        <w:r>
          <w:t>playMenu</w:t>
        </w:r>
        <w:proofErr w:type="gramEnd"/>
        <w:r>
          <w:t>: function ( channel, client, menu ) {</w:t>
        </w:r>
      </w:ins>
    </w:p>
    <w:p w:rsidR="002D65FA" w:rsidRDefault="002D65FA" w:rsidP="002D65FA">
      <w:pPr>
        <w:bidi w:val="0"/>
        <w:ind w:left="340" w:firstLine="0"/>
        <w:rPr>
          <w:ins w:id="2569" w:author="mohammad minoei" w:date="2015-09-07T18:35:00Z"/>
        </w:rPr>
      </w:pPr>
      <w:ins w:id="2570" w:author="mohammad minoei" w:date="2015-09-07T18:35:00Z">
        <w:r>
          <w:t xml:space="preserve">        </w:t>
        </w:r>
        <w:proofErr w:type="gramStart"/>
        <w:r>
          <w:t>var</w:t>
        </w:r>
        <w:proofErr w:type="gramEnd"/>
        <w:r>
          <w:t xml:space="preserve"> ch = Channels.getChannel( channel.id );</w:t>
        </w:r>
      </w:ins>
    </w:p>
    <w:p w:rsidR="002D65FA" w:rsidRDefault="002D65FA" w:rsidP="002D65FA">
      <w:pPr>
        <w:bidi w:val="0"/>
        <w:ind w:left="340" w:firstLine="0"/>
        <w:rPr>
          <w:ins w:id="2571" w:author="mohammad minoei" w:date="2015-09-07T18:35:00Z"/>
        </w:rPr>
      </w:pPr>
      <w:ins w:id="2572" w:author="mohammad minoei" w:date="2015-09-07T18:35:00Z">
        <w:r>
          <w:lastRenderedPageBreak/>
          <w:t xml:space="preserve">        </w:t>
        </w:r>
        <w:proofErr w:type="gramStart"/>
        <w:r>
          <w:t>var</w:t>
        </w:r>
        <w:proofErr w:type="gramEnd"/>
        <w:r>
          <w:t xml:space="preserve"> allowSkip = menu.allowSkip;</w:t>
        </w:r>
      </w:ins>
    </w:p>
    <w:p w:rsidR="002D65FA" w:rsidRDefault="002D65FA" w:rsidP="002D65FA">
      <w:pPr>
        <w:bidi w:val="0"/>
        <w:ind w:left="340" w:firstLine="0"/>
        <w:rPr>
          <w:ins w:id="2573" w:author="mohammad minoei" w:date="2015-09-07T18:35:00Z"/>
          <w:rtl/>
        </w:rPr>
      </w:pPr>
    </w:p>
    <w:p w:rsidR="002D65FA" w:rsidRDefault="002D65FA" w:rsidP="002D65FA">
      <w:pPr>
        <w:bidi w:val="0"/>
        <w:ind w:left="340" w:firstLine="0"/>
        <w:rPr>
          <w:ins w:id="2574" w:author="mohammad minoei" w:date="2015-09-07T18:35:00Z"/>
        </w:rPr>
      </w:pPr>
      <w:ins w:id="2575" w:author="mohammad minoei" w:date="2015-09-07T18:35:00Z">
        <w:r>
          <w:t xml:space="preserve">        //if </w:t>
        </w:r>
        <w:proofErr w:type="gramStart"/>
        <w:r>
          <w:t>( typeof</w:t>
        </w:r>
        <w:proofErr w:type="gramEnd"/>
        <w:r>
          <w:t xml:space="preserve"> allowSkip === 'undefined' ) {</w:t>
        </w:r>
      </w:ins>
    </w:p>
    <w:p w:rsidR="002D65FA" w:rsidRDefault="002D65FA" w:rsidP="002D65FA">
      <w:pPr>
        <w:bidi w:val="0"/>
        <w:ind w:left="340" w:firstLine="0"/>
        <w:rPr>
          <w:ins w:id="2576" w:author="mohammad minoei" w:date="2015-09-07T18:35:00Z"/>
        </w:rPr>
      </w:pPr>
      <w:ins w:id="2577" w:author="mohammad minoei" w:date="2015-09-07T18:35:00Z">
        <w:r>
          <w:t xml:space="preserve">        //    allowSkip = 1;</w:t>
        </w:r>
      </w:ins>
    </w:p>
    <w:p w:rsidR="002D65FA" w:rsidRDefault="002D65FA" w:rsidP="002D65FA">
      <w:pPr>
        <w:bidi w:val="0"/>
        <w:ind w:left="340" w:firstLine="0"/>
        <w:rPr>
          <w:ins w:id="2578" w:author="mohammad minoei" w:date="2015-09-07T18:35:00Z"/>
          <w:rtl/>
        </w:rPr>
      </w:pPr>
      <w:ins w:id="2579" w:author="mohammad minoei" w:date="2015-09-07T18:35:00Z">
        <w:r>
          <w:t xml:space="preserve">        //}</w:t>
        </w:r>
      </w:ins>
    </w:p>
    <w:p w:rsidR="002D65FA" w:rsidRDefault="002D65FA" w:rsidP="002D65FA">
      <w:pPr>
        <w:bidi w:val="0"/>
        <w:ind w:left="340" w:firstLine="0"/>
        <w:rPr>
          <w:ins w:id="2580" w:author="mohammad minoei" w:date="2015-09-07T18:35:00Z"/>
        </w:rPr>
      </w:pPr>
      <w:ins w:id="2581" w:author="mohammad minoei" w:date="2015-09-07T18:35:00Z">
        <w:r>
          <w:t xml:space="preserve">        </w:t>
        </w:r>
        <w:proofErr w:type="gramStart"/>
        <w:r>
          <w:t>var</w:t>
        </w:r>
        <w:proofErr w:type="gramEnd"/>
        <w:r>
          <w:t xml:space="preserve"> state = {</w:t>
        </w:r>
      </w:ins>
    </w:p>
    <w:p w:rsidR="002D65FA" w:rsidRDefault="002D65FA" w:rsidP="002D65FA">
      <w:pPr>
        <w:bidi w:val="0"/>
        <w:ind w:left="340" w:firstLine="0"/>
        <w:rPr>
          <w:ins w:id="2582" w:author="mohammad minoei" w:date="2015-09-07T18:35:00Z"/>
        </w:rPr>
      </w:pPr>
      <w:ins w:id="2583" w:author="mohammad minoei" w:date="2015-09-07T18:35:00Z">
        <w:r>
          <w:t xml:space="preserve">            </w:t>
        </w:r>
        <w:proofErr w:type="gramStart"/>
        <w:r>
          <w:t>currentSound</w:t>
        </w:r>
        <w:proofErr w:type="gramEnd"/>
        <w:r>
          <w:t>: menu.sounds[0],</w:t>
        </w:r>
      </w:ins>
    </w:p>
    <w:p w:rsidR="002D65FA" w:rsidRDefault="002D65FA" w:rsidP="002D65FA">
      <w:pPr>
        <w:bidi w:val="0"/>
        <w:ind w:left="340" w:firstLine="0"/>
        <w:rPr>
          <w:ins w:id="2584" w:author="mohammad minoei" w:date="2015-09-07T18:35:00Z"/>
        </w:rPr>
      </w:pPr>
      <w:ins w:id="2585" w:author="mohammad minoei" w:date="2015-09-07T18:35:00Z">
        <w:r>
          <w:t xml:space="preserve">            </w:t>
        </w:r>
        <w:proofErr w:type="gramStart"/>
        <w:r>
          <w:t>currentIndex</w:t>
        </w:r>
        <w:proofErr w:type="gramEnd"/>
        <w:r>
          <w:t>: 0,</w:t>
        </w:r>
      </w:ins>
    </w:p>
    <w:p w:rsidR="002D65FA" w:rsidRDefault="002D65FA" w:rsidP="002D65FA">
      <w:pPr>
        <w:bidi w:val="0"/>
        <w:ind w:left="340" w:firstLine="0"/>
        <w:rPr>
          <w:ins w:id="2586" w:author="mohammad minoei" w:date="2015-09-07T18:35:00Z"/>
        </w:rPr>
      </w:pPr>
      <w:ins w:id="2587" w:author="mohammad minoei" w:date="2015-09-07T18:35:00Z">
        <w:r>
          <w:t xml:space="preserve">            </w:t>
        </w:r>
        <w:proofErr w:type="gramStart"/>
        <w:r>
          <w:t>currentPlayback</w:t>
        </w:r>
        <w:proofErr w:type="gramEnd"/>
        <w:r>
          <w:t>: undefined,</w:t>
        </w:r>
      </w:ins>
    </w:p>
    <w:p w:rsidR="002D65FA" w:rsidRDefault="002D65FA" w:rsidP="002D65FA">
      <w:pPr>
        <w:bidi w:val="0"/>
        <w:ind w:left="340" w:firstLine="0"/>
        <w:rPr>
          <w:ins w:id="2588" w:author="mohammad minoei" w:date="2015-09-07T18:35:00Z"/>
        </w:rPr>
      </w:pPr>
      <w:ins w:id="2589" w:author="mohammad minoei" w:date="2015-09-07T18:35:00Z">
        <w:r>
          <w:t xml:space="preserve">            </w:t>
        </w:r>
        <w:proofErr w:type="gramStart"/>
        <w:r>
          <w:t>done</w:t>
        </w:r>
        <w:proofErr w:type="gramEnd"/>
        <w:r>
          <w:t>: false,</w:t>
        </w:r>
      </w:ins>
    </w:p>
    <w:p w:rsidR="002D65FA" w:rsidRDefault="002D65FA" w:rsidP="002D65FA">
      <w:pPr>
        <w:bidi w:val="0"/>
        <w:ind w:left="340" w:firstLine="0"/>
        <w:rPr>
          <w:ins w:id="2590" w:author="mohammad minoei" w:date="2015-09-07T18:35:00Z"/>
        </w:rPr>
      </w:pPr>
      <w:ins w:id="2591" w:author="mohammad minoei" w:date="2015-09-07T18:35:00Z">
        <w:r>
          <w:t xml:space="preserve">            </w:t>
        </w:r>
        <w:proofErr w:type="gramStart"/>
        <w:r>
          <w:t>finished</w:t>
        </w:r>
        <w:proofErr w:type="gramEnd"/>
        <w:r>
          <w:t>: false,</w:t>
        </w:r>
      </w:ins>
    </w:p>
    <w:p w:rsidR="002D65FA" w:rsidRDefault="002D65FA" w:rsidP="002D65FA">
      <w:pPr>
        <w:bidi w:val="0"/>
        <w:ind w:left="340" w:firstLine="0"/>
        <w:rPr>
          <w:ins w:id="2592" w:author="mohammad minoei" w:date="2015-09-07T18:35:00Z"/>
        </w:rPr>
      </w:pPr>
      <w:ins w:id="2593" w:author="mohammad minoei" w:date="2015-09-07T18:35:00Z">
        <w:r>
          <w:t xml:space="preserve">            </w:t>
        </w:r>
        <w:proofErr w:type="gramStart"/>
        <w:r>
          <w:t>canceled</w:t>
        </w:r>
        <w:proofErr w:type="gramEnd"/>
        <w:r>
          <w:t>: false</w:t>
        </w:r>
      </w:ins>
    </w:p>
    <w:p w:rsidR="002D65FA" w:rsidRDefault="002D65FA" w:rsidP="002D65FA">
      <w:pPr>
        <w:bidi w:val="0"/>
        <w:ind w:left="340" w:firstLine="0"/>
        <w:rPr>
          <w:ins w:id="2594" w:author="mohammad minoei" w:date="2015-09-07T18:35:00Z"/>
          <w:rtl/>
        </w:rPr>
      </w:pPr>
      <w:ins w:id="2595" w:author="mohammad minoei" w:date="2015-09-07T18:35:00Z">
        <w:r>
          <w:t xml:space="preserve">        };</w:t>
        </w:r>
      </w:ins>
    </w:p>
    <w:p w:rsidR="002D65FA" w:rsidRDefault="002D65FA" w:rsidP="002D65FA">
      <w:pPr>
        <w:bidi w:val="0"/>
        <w:ind w:left="340" w:firstLine="0"/>
        <w:rPr>
          <w:ins w:id="2596" w:author="mohammad minoei" w:date="2015-09-07T18:35:00Z"/>
        </w:rPr>
      </w:pPr>
      <w:ins w:id="2597" w:author="mohammad minoei" w:date="2015-09-07T18:35:00Z">
        <w:r>
          <w:t xml:space="preserve">        </w:t>
        </w:r>
        <w:proofErr w:type="gramStart"/>
        <w:r>
          <w:t>if</w:t>
        </w:r>
        <w:proofErr w:type="gramEnd"/>
        <w:r>
          <w:t xml:space="preserve"> ( allowSkip ) {</w:t>
        </w:r>
      </w:ins>
    </w:p>
    <w:p w:rsidR="002D65FA" w:rsidRDefault="002D65FA" w:rsidP="002D65FA">
      <w:pPr>
        <w:bidi w:val="0"/>
        <w:ind w:left="340" w:firstLine="0"/>
        <w:rPr>
          <w:ins w:id="2598" w:author="mohammad minoei" w:date="2015-09-07T18:35:00Z"/>
        </w:rPr>
      </w:pPr>
      <w:ins w:id="2599" w:author="mohammad minoei" w:date="2015-09-07T18:35:00Z">
        <w:r>
          <w:t xml:space="preserve">            </w:t>
        </w:r>
        <w:proofErr w:type="gramStart"/>
        <w:r>
          <w:t>channel.on(</w:t>
        </w:r>
        <w:proofErr w:type="gramEnd"/>
        <w:r>
          <w:t xml:space="preserve"> 'ChannelDtmfReceived', cancelMenu );</w:t>
        </w:r>
      </w:ins>
    </w:p>
    <w:p w:rsidR="002D65FA" w:rsidRDefault="002D65FA" w:rsidP="002D65FA">
      <w:pPr>
        <w:bidi w:val="0"/>
        <w:ind w:left="340" w:firstLine="0"/>
        <w:rPr>
          <w:ins w:id="2600" w:author="mohammad minoei" w:date="2015-09-07T18:35:00Z"/>
        </w:rPr>
      </w:pPr>
      <w:ins w:id="2601" w:author="mohammad minoei" w:date="2015-09-07T18:35:00Z">
        <w:r>
          <w:t xml:space="preserve">            </w:t>
        </w:r>
        <w:proofErr w:type="gramStart"/>
        <w:r>
          <w:t>channel.on(</w:t>
        </w:r>
        <w:proofErr w:type="gramEnd"/>
        <w:r>
          <w:t xml:space="preserve"> 'StasisEnd', cancelMenu );</w:t>
        </w:r>
      </w:ins>
    </w:p>
    <w:p w:rsidR="002D65FA" w:rsidRDefault="002D65FA" w:rsidP="002D65FA">
      <w:pPr>
        <w:bidi w:val="0"/>
        <w:ind w:left="340" w:firstLine="0"/>
        <w:rPr>
          <w:ins w:id="2602" w:author="mohammad minoei" w:date="2015-09-07T18:35:00Z"/>
          <w:rtl/>
        </w:rPr>
      </w:pPr>
      <w:ins w:id="2603" w:author="mohammad minoei" w:date="2015-09-07T18:35:00Z">
        <w:r>
          <w:t xml:space="preserve">        }</w:t>
        </w:r>
      </w:ins>
    </w:p>
    <w:p w:rsidR="002D65FA" w:rsidRDefault="002D65FA" w:rsidP="002D65FA">
      <w:pPr>
        <w:bidi w:val="0"/>
        <w:ind w:left="340" w:firstLine="0"/>
        <w:rPr>
          <w:ins w:id="2604" w:author="mohammad minoei" w:date="2015-09-07T18:35:00Z"/>
          <w:rtl/>
        </w:rPr>
      </w:pPr>
    </w:p>
    <w:p w:rsidR="002D65FA" w:rsidRDefault="002D65FA" w:rsidP="002D65FA">
      <w:pPr>
        <w:bidi w:val="0"/>
        <w:ind w:left="340" w:firstLine="0"/>
        <w:rPr>
          <w:ins w:id="2605" w:author="mohammad minoei" w:date="2015-09-07T18:35:00Z"/>
        </w:rPr>
      </w:pPr>
      <w:ins w:id="2606" w:author="mohammad minoei" w:date="2015-09-07T18:35:00Z">
        <w:r>
          <w:t xml:space="preserve">        ch.isPlaying = true;</w:t>
        </w:r>
      </w:ins>
    </w:p>
    <w:p w:rsidR="002D65FA" w:rsidRDefault="002D65FA" w:rsidP="002D65FA">
      <w:pPr>
        <w:bidi w:val="0"/>
        <w:ind w:left="340" w:firstLine="0"/>
        <w:rPr>
          <w:ins w:id="2607" w:author="mohammad minoei" w:date="2015-09-07T18:35:00Z"/>
        </w:rPr>
      </w:pPr>
      <w:ins w:id="2608" w:author="mohammad minoei" w:date="2015-09-07T18:35:00Z">
        <w:r>
          <w:t xml:space="preserve">        </w:t>
        </w:r>
        <w:proofErr w:type="gramStart"/>
        <w:r>
          <w:t>queueUpSound(</w:t>
        </w:r>
        <w:proofErr w:type="gramEnd"/>
        <w:r>
          <w:t>);</w:t>
        </w:r>
      </w:ins>
    </w:p>
    <w:p w:rsidR="002D65FA" w:rsidRDefault="002D65FA" w:rsidP="002D65FA">
      <w:pPr>
        <w:bidi w:val="0"/>
        <w:ind w:left="340" w:firstLine="0"/>
        <w:rPr>
          <w:ins w:id="2609" w:author="mohammad minoei" w:date="2015-09-07T18:35:00Z"/>
          <w:rtl/>
        </w:rPr>
      </w:pPr>
    </w:p>
    <w:p w:rsidR="002D65FA" w:rsidRDefault="002D65FA" w:rsidP="002D65FA">
      <w:pPr>
        <w:bidi w:val="0"/>
        <w:ind w:left="340" w:firstLine="0"/>
        <w:rPr>
          <w:ins w:id="2610" w:author="mohammad minoei" w:date="2015-09-07T18:35:00Z"/>
        </w:rPr>
      </w:pPr>
      <w:ins w:id="2611" w:author="mohammad minoei" w:date="2015-09-07T18:35:00Z">
        <w:r>
          <w:t xml:space="preserve">        // Cancel the menu, as the user did something</w:t>
        </w:r>
      </w:ins>
    </w:p>
    <w:p w:rsidR="002D65FA" w:rsidRDefault="002D65FA" w:rsidP="002D65FA">
      <w:pPr>
        <w:bidi w:val="0"/>
        <w:ind w:left="340" w:firstLine="0"/>
        <w:rPr>
          <w:ins w:id="2612" w:author="mohammad minoei" w:date="2015-09-07T18:35:00Z"/>
        </w:rPr>
      </w:pPr>
      <w:ins w:id="2613" w:author="mohammad minoei" w:date="2015-09-07T18:35:00Z">
        <w:r>
          <w:t xml:space="preserve">        </w:t>
        </w:r>
        <w:proofErr w:type="gramStart"/>
        <w:r>
          <w:t>function</w:t>
        </w:r>
        <w:proofErr w:type="gramEnd"/>
        <w:r>
          <w:t xml:space="preserve"> cancelMenu( event, channel ) {</w:t>
        </w:r>
      </w:ins>
    </w:p>
    <w:p w:rsidR="002D65FA" w:rsidRDefault="002D65FA" w:rsidP="002D65FA">
      <w:pPr>
        <w:bidi w:val="0"/>
        <w:ind w:left="340" w:firstLine="0"/>
        <w:rPr>
          <w:ins w:id="2614" w:author="mohammad minoei" w:date="2015-09-07T18:35:00Z"/>
        </w:rPr>
      </w:pPr>
      <w:ins w:id="2615" w:author="mohammad minoei" w:date="2015-09-07T18:35:00Z">
        <w:r>
          <w:t xml:space="preserve">            </w:t>
        </w:r>
        <w:proofErr w:type="gramStart"/>
        <w:r>
          <w:t>try</w:t>
        </w:r>
        <w:proofErr w:type="gramEnd"/>
        <w:r>
          <w:t xml:space="preserve"> {</w:t>
        </w:r>
      </w:ins>
    </w:p>
    <w:p w:rsidR="002D65FA" w:rsidRDefault="002D65FA" w:rsidP="002D65FA">
      <w:pPr>
        <w:bidi w:val="0"/>
        <w:ind w:left="340" w:firstLine="0"/>
        <w:rPr>
          <w:ins w:id="2616" w:author="mohammad minoei" w:date="2015-09-07T18:35:00Z"/>
        </w:rPr>
      </w:pPr>
      <w:ins w:id="2617" w:author="mohammad minoei" w:date="2015-09-07T18:35:00Z">
        <w:r>
          <w:t xml:space="preserve">                </w:t>
        </w:r>
        <w:proofErr w:type="gramStart"/>
        <w:r>
          <w:t>var</w:t>
        </w:r>
        <w:proofErr w:type="gramEnd"/>
        <w:r>
          <w:t xml:space="preserve"> valid = ~menu.validInput.indexOf( event.digit );</w:t>
        </w:r>
      </w:ins>
    </w:p>
    <w:p w:rsidR="002D65FA" w:rsidRDefault="002D65FA" w:rsidP="002D65FA">
      <w:pPr>
        <w:bidi w:val="0"/>
        <w:ind w:left="340" w:firstLine="0"/>
        <w:rPr>
          <w:ins w:id="2618" w:author="mohammad minoei" w:date="2015-09-07T18:35:00Z"/>
        </w:rPr>
      </w:pPr>
      <w:ins w:id="2619" w:author="mohammad minoei" w:date="2015-09-07T18:35:00Z">
        <w:r>
          <w:t xml:space="preserve">                </w:t>
        </w:r>
        <w:proofErr w:type="gramStart"/>
        <w:r>
          <w:t>if</w:t>
        </w:r>
        <w:proofErr w:type="gramEnd"/>
        <w:r>
          <w:t xml:space="preserve"> ( !valid )</w:t>
        </w:r>
      </w:ins>
    </w:p>
    <w:p w:rsidR="002D65FA" w:rsidRDefault="002D65FA" w:rsidP="002D65FA">
      <w:pPr>
        <w:bidi w:val="0"/>
        <w:ind w:left="340" w:firstLine="0"/>
        <w:rPr>
          <w:ins w:id="2620" w:author="mohammad minoei" w:date="2015-09-07T18:35:00Z"/>
        </w:rPr>
      </w:pPr>
      <w:ins w:id="2621" w:author="mohammad minoei" w:date="2015-09-07T18:35:00Z">
        <w:r>
          <w:t xml:space="preserve">                    </w:t>
        </w:r>
        <w:proofErr w:type="gramStart"/>
        <w:r>
          <w:t>return</w:t>
        </w:r>
        <w:proofErr w:type="gramEnd"/>
        <w:r>
          <w:t>;</w:t>
        </w:r>
      </w:ins>
    </w:p>
    <w:p w:rsidR="002D65FA" w:rsidRDefault="002D65FA" w:rsidP="002D65FA">
      <w:pPr>
        <w:bidi w:val="0"/>
        <w:ind w:left="340" w:firstLine="0"/>
        <w:rPr>
          <w:ins w:id="2622" w:author="mohammad minoei" w:date="2015-09-07T18:35:00Z"/>
        </w:rPr>
      </w:pPr>
      <w:ins w:id="2623" w:author="mohammad minoei" w:date="2015-09-07T18:35:00Z">
        <w:r>
          <w:t xml:space="preserve">            } catch </w:t>
        </w:r>
        <w:proofErr w:type="gramStart"/>
        <w:r>
          <w:t>( e</w:t>
        </w:r>
        <w:proofErr w:type="gramEnd"/>
        <w:r>
          <w:t xml:space="preserve"> ) {</w:t>
        </w:r>
      </w:ins>
    </w:p>
    <w:p w:rsidR="002D65FA" w:rsidRDefault="002D65FA" w:rsidP="002D65FA">
      <w:pPr>
        <w:bidi w:val="0"/>
        <w:ind w:left="340" w:firstLine="0"/>
        <w:rPr>
          <w:ins w:id="2624" w:author="mohammad minoei" w:date="2015-09-07T18:35:00Z"/>
        </w:rPr>
      </w:pPr>
      <w:ins w:id="2625" w:author="mohammad minoei" w:date="2015-09-07T18:35:00Z">
        <w:r>
          <w:t xml:space="preserve">                </w:t>
        </w:r>
        <w:proofErr w:type="gramStart"/>
        <w:r>
          <w:t>return</w:t>
        </w:r>
        <w:proofErr w:type="gramEnd"/>
        <w:r>
          <w:t>;</w:t>
        </w:r>
      </w:ins>
    </w:p>
    <w:p w:rsidR="002D65FA" w:rsidRDefault="002D65FA" w:rsidP="002D65FA">
      <w:pPr>
        <w:bidi w:val="0"/>
        <w:ind w:left="340" w:firstLine="0"/>
        <w:rPr>
          <w:ins w:id="2626" w:author="mohammad minoei" w:date="2015-09-07T18:35:00Z"/>
          <w:rtl/>
        </w:rPr>
      </w:pPr>
      <w:ins w:id="2627" w:author="mohammad minoei" w:date="2015-09-07T18:35:00Z">
        <w:r>
          <w:t xml:space="preserve">            }</w:t>
        </w:r>
      </w:ins>
    </w:p>
    <w:p w:rsidR="002D65FA" w:rsidRDefault="002D65FA" w:rsidP="002D65FA">
      <w:pPr>
        <w:bidi w:val="0"/>
        <w:ind w:left="340" w:firstLine="0"/>
        <w:rPr>
          <w:ins w:id="2628" w:author="mohammad minoei" w:date="2015-09-07T18:35:00Z"/>
        </w:rPr>
      </w:pPr>
      <w:ins w:id="2629" w:author="mohammad minoei" w:date="2015-09-07T18:35:00Z">
        <w:r>
          <w:t xml:space="preserve">            state.done = true;</w:t>
        </w:r>
      </w:ins>
    </w:p>
    <w:p w:rsidR="002D65FA" w:rsidRDefault="002D65FA" w:rsidP="002D65FA">
      <w:pPr>
        <w:bidi w:val="0"/>
        <w:ind w:left="340" w:firstLine="0"/>
        <w:rPr>
          <w:ins w:id="2630" w:author="mohammad minoei" w:date="2015-09-07T18:35:00Z"/>
        </w:rPr>
      </w:pPr>
      <w:ins w:id="2631" w:author="mohammad minoei" w:date="2015-09-07T18:35:00Z">
        <w:r>
          <w:t xml:space="preserve">            state.canceled = true;</w:t>
        </w:r>
      </w:ins>
    </w:p>
    <w:p w:rsidR="002D65FA" w:rsidRDefault="002D65FA" w:rsidP="002D65FA">
      <w:pPr>
        <w:bidi w:val="0"/>
        <w:ind w:left="340" w:firstLine="0"/>
        <w:rPr>
          <w:ins w:id="2632" w:author="mohammad minoei" w:date="2015-09-07T18:35:00Z"/>
        </w:rPr>
      </w:pPr>
      <w:ins w:id="2633" w:author="mohammad minoei" w:date="2015-09-07T18:35:00Z">
        <w:r>
          <w:t xml:space="preserve">            </w:t>
        </w:r>
        <w:proofErr w:type="gramStart"/>
        <w:r>
          <w:t>if</w:t>
        </w:r>
        <w:proofErr w:type="gramEnd"/>
        <w:r>
          <w:t xml:space="preserve"> ( state.currentPlayback ) {</w:t>
        </w:r>
      </w:ins>
    </w:p>
    <w:p w:rsidR="002D65FA" w:rsidRDefault="002D65FA" w:rsidP="002D65FA">
      <w:pPr>
        <w:bidi w:val="0"/>
        <w:ind w:left="340" w:firstLine="0"/>
        <w:rPr>
          <w:ins w:id="2634" w:author="mohammad minoei" w:date="2015-09-07T18:35:00Z"/>
        </w:rPr>
      </w:pPr>
      <w:ins w:id="2635" w:author="mohammad minoei" w:date="2015-09-07T18:35:00Z">
        <w:r>
          <w:t xml:space="preserve">                </w:t>
        </w:r>
        <w:proofErr w:type="gramStart"/>
        <w:r>
          <w:t>state.currentPlayback.stop(</w:t>
        </w:r>
        <w:proofErr w:type="gramEnd"/>
        <w:r>
          <w:t xml:space="preserve"> function ( err ) {</w:t>
        </w:r>
      </w:ins>
    </w:p>
    <w:p w:rsidR="002D65FA" w:rsidRDefault="002D65FA" w:rsidP="002D65FA">
      <w:pPr>
        <w:bidi w:val="0"/>
        <w:ind w:left="340" w:firstLine="0"/>
        <w:rPr>
          <w:ins w:id="2636" w:author="mohammad minoei" w:date="2015-09-07T18:35:00Z"/>
          <w:rtl/>
        </w:rPr>
      </w:pPr>
      <w:ins w:id="2637" w:author="mohammad minoei" w:date="2015-09-07T18:35:00Z">
        <w:r>
          <w:t xml:space="preserve">                } );</w:t>
        </w:r>
      </w:ins>
    </w:p>
    <w:p w:rsidR="002D65FA" w:rsidRDefault="002D65FA" w:rsidP="002D65FA">
      <w:pPr>
        <w:bidi w:val="0"/>
        <w:ind w:left="340" w:firstLine="0"/>
        <w:rPr>
          <w:ins w:id="2638" w:author="mohammad minoei" w:date="2015-09-07T18:35:00Z"/>
          <w:rtl/>
        </w:rPr>
      </w:pPr>
      <w:ins w:id="2639" w:author="mohammad minoei" w:date="2015-09-07T18:35:00Z">
        <w:r>
          <w:t xml:space="preserve">            }</w:t>
        </w:r>
      </w:ins>
    </w:p>
    <w:p w:rsidR="002D65FA" w:rsidRDefault="002D65FA" w:rsidP="002D65FA">
      <w:pPr>
        <w:bidi w:val="0"/>
        <w:ind w:left="340" w:firstLine="0"/>
        <w:rPr>
          <w:ins w:id="2640" w:author="mohammad minoei" w:date="2015-09-07T18:35:00Z"/>
        </w:rPr>
      </w:pPr>
      <w:ins w:id="2641" w:author="mohammad minoei" w:date="2015-09-07T18:35:00Z">
        <w:r>
          <w:t xml:space="preserve">            // remove listeners as future calls to playIntroMenu will create new ones</w:t>
        </w:r>
      </w:ins>
    </w:p>
    <w:p w:rsidR="002D65FA" w:rsidRDefault="002D65FA" w:rsidP="002D65FA">
      <w:pPr>
        <w:bidi w:val="0"/>
        <w:ind w:left="340" w:firstLine="0"/>
        <w:rPr>
          <w:ins w:id="2642" w:author="mohammad minoei" w:date="2015-09-07T18:35:00Z"/>
        </w:rPr>
      </w:pPr>
      <w:ins w:id="2643" w:author="mohammad minoei" w:date="2015-09-07T18:35:00Z">
        <w:r>
          <w:t xml:space="preserve">            </w:t>
        </w:r>
        <w:proofErr w:type="gramStart"/>
        <w:r>
          <w:t>channel.removeListener(</w:t>
        </w:r>
        <w:proofErr w:type="gramEnd"/>
        <w:r>
          <w:t xml:space="preserve"> 'ChannelDtmfReceived', cancelMenu );</w:t>
        </w:r>
      </w:ins>
    </w:p>
    <w:p w:rsidR="002D65FA" w:rsidRDefault="002D65FA" w:rsidP="002D65FA">
      <w:pPr>
        <w:bidi w:val="0"/>
        <w:ind w:left="340" w:firstLine="0"/>
        <w:rPr>
          <w:ins w:id="2644" w:author="mohammad minoei" w:date="2015-09-07T18:35:00Z"/>
        </w:rPr>
      </w:pPr>
      <w:ins w:id="2645" w:author="mohammad minoei" w:date="2015-09-07T18:35:00Z">
        <w:r>
          <w:t xml:space="preserve">            </w:t>
        </w:r>
        <w:proofErr w:type="gramStart"/>
        <w:r>
          <w:t>channel.removeListener(</w:t>
        </w:r>
        <w:proofErr w:type="gramEnd"/>
        <w:r>
          <w:t xml:space="preserve"> 'StasisEnd', cancelMenu );</w:t>
        </w:r>
      </w:ins>
    </w:p>
    <w:p w:rsidR="002D65FA" w:rsidRDefault="002D65FA" w:rsidP="002D65FA">
      <w:pPr>
        <w:bidi w:val="0"/>
        <w:ind w:left="340" w:firstLine="0"/>
        <w:rPr>
          <w:ins w:id="2646" w:author="mohammad minoei" w:date="2015-09-07T18:35:00Z"/>
          <w:rtl/>
        </w:rPr>
      </w:pPr>
      <w:ins w:id="2647" w:author="mohammad minoei" w:date="2015-09-07T18:35:00Z">
        <w:r>
          <w:t xml:space="preserve">        }</w:t>
        </w:r>
      </w:ins>
    </w:p>
    <w:p w:rsidR="002D65FA" w:rsidRDefault="002D65FA" w:rsidP="002D65FA">
      <w:pPr>
        <w:bidi w:val="0"/>
        <w:ind w:left="340" w:firstLine="0"/>
        <w:rPr>
          <w:ins w:id="2648" w:author="mohammad minoei" w:date="2015-09-07T18:35:00Z"/>
          <w:rtl/>
        </w:rPr>
      </w:pPr>
    </w:p>
    <w:p w:rsidR="002D65FA" w:rsidRDefault="002D65FA" w:rsidP="002D65FA">
      <w:pPr>
        <w:bidi w:val="0"/>
        <w:ind w:left="340" w:firstLine="0"/>
        <w:rPr>
          <w:ins w:id="2649" w:author="mohammad minoei" w:date="2015-09-07T18:35:00Z"/>
        </w:rPr>
      </w:pPr>
      <w:ins w:id="2650" w:author="mohammad minoei" w:date="2015-09-07T18:35:00Z">
        <w:r>
          <w:t xml:space="preserve">        // Start up the next sound and handle whatever happens</w:t>
        </w:r>
      </w:ins>
    </w:p>
    <w:p w:rsidR="002D65FA" w:rsidRDefault="002D65FA" w:rsidP="002D65FA">
      <w:pPr>
        <w:bidi w:val="0"/>
        <w:ind w:left="340" w:firstLine="0"/>
        <w:rPr>
          <w:ins w:id="2651" w:author="mohammad minoei" w:date="2015-09-07T18:35:00Z"/>
        </w:rPr>
      </w:pPr>
      <w:ins w:id="2652" w:author="mohammad minoei" w:date="2015-09-07T18:35:00Z">
        <w:r>
          <w:t xml:space="preserve">        </w:t>
        </w:r>
        <w:proofErr w:type="gramStart"/>
        <w:r>
          <w:t>function</w:t>
        </w:r>
        <w:proofErr w:type="gramEnd"/>
        <w:r>
          <w:t xml:space="preserve"> queueUpSound() {</w:t>
        </w:r>
      </w:ins>
    </w:p>
    <w:p w:rsidR="002D65FA" w:rsidRDefault="002D65FA" w:rsidP="002D65FA">
      <w:pPr>
        <w:bidi w:val="0"/>
        <w:ind w:left="340" w:firstLine="0"/>
        <w:rPr>
          <w:ins w:id="2653" w:author="mohammad minoei" w:date="2015-09-07T18:35:00Z"/>
        </w:rPr>
      </w:pPr>
      <w:ins w:id="2654" w:author="mohammad minoei" w:date="2015-09-07T18:35:00Z">
        <w:r>
          <w:t xml:space="preserve">            </w:t>
        </w:r>
        <w:proofErr w:type="gramStart"/>
        <w:r>
          <w:t>if</w:t>
        </w:r>
        <w:proofErr w:type="gramEnd"/>
        <w:r>
          <w:t xml:space="preserve"> ( !state.done ) {</w:t>
        </w:r>
      </w:ins>
    </w:p>
    <w:p w:rsidR="002D65FA" w:rsidRDefault="002D65FA" w:rsidP="002D65FA">
      <w:pPr>
        <w:bidi w:val="0"/>
        <w:ind w:left="340" w:firstLine="0"/>
        <w:rPr>
          <w:ins w:id="2655" w:author="mohammad minoei" w:date="2015-09-07T18:35:00Z"/>
        </w:rPr>
      </w:pPr>
      <w:ins w:id="2656" w:author="mohammad minoei" w:date="2015-09-07T18:35:00Z">
        <w:r>
          <w:lastRenderedPageBreak/>
          <w:t xml:space="preserve">                </w:t>
        </w:r>
        <w:proofErr w:type="gramStart"/>
        <w:r>
          <w:t>var</w:t>
        </w:r>
        <w:proofErr w:type="gramEnd"/>
        <w:r>
          <w:t xml:space="preserve"> playback = client.Playback();</w:t>
        </w:r>
      </w:ins>
    </w:p>
    <w:p w:rsidR="002D65FA" w:rsidRDefault="002D65FA" w:rsidP="002D65FA">
      <w:pPr>
        <w:bidi w:val="0"/>
        <w:ind w:left="340" w:firstLine="0"/>
        <w:rPr>
          <w:ins w:id="2657" w:author="mohammad minoei" w:date="2015-09-07T18:35:00Z"/>
        </w:rPr>
      </w:pPr>
      <w:ins w:id="2658" w:author="mohammad minoei" w:date="2015-09-07T18:35:00Z">
        <w:r>
          <w:t xml:space="preserve">                state.currentPlayback = playback;</w:t>
        </w:r>
      </w:ins>
    </w:p>
    <w:p w:rsidR="002D65FA" w:rsidRDefault="002D65FA" w:rsidP="002D65FA">
      <w:pPr>
        <w:bidi w:val="0"/>
        <w:ind w:left="340" w:firstLine="0"/>
        <w:rPr>
          <w:ins w:id="2659" w:author="mohammad minoei" w:date="2015-09-07T18:35:00Z"/>
          <w:rtl/>
        </w:rPr>
      </w:pPr>
    </w:p>
    <w:p w:rsidR="002D65FA" w:rsidRDefault="002D65FA" w:rsidP="002D65FA">
      <w:pPr>
        <w:bidi w:val="0"/>
        <w:ind w:left="340" w:firstLine="0"/>
        <w:rPr>
          <w:ins w:id="2660" w:author="mohammad minoei" w:date="2015-09-07T18:35:00Z"/>
        </w:rPr>
      </w:pPr>
      <w:ins w:id="2661" w:author="mohammad minoei" w:date="2015-09-07T18:35:00Z">
        <w:r>
          <w:t xml:space="preserve">                </w:t>
        </w:r>
        <w:proofErr w:type="gramStart"/>
        <w:r>
          <w:t>try</w:t>
        </w:r>
        <w:proofErr w:type="gramEnd"/>
        <w:r>
          <w:t xml:space="preserve"> {//FIXME ERROR ON HANGUP !</w:t>
        </w:r>
      </w:ins>
    </w:p>
    <w:p w:rsidR="002D65FA" w:rsidRDefault="002D65FA" w:rsidP="002D65FA">
      <w:pPr>
        <w:bidi w:val="0"/>
        <w:ind w:left="340" w:firstLine="0"/>
        <w:rPr>
          <w:ins w:id="2662" w:author="mohammad minoei" w:date="2015-09-07T18:35:00Z"/>
        </w:rPr>
      </w:pPr>
      <w:ins w:id="2663" w:author="mohammad minoei" w:date="2015-09-07T18:35:00Z">
        <w:r>
          <w:t xml:space="preserve">                    </w:t>
        </w:r>
        <w:proofErr w:type="gramStart"/>
        <w:r>
          <w:t>channel.play(</w:t>
        </w:r>
        <w:proofErr w:type="gramEnd"/>
        <w:r>
          <w:t xml:space="preserve"> { media: state.currentSound }, playback, function ( err ) {</w:t>
        </w:r>
      </w:ins>
    </w:p>
    <w:p w:rsidR="002D65FA" w:rsidRDefault="002D65FA" w:rsidP="002D65FA">
      <w:pPr>
        <w:bidi w:val="0"/>
        <w:ind w:left="340" w:firstLine="0"/>
        <w:rPr>
          <w:ins w:id="2664" w:author="mohammad minoei" w:date="2015-09-07T18:35:00Z"/>
        </w:rPr>
      </w:pPr>
      <w:ins w:id="2665" w:author="mohammad minoei" w:date="2015-09-07T18:35:00Z">
        <w:r>
          <w:t xml:space="preserve">                        </w:t>
        </w:r>
        <w:proofErr w:type="gramStart"/>
        <w:r>
          <w:t>if</w:t>
        </w:r>
        <w:proofErr w:type="gramEnd"/>
        <w:r>
          <w:t xml:space="preserve"> ( err ) {</w:t>
        </w:r>
      </w:ins>
    </w:p>
    <w:p w:rsidR="002D65FA" w:rsidRDefault="002D65FA" w:rsidP="002D65FA">
      <w:pPr>
        <w:bidi w:val="0"/>
        <w:ind w:left="340" w:firstLine="0"/>
        <w:rPr>
          <w:ins w:id="2666" w:author="mohammad minoei" w:date="2015-09-07T18:35:00Z"/>
        </w:rPr>
      </w:pPr>
      <w:ins w:id="2667" w:author="mohammad minoei" w:date="2015-09-07T18:35:00Z">
        <w:r>
          <w:t xml:space="preserve">                            </w:t>
        </w:r>
        <w:proofErr w:type="gramStart"/>
        <w:r>
          <w:t>log.error(</w:t>
        </w:r>
        <w:proofErr w:type="gramEnd"/>
        <w:r>
          <w:t xml:space="preserve"> " m85:" + err + " m54" );</w:t>
        </w:r>
      </w:ins>
    </w:p>
    <w:p w:rsidR="002D65FA" w:rsidRDefault="002D65FA" w:rsidP="002D65FA">
      <w:pPr>
        <w:bidi w:val="0"/>
        <w:ind w:left="340" w:firstLine="0"/>
        <w:rPr>
          <w:ins w:id="2668" w:author="mohammad minoei" w:date="2015-09-07T18:35:00Z"/>
        </w:rPr>
      </w:pPr>
      <w:ins w:id="2669" w:author="mohammad minoei" w:date="2015-09-07T18:35:00Z">
        <w:r>
          <w:t xml:space="preserve">                            </w:t>
        </w:r>
        <w:proofErr w:type="gramStart"/>
        <w:r>
          <w:t>console.log(</w:t>
        </w:r>
        <w:proofErr w:type="gramEnd"/>
        <w:r>
          <w:t xml:space="preserve"> " m86:" + err )</w:t>
        </w:r>
      </w:ins>
    </w:p>
    <w:p w:rsidR="002D65FA" w:rsidRDefault="002D65FA" w:rsidP="002D65FA">
      <w:pPr>
        <w:bidi w:val="0"/>
        <w:ind w:left="340" w:firstLine="0"/>
        <w:rPr>
          <w:ins w:id="2670" w:author="mohammad minoei" w:date="2015-09-07T18:35:00Z"/>
          <w:rtl/>
        </w:rPr>
      </w:pPr>
      <w:ins w:id="2671" w:author="mohammad minoei" w:date="2015-09-07T18:35:00Z">
        <w:r>
          <w:t xml:space="preserve">                        }</w:t>
        </w:r>
      </w:ins>
    </w:p>
    <w:p w:rsidR="002D65FA" w:rsidRDefault="002D65FA" w:rsidP="002D65FA">
      <w:pPr>
        <w:bidi w:val="0"/>
        <w:ind w:left="340" w:firstLine="0"/>
        <w:rPr>
          <w:ins w:id="2672" w:author="mohammad minoei" w:date="2015-09-07T18:35:00Z"/>
        </w:rPr>
      </w:pPr>
      <w:ins w:id="2673" w:author="mohammad minoei" w:date="2015-09-07T18:35:00Z">
        <w:r>
          <w:t xml:space="preserve">                        // ignore errors</w:t>
        </w:r>
      </w:ins>
    </w:p>
    <w:p w:rsidR="002D65FA" w:rsidRDefault="002D65FA" w:rsidP="002D65FA">
      <w:pPr>
        <w:bidi w:val="0"/>
        <w:ind w:left="340" w:firstLine="0"/>
        <w:rPr>
          <w:ins w:id="2674" w:author="mohammad minoei" w:date="2015-09-07T18:35:00Z"/>
          <w:rtl/>
        </w:rPr>
      </w:pPr>
      <w:ins w:id="2675" w:author="mohammad minoei" w:date="2015-09-07T18:35:00Z">
        <w:r>
          <w:t xml:space="preserve">                    } );</w:t>
        </w:r>
      </w:ins>
    </w:p>
    <w:p w:rsidR="002D65FA" w:rsidRDefault="002D65FA" w:rsidP="002D65FA">
      <w:pPr>
        <w:bidi w:val="0"/>
        <w:ind w:left="340" w:firstLine="0"/>
        <w:rPr>
          <w:ins w:id="2676" w:author="mohammad minoei" w:date="2015-09-07T18:35:00Z"/>
        </w:rPr>
      </w:pPr>
      <w:ins w:id="2677" w:author="mohammad minoei" w:date="2015-09-07T18:35:00Z">
        <w:r>
          <w:t xml:space="preserve">                } catch </w:t>
        </w:r>
        <w:proofErr w:type="gramStart"/>
        <w:r>
          <w:t>( e</w:t>
        </w:r>
        <w:proofErr w:type="gramEnd"/>
        <w:r>
          <w:t xml:space="preserve"> ) {</w:t>
        </w:r>
      </w:ins>
    </w:p>
    <w:p w:rsidR="002D65FA" w:rsidRDefault="002D65FA" w:rsidP="002D65FA">
      <w:pPr>
        <w:bidi w:val="0"/>
        <w:ind w:left="340" w:firstLine="0"/>
        <w:rPr>
          <w:ins w:id="2678" w:author="mohammad minoei" w:date="2015-09-07T18:35:00Z"/>
        </w:rPr>
      </w:pPr>
      <w:ins w:id="2679" w:author="mohammad minoei" w:date="2015-09-07T18:35:00Z">
        <w:r>
          <w:t xml:space="preserve">                    </w:t>
        </w:r>
        <w:proofErr w:type="gramStart"/>
        <w:r>
          <w:t>console.log(</w:t>
        </w:r>
        <w:proofErr w:type="gramEnd"/>
        <w:r>
          <w:t xml:space="preserve"> " m91:" + e )</w:t>
        </w:r>
      </w:ins>
    </w:p>
    <w:p w:rsidR="002D65FA" w:rsidRDefault="002D65FA" w:rsidP="002D65FA">
      <w:pPr>
        <w:bidi w:val="0"/>
        <w:ind w:left="340" w:firstLine="0"/>
        <w:rPr>
          <w:ins w:id="2680" w:author="mohammad minoei" w:date="2015-09-07T18:35:00Z"/>
          <w:rtl/>
        </w:rPr>
      </w:pPr>
      <w:ins w:id="2681" w:author="mohammad minoei" w:date="2015-09-07T18:35:00Z">
        <w:r>
          <w:t xml:space="preserve">                }</w:t>
        </w:r>
      </w:ins>
    </w:p>
    <w:p w:rsidR="002D65FA" w:rsidRDefault="002D65FA" w:rsidP="002D65FA">
      <w:pPr>
        <w:bidi w:val="0"/>
        <w:ind w:left="340" w:firstLine="0"/>
        <w:rPr>
          <w:ins w:id="2682" w:author="mohammad minoei" w:date="2015-09-07T18:35:00Z"/>
        </w:rPr>
      </w:pPr>
      <w:ins w:id="2683" w:author="mohammad minoei" w:date="2015-09-07T18:35:00Z">
        <w:r>
          <w:t xml:space="preserve">                </w:t>
        </w:r>
        <w:proofErr w:type="gramStart"/>
        <w:r>
          <w:t>playback.once(</w:t>
        </w:r>
        <w:proofErr w:type="gramEnd"/>
        <w:r>
          <w:t xml:space="preserve"> 'PlaybackFinished', function ( event, playback ) {</w:t>
        </w:r>
      </w:ins>
    </w:p>
    <w:p w:rsidR="002D65FA" w:rsidRDefault="002D65FA" w:rsidP="002D65FA">
      <w:pPr>
        <w:bidi w:val="0"/>
        <w:ind w:left="340" w:firstLine="0"/>
        <w:rPr>
          <w:ins w:id="2684" w:author="mohammad minoei" w:date="2015-09-07T18:35:00Z"/>
        </w:rPr>
      </w:pPr>
      <w:ins w:id="2685" w:author="mohammad minoei" w:date="2015-09-07T18:35:00Z">
        <w:r>
          <w:t xml:space="preserve">                    </w:t>
        </w:r>
        <w:proofErr w:type="gramStart"/>
        <w:r>
          <w:t>queueUpSound(</w:t>
        </w:r>
        <w:proofErr w:type="gramEnd"/>
        <w:r>
          <w:t>);</w:t>
        </w:r>
      </w:ins>
    </w:p>
    <w:p w:rsidR="002D65FA" w:rsidRDefault="002D65FA" w:rsidP="002D65FA">
      <w:pPr>
        <w:bidi w:val="0"/>
        <w:ind w:left="340" w:firstLine="0"/>
        <w:rPr>
          <w:ins w:id="2686" w:author="mohammad minoei" w:date="2015-09-07T18:35:00Z"/>
          <w:rtl/>
        </w:rPr>
      </w:pPr>
      <w:ins w:id="2687" w:author="mohammad minoei" w:date="2015-09-07T18:35:00Z">
        <w:r>
          <w:t xml:space="preserve">                } );</w:t>
        </w:r>
      </w:ins>
    </w:p>
    <w:p w:rsidR="002D65FA" w:rsidRDefault="002D65FA" w:rsidP="002D65FA">
      <w:pPr>
        <w:bidi w:val="0"/>
        <w:ind w:left="340" w:firstLine="0"/>
        <w:rPr>
          <w:ins w:id="2688" w:author="mohammad minoei" w:date="2015-09-07T18:35:00Z"/>
          <w:rtl/>
        </w:rPr>
      </w:pPr>
    </w:p>
    <w:p w:rsidR="002D65FA" w:rsidRDefault="002D65FA" w:rsidP="002D65FA">
      <w:pPr>
        <w:bidi w:val="0"/>
        <w:ind w:left="340" w:firstLine="0"/>
        <w:rPr>
          <w:ins w:id="2689" w:author="mohammad minoei" w:date="2015-09-07T18:35:00Z"/>
        </w:rPr>
      </w:pPr>
      <w:ins w:id="2690" w:author="mohammad minoei" w:date="2015-09-07T18:35:00Z">
        <w:r>
          <w:t xml:space="preserve">                </w:t>
        </w:r>
        <w:proofErr w:type="gramStart"/>
        <w:r>
          <w:t>state.currentIndex</w:t>
        </w:r>
        <w:proofErr w:type="gramEnd"/>
        <w:r>
          <w:t>++;</w:t>
        </w:r>
      </w:ins>
    </w:p>
    <w:p w:rsidR="002D65FA" w:rsidRDefault="002D65FA" w:rsidP="002D65FA">
      <w:pPr>
        <w:bidi w:val="0"/>
        <w:ind w:left="340" w:firstLine="0"/>
        <w:rPr>
          <w:ins w:id="2691" w:author="mohammad minoei" w:date="2015-09-07T18:35:00Z"/>
        </w:rPr>
      </w:pPr>
      <w:ins w:id="2692" w:author="mohammad minoei" w:date="2015-09-07T18:35:00Z">
        <w:r>
          <w:t xml:space="preserve">                state.currentSound = </w:t>
        </w:r>
        <w:proofErr w:type="gramStart"/>
        <w:r>
          <w:t>menu.sounds[</w:t>
        </w:r>
        <w:proofErr w:type="gramEnd"/>
        <w:r>
          <w:t>state.currentIndex];</w:t>
        </w:r>
      </w:ins>
    </w:p>
    <w:p w:rsidR="002D65FA" w:rsidRDefault="002D65FA" w:rsidP="002D65FA">
      <w:pPr>
        <w:bidi w:val="0"/>
        <w:ind w:left="340" w:firstLine="0"/>
        <w:rPr>
          <w:ins w:id="2693" w:author="mohammad minoei" w:date="2015-09-07T18:35:00Z"/>
        </w:rPr>
      </w:pPr>
      <w:ins w:id="2694" w:author="mohammad minoei" w:date="2015-09-07T18:35:00Z">
        <w:r>
          <w:t xml:space="preserve">                </w:t>
        </w:r>
        <w:proofErr w:type="gramStart"/>
        <w:r>
          <w:t>if</w:t>
        </w:r>
        <w:proofErr w:type="gramEnd"/>
        <w:r>
          <w:t xml:space="preserve"> ( !state.currentSound ) {</w:t>
        </w:r>
      </w:ins>
    </w:p>
    <w:p w:rsidR="002D65FA" w:rsidRDefault="002D65FA" w:rsidP="002D65FA">
      <w:pPr>
        <w:bidi w:val="0"/>
        <w:ind w:left="340" w:firstLine="0"/>
        <w:rPr>
          <w:ins w:id="2695" w:author="mohammad minoei" w:date="2015-09-07T18:35:00Z"/>
        </w:rPr>
      </w:pPr>
      <w:ins w:id="2696" w:author="mohammad minoei" w:date="2015-09-07T18:35:00Z">
        <w:r>
          <w:t xml:space="preserve">                    state.done = true;</w:t>
        </w:r>
      </w:ins>
    </w:p>
    <w:p w:rsidR="002D65FA" w:rsidRDefault="002D65FA" w:rsidP="002D65FA">
      <w:pPr>
        <w:bidi w:val="0"/>
        <w:ind w:left="340" w:firstLine="0"/>
        <w:rPr>
          <w:ins w:id="2697" w:author="mohammad minoei" w:date="2015-09-07T18:35:00Z"/>
        </w:rPr>
      </w:pPr>
      <w:ins w:id="2698" w:author="mohammad minoei" w:date="2015-09-07T18:35:00Z">
        <w:r>
          <w:t xml:space="preserve">                    state.finished = true;</w:t>
        </w:r>
      </w:ins>
    </w:p>
    <w:p w:rsidR="002D65FA" w:rsidRDefault="002D65FA" w:rsidP="002D65FA">
      <w:pPr>
        <w:bidi w:val="0"/>
        <w:ind w:left="340" w:firstLine="0"/>
        <w:rPr>
          <w:ins w:id="2699" w:author="mohammad minoei" w:date="2015-09-07T18:35:00Z"/>
          <w:rtl/>
        </w:rPr>
      </w:pPr>
      <w:ins w:id="2700" w:author="mohammad minoei" w:date="2015-09-07T18:35:00Z">
        <w:r>
          <w:t xml:space="preserve">                }</w:t>
        </w:r>
      </w:ins>
    </w:p>
    <w:p w:rsidR="002D65FA" w:rsidRDefault="002D65FA" w:rsidP="002D65FA">
      <w:pPr>
        <w:bidi w:val="0"/>
        <w:ind w:left="340" w:firstLine="0"/>
        <w:rPr>
          <w:ins w:id="2701" w:author="mohammad minoei" w:date="2015-09-07T18:35:00Z"/>
        </w:rPr>
      </w:pPr>
      <w:ins w:id="2702" w:author="mohammad minoei" w:date="2015-09-07T18:35:00Z">
        <w:r>
          <w:t xml:space="preserve">            } else {</w:t>
        </w:r>
      </w:ins>
    </w:p>
    <w:p w:rsidR="002D65FA" w:rsidRDefault="002D65FA" w:rsidP="002D65FA">
      <w:pPr>
        <w:bidi w:val="0"/>
        <w:ind w:left="340" w:firstLine="0"/>
        <w:rPr>
          <w:ins w:id="2703" w:author="mohammad minoei" w:date="2015-09-07T18:35:00Z"/>
        </w:rPr>
      </w:pPr>
      <w:ins w:id="2704" w:author="mohammad minoei" w:date="2015-09-07T18:35:00Z">
        <w:r>
          <w:t xml:space="preserve">                ch.isPlaying = false;</w:t>
        </w:r>
      </w:ins>
    </w:p>
    <w:p w:rsidR="002D65FA" w:rsidRDefault="002D65FA" w:rsidP="002D65FA">
      <w:pPr>
        <w:bidi w:val="0"/>
        <w:ind w:left="340" w:firstLine="0"/>
        <w:rPr>
          <w:ins w:id="2705" w:author="mohammad minoei" w:date="2015-09-07T18:35:00Z"/>
        </w:rPr>
      </w:pPr>
      <w:ins w:id="2706" w:author="mohammad minoei" w:date="2015-09-07T18:35:00Z">
        <w:r>
          <w:t xml:space="preserve">                </w:t>
        </w:r>
        <w:proofErr w:type="gramStart"/>
        <w:r>
          <w:t>if</w:t>
        </w:r>
        <w:proofErr w:type="gramEnd"/>
        <w:r>
          <w:t xml:space="preserve"> ( state.finished &amp;&amp; !state.canceled ) {</w:t>
        </w:r>
      </w:ins>
    </w:p>
    <w:p w:rsidR="002D65FA" w:rsidRDefault="002D65FA" w:rsidP="002D65FA">
      <w:pPr>
        <w:bidi w:val="0"/>
        <w:ind w:left="340" w:firstLine="0"/>
        <w:rPr>
          <w:ins w:id="2707" w:author="mohammad minoei" w:date="2015-09-07T18:35:00Z"/>
        </w:rPr>
      </w:pPr>
      <w:ins w:id="2708" w:author="mohammad minoei" w:date="2015-09-07T18:35:00Z">
        <w:r>
          <w:t xml:space="preserve">                    </w:t>
        </w:r>
        <w:proofErr w:type="gramStart"/>
        <w:r>
          <w:t>var</w:t>
        </w:r>
        <w:proofErr w:type="gramEnd"/>
        <w:r>
          <w:t xml:space="preserve"> dialPlan = DialPlan( ch.dialPlan );</w:t>
        </w:r>
      </w:ins>
    </w:p>
    <w:p w:rsidR="002D65FA" w:rsidRDefault="002D65FA" w:rsidP="002D65FA">
      <w:pPr>
        <w:bidi w:val="0"/>
        <w:ind w:left="340" w:firstLine="0"/>
        <w:rPr>
          <w:ins w:id="2709" w:author="mohammad minoei" w:date="2015-09-07T18:35:00Z"/>
        </w:rPr>
      </w:pPr>
      <w:ins w:id="2710" w:author="mohammad minoei" w:date="2015-09-07T18:35:00Z">
        <w:r>
          <w:t xml:space="preserve">                    </w:t>
        </w:r>
        <w:proofErr w:type="gramStart"/>
        <w:r>
          <w:t>try</w:t>
        </w:r>
        <w:proofErr w:type="gramEnd"/>
        <w:r>
          <w:t xml:space="preserve"> {</w:t>
        </w:r>
      </w:ins>
    </w:p>
    <w:p w:rsidR="002D65FA" w:rsidRDefault="002D65FA" w:rsidP="002D65FA">
      <w:pPr>
        <w:bidi w:val="0"/>
        <w:ind w:left="340" w:firstLine="0"/>
        <w:rPr>
          <w:ins w:id="2711" w:author="mohammad minoei" w:date="2015-09-07T18:35:00Z"/>
        </w:rPr>
      </w:pPr>
      <w:ins w:id="2712" w:author="mohammad minoei" w:date="2015-09-07T18:35:00Z">
        <w:r>
          <w:t xml:space="preserve">                        </w:t>
        </w:r>
        <w:proofErr w:type="gramStart"/>
        <w:r>
          <w:t>var</w:t>
        </w:r>
        <w:proofErr w:type="gramEnd"/>
        <w:r>
          <w:t xml:space="preserve"> newState = dialPlan[ch.state].next;</w:t>
        </w:r>
      </w:ins>
    </w:p>
    <w:p w:rsidR="002D65FA" w:rsidRDefault="002D65FA" w:rsidP="002D65FA">
      <w:pPr>
        <w:bidi w:val="0"/>
        <w:ind w:left="340" w:firstLine="0"/>
        <w:rPr>
          <w:ins w:id="2713" w:author="mohammad minoei" w:date="2015-09-07T18:35:00Z"/>
        </w:rPr>
      </w:pPr>
      <w:ins w:id="2714" w:author="mohammad minoei" w:date="2015-09-07T18:35:00Z">
        <w:r>
          <w:t xml:space="preserve">                        </w:t>
        </w:r>
        <w:proofErr w:type="gramStart"/>
        <w:r>
          <w:t>if</w:t>
        </w:r>
        <w:proofErr w:type="gramEnd"/>
        <w:r>
          <w:t xml:space="preserve"> ( newState )</w:t>
        </w:r>
      </w:ins>
    </w:p>
    <w:p w:rsidR="002D65FA" w:rsidRDefault="002D65FA" w:rsidP="002D65FA">
      <w:pPr>
        <w:bidi w:val="0"/>
        <w:ind w:left="340" w:firstLine="0"/>
        <w:rPr>
          <w:ins w:id="2715" w:author="mohammad minoei" w:date="2015-09-07T18:35:00Z"/>
        </w:rPr>
      </w:pPr>
      <w:ins w:id="2716" w:author="mohammad minoei" w:date="2015-09-07T18:35:00Z">
        <w:r>
          <w:t xml:space="preserve">                            </w:t>
        </w:r>
        <w:proofErr w:type="gramStart"/>
        <w:r>
          <w:t>Channels.setChannelProperty(</w:t>
        </w:r>
        <w:proofErr w:type="gramEnd"/>
        <w:r>
          <w:t xml:space="preserve"> channel, 'state', newState );</w:t>
        </w:r>
      </w:ins>
    </w:p>
    <w:p w:rsidR="002D65FA" w:rsidRDefault="002D65FA" w:rsidP="002D65FA">
      <w:pPr>
        <w:bidi w:val="0"/>
        <w:ind w:left="340" w:firstLine="0"/>
        <w:rPr>
          <w:ins w:id="2717" w:author="mohammad minoei" w:date="2015-09-07T18:35:00Z"/>
        </w:rPr>
      </w:pPr>
      <w:ins w:id="2718" w:author="mohammad minoei" w:date="2015-09-07T18:35:00Z">
        <w:r>
          <w:t xml:space="preserve">                    } catch </w:t>
        </w:r>
        <w:proofErr w:type="gramStart"/>
        <w:r>
          <w:t>( e</w:t>
        </w:r>
        <w:proofErr w:type="gramEnd"/>
        <w:r>
          <w:t xml:space="preserve"> ) {</w:t>
        </w:r>
      </w:ins>
    </w:p>
    <w:p w:rsidR="002D65FA" w:rsidRDefault="002D65FA" w:rsidP="002D65FA">
      <w:pPr>
        <w:bidi w:val="0"/>
        <w:ind w:left="340" w:firstLine="0"/>
        <w:rPr>
          <w:ins w:id="2719" w:author="mohammad minoei" w:date="2015-09-07T18:35:00Z"/>
        </w:rPr>
      </w:pPr>
      <w:ins w:id="2720" w:author="mohammad minoei" w:date="2015-09-07T18:35:00Z">
        <w:r>
          <w:t xml:space="preserve">                        </w:t>
        </w:r>
        <w:proofErr w:type="gramStart"/>
        <w:r>
          <w:t>console.log(</w:t>
        </w:r>
        <w:proofErr w:type="gramEnd"/>
        <w:r>
          <w:t xml:space="preserve"> " m112:" + e )</w:t>
        </w:r>
      </w:ins>
    </w:p>
    <w:p w:rsidR="002D65FA" w:rsidRDefault="002D65FA" w:rsidP="002D65FA">
      <w:pPr>
        <w:bidi w:val="0"/>
        <w:ind w:left="340" w:firstLine="0"/>
        <w:rPr>
          <w:ins w:id="2721" w:author="mohammad minoei" w:date="2015-09-07T18:35:00Z"/>
          <w:rtl/>
        </w:rPr>
      </w:pPr>
      <w:ins w:id="2722" w:author="mohammad minoei" w:date="2015-09-07T18:35:00Z">
        <w:r>
          <w:t xml:space="preserve">                    }</w:t>
        </w:r>
      </w:ins>
    </w:p>
    <w:p w:rsidR="002D65FA" w:rsidRDefault="002D65FA" w:rsidP="002D65FA">
      <w:pPr>
        <w:bidi w:val="0"/>
        <w:ind w:left="340" w:firstLine="0"/>
        <w:rPr>
          <w:ins w:id="2723" w:author="mohammad minoei" w:date="2015-09-07T18:35:00Z"/>
          <w:rtl/>
        </w:rPr>
      </w:pPr>
      <w:ins w:id="2724" w:author="mohammad minoei" w:date="2015-09-07T18:35:00Z">
        <w:r>
          <w:t xml:space="preserve">                }</w:t>
        </w:r>
      </w:ins>
    </w:p>
    <w:p w:rsidR="002D65FA" w:rsidRDefault="002D65FA" w:rsidP="002D65FA">
      <w:pPr>
        <w:bidi w:val="0"/>
        <w:ind w:left="340" w:firstLine="0"/>
        <w:rPr>
          <w:ins w:id="2725" w:author="mohammad minoei" w:date="2015-09-07T18:35:00Z"/>
        </w:rPr>
      </w:pPr>
      <w:ins w:id="2726" w:author="mohammad minoei" w:date="2015-09-07T18:35:00Z">
        <w:r>
          <w:t xml:space="preserve">                //todo consider changing state right here.strange behavior </w:t>
        </w:r>
        <w:proofErr w:type="gramStart"/>
        <w:r>
          <w:t>though !</w:t>
        </w:r>
        <w:proofErr w:type="gramEnd"/>
      </w:ins>
    </w:p>
    <w:p w:rsidR="002D65FA" w:rsidRDefault="002D65FA" w:rsidP="002D65FA">
      <w:pPr>
        <w:bidi w:val="0"/>
        <w:ind w:left="340" w:firstLine="0"/>
        <w:rPr>
          <w:ins w:id="2727" w:author="mohammad minoei" w:date="2015-09-07T18:35:00Z"/>
          <w:rtl/>
        </w:rPr>
      </w:pPr>
      <w:ins w:id="2728" w:author="mohammad minoei" w:date="2015-09-07T18:35:00Z">
        <w:r>
          <w:t xml:space="preserve">            }</w:t>
        </w:r>
      </w:ins>
    </w:p>
    <w:p w:rsidR="002D65FA" w:rsidRDefault="002D65FA" w:rsidP="002D65FA">
      <w:pPr>
        <w:bidi w:val="0"/>
        <w:ind w:left="340" w:firstLine="0"/>
        <w:rPr>
          <w:ins w:id="2729" w:author="mohammad minoei" w:date="2015-09-07T18:35:00Z"/>
          <w:rtl/>
        </w:rPr>
      </w:pPr>
    </w:p>
    <w:p w:rsidR="002D65FA" w:rsidRDefault="002D65FA" w:rsidP="002D65FA">
      <w:pPr>
        <w:bidi w:val="0"/>
        <w:ind w:left="340" w:firstLine="0"/>
        <w:rPr>
          <w:ins w:id="2730" w:author="mohammad minoei" w:date="2015-09-07T18:35:00Z"/>
          <w:rtl/>
        </w:rPr>
      </w:pPr>
      <w:ins w:id="2731" w:author="mohammad minoei" w:date="2015-09-07T18:35:00Z">
        <w:r>
          <w:t xml:space="preserve">        }</w:t>
        </w:r>
      </w:ins>
    </w:p>
    <w:p w:rsidR="002D65FA" w:rsidRDefault="002D65FA" w:rsidP="002D65FA">
      <w:pPr>
        <w:bidi w:val="0"/>
        <w:ind w:left="340" w:firstLine="0"/>
        <w:rPr>
          <w:ins w:id="2732" w:author="mohammad minoei" w:date="2015-09-07T18:35:00Z"/>
          <w:rtl/>
        </w:rPr>
      </w:pPr>
      <w:ins w:id="2733" w:author="mohammad minoei" w:date="2015-09-07T18:35:00Z">
        <w:r>
          <w:t xml:space="preserve">    },</w:t>
        </w:r>
      </w:ins>
    </w:p>
    <w:p w:rsidR="002D65FA" w:rsidRDefault="002D65FA" w:rsidP="002D65FA">
      <w:pPr>
        <w:bidi w:val="0"/>
        <w:ind w:left="340" w:firstLine="0"/>
        <w:rPr>
          <w:ins w:id="2734" w:author="mohammad minoei" w:date="2015-09-07T18:35:00Z"/>
        </w:rPr>
      </w:pPr>
      <w:ins w:id="2735" w:author="mohammad minoei" w:date="2015-09-07T18:35:00Z">
        <w:r>
          <w:t xml:space="preserve">    </w:t>
        </w:r>
        <w:proofErr w:type="gramStart"/>
        <w:r>
          <w:t>recordVoice</w:t>
        </w:r>
        <w:proofErr w:type="gramEnd"/>
        <w:r>
          <w:t>: function ( channel, client, menu ) {</w:t>
        </w:r>
      </w:ins>
    </w:p>
    <w:p w:rsidR="002D65FA" w:rsidRDefault="002D65FA" w:rsidP="002D65FA">
      <w:pPr>
        <w:bidi w:val="0"/>
        <w:ind w:left="340" w:firstLine="0"/>
        <w:rPr>
          <w:ins w:id="2736" w:author="mohammad minoei" w:date="2015-09-07T18:35:00Z"/>
        </w:rPr>
      </w:pPr>
      <w:ins w:id="2737" w:author="mohammad minoei" w:date="2015-09-07T18:35:00Z">
        <w:r>
          <w:t xml:space="preserve">        </w:t>
        </w:r>
        <w:proofErr w:type="gramStart"/>
        <w:r>
          <w:t>var</w:t>
        </w:r>
        <w:proofErr w:type="gramEnd"/>
        <w:r>
          <w:t xml:space="preserve"> recording = client.LiveRecording( client, { name: menu.fileName } );</w:t>
        </w:r>
      </w:ins>
    </w:p>
    <w:p w:rsidR="002D65FA" w:rsidRDefault="002D65FA" w:rsidP="002D65FA">
      <w:pPr>
        <w:bidi w:val="0"/>
        <w:ind w:left="340" w:firstLine="0"/>
        <w:rPr>
          <w:ins w:id="2738" w:author="mohammad minoei" w:date="2015-09-07T18:35:00Z"/>
        </w:rPr>
      </w:pPr>
      <w:ins w:id="2739" w:author="mohammad minoei" w:date="2015-09-07T18:35:00Z">
        <w:r>
          <w:t xml:space="preserve">        </w:t>
        </w:r>
        <w:proofErr w:type="gramStart"/>
        <w:r>
          <w:t>channel.on(</w:t>
        </w:r>
        <w:proofErr w:type="gramEnd"/>
        <w:r>
          <w:t xml:space="preserve"> "ChannelDtmfReceived", onDtmf );</w:t>
        </w:r>
      </w:ins>
    </w:p>
    <w:p w:rsidR="002D65FA" w:rsidRDefault="002D65FA" w:rsidP="002D65FA">
      <w:pPr>
        <w:bidi w:val="0"/>
        <w:ind w:left="340" w:firstLine="0"/>
        <w:rPr>
          <w:ins w:id="2740" w:author="mohammad minoei" w:date="2015-09-07T18:35:00Z"/>
        </w:rPr>
      </w:pPr>
      <w:ins w:id="2741" w:author="mohammad minoei" w:date="2015-09-07T18:35:00Z">
        <w:r>
          <w:lastRenderedPageBreak/>
          <w:t xml:space="preserve">        </w:t>
        </w:r>
        <w:proofErr w:type="gramStart"/>
        <w:r>
          <w:t>function</w:t>
        </w:r>
        <w:proofErr w:type="gramEnd"/>
        <w:r>
          <w:t xml:space="preserve"> onDtmf( event, channel ) {</w:t>
        </w:r>
      </w:ins>
    </w:p>
    <w:p w:rsidR="002D65FA" w:rsidRDefault="002D65FA" w:rsidP="002D65FA">
      <w:pPr>
        <w:bidi w:val="0"/>
        <w:ind w:left="340" w:firstLine="0"/>
        <w:rPr>
          <w:ins w:id="2742" w:author="mohammad minoei" w:date="2015-09-07T18:35:00Z"/>
        </w:rPr>
      </w:pPr>
      <w:ins w:id="2743" w:author="mohammad minoei" w:date="2015-09-07T18:35:00Z">
        <w:r>
          <w:t xml:space="preserve">            </w:t>
        </w:r>
        <w:proofErr w:type="gramStart"/>
        <w:r>
          <w:t>try</w:t>
        </w:r>
        <w:proofErr w:type="gramEnd"/>
        <w:r>
          <w:t xml:space="preserve"> {</w:t>
        </w:r>
      </w:ins>
    </w:p>
    <w:p w:rsidR="002D65FA" w:rsidRDefault="002D65FA" w:rsidP="002D65FA">
      <w:pPr>
        <w:bidi w:val="0"/>
        <w:ind w:left="340" w:firstLine="0"/>
        <w:rPr>
          <w:ins w:id="2744" w:author="mohammad minoei" w:date="2015-09-07T18:35:00Z"/>
        </w:rPr>
      </w:pPr>
      <w:ins w:id="2745" w:author="mohammad minoei" w:date="2015-09-07T18:35:00Z">
        <w:r>
          <w:t xml:space="preserve">                </w:t>
        </w:r>
        <w:proofErr w:type="gramStart"/>
        <w:r>
          <w:t>var</w:t>
        </w:r>
        <w:proofErr w:type="gramEnd"/>
        <w:r>
          <w:t xml:space="preserve"> valid = ~menu.validInput.indexOf( event.digit );</w:t>
        </w:r>
      </w:ins>
    </w:p>
    <w:p w:rsidR="002D65FA" w:rsidRDefault="002D65FA" w:rsidP="002D65FA">
      <w:pPr>
        <w:bidi w:val="0"/>
        <w:ind w:left="340" w:firstLine="0"/>
        <w:rPr>
          <w:ins w:id="2746" w:author="mohammad minoei" w:date="2015-09-07T18:35:00Z"/>
        </w:rPr>
      </w:pPr>
      <w:ins w:id="2747" w:author="mohammad minoei" w:date="2015-09-07T18:35:00Z">
        <w:r>
          <w:t xml:space="preserve">                </w:t>
        </w:r>
        <w:proofErr w:type="gramStart"/>
        <w:r>
          <w:t>if</w:t>
        </w:r>
        <w:proofErr w:type="gramEnd"/>
        <w:r>
          <w:t xml:space="preserve"> ( !valid )</w:t>
        </w:r>
      </w:ins>
    </w:p>
    <w:p w:rsidR="002D65FA" w:rsidRDefault="002D65FA" w:rsidP="002D65FA">
      <w:pPr>
        <w:bidi w:val="0"/>
        <w:ind w:left="340" w:firstLine="0"/>
        <w:rPr>
          <w:ins w:id="2748" w:author="mohammad minoei" w:date="2015-09-07T18:35:00Z"/>
        </w:rPr>
      </w:pPr>
      <w:ins w:id="2749" w:author="mohammad minoei" w:date="2015-09-07T18:35:00Z">
        <w:r>
          <w:t xml:space="preserve">                    </w:t>
        </w:r>
        <w:proofErr w:type="gramStart"/>
        <w:r>
          <w:t>return</w:t>
        </w:r>
        <w:proofErr w:type="gramEnd"/>
        <w:r>
          <w:t>;</w:t>
        </w:r>
      </w:ins>
    </w:p>
    <w:p w:rsidR="002D65FA" w:rsidRDefault="002D65FA" w:rsidP="002D65FA">
      <w:pPr>
        <w:bidi w:val="0"/>
        <w:ind w:left="340" w:firstLine="0"/>
        <w:rPr>
          <w:ins w:id="2750" w:author="mohammad minoei" w:date="2015-09-07T18:35:00Z"/>
        </w:rPr>
      </w:pPr>
      <w:ins w:id="2751" w:author="mohammad minoei" w:date="2015-09-07T18:35:00Z">
        <w:r>
          <w:t xml:space="preserve">            } catch </w:t>
        </w:r>
        <w:proofErr w:type="gramStart"/>
        <w:r>
          <w:t>( e</w:t>
        </w:r>
        <w:proofErr w:type="gramEnd"/>
        <w:r>
          <w:t xml:space="preserve"> ) {</w:t>
        </w:r>
      </w:ins>
    </w:p>
    <w:p w:rsidR="002D65FA" w:rsidRDefault="002D65FA" w:rsidP="002D65FA">
      <w:pPr>
        <w:bidi w:val="0"/>
        <w:ind w:left="340" w:firstLine="0"/>
        <w:rPr>
          <w:ins w:id="2752" w:author="mohammad minoei" w:date="2015-09-07T18:35:00Z"/>
        </w:rPr>
      </w:pPr>
      <w:ins w:id="2753" w:author="mohammad minoei" w:date="2015-09-07T18:35:00Z">
        <w:r>
          <w:t xml:space="preserve">                //return;</w:t>
        </w:r>
      </w:ins>
    </w:p>
    <w:p w:rsidR="002D65FA" w:rsidRDefault="002D65FA" w:rsidP="002D65FA">
      <w:pPr>
        <w:bidi w:val="0"/>
        <w:ind w:left="340" w:firstLine="0"/>
        <w:rPr>
          <w:ins w:id="2754" w:author="mohammad minoei" w:date="2015-09-07T18:35:00Z"/>
          <w:rtl/>
        </w:rPr>
      </w:pPr>
      <w:ins w:id="2755" w:author="mohammad minoei" w:date="2015-09-07T18:35:00Z">
        <w:r>
          <w:t xml:space="preserve">            }</w:t>
        </w:r>
      </w:ins>
    </w:p>
    <w:p w:rsidR="002D65FA" w:rsidRDefault="002D65FA" w:rsidP="002D65FA">
      <w:pPr>
        <w:bidi w:val="0"/>
        <w:ind w:left="340" w:firstLine="0"/>
        <w:rPr>
          <w:ins w:id="2756" w:author="mohammad minoei" w:date="2015-09-07T18:35:00Z"/>
        </w:rPr>
      </w:pPr>
      <w:ins w:id="2757" w:author="mohammad minoei" w:date="2015-09-07T18:35:00Z">
        <w:r>
          <w:t xml:space="preserve">            </w:t>
        </w:r>
        <w:proofErr w:type="gramStart"/>
        <w:r>
          <w:t>channel.removeListener(</w:t>
        </w:r>
        <w:proofErr w:type="gramEnd"/>
        <w:r>
          <w:t xml:space="preserve"> 'ChannelDtmfReceived', onDtmf );</w:t>
        </w:r>
      </w:ins>
    </w:p>
    <w:p w:rsidR="002D65FA" w:rsidRDefault="002D65FA" w:rsidP="002D65FA">
      <w:pPr>
        <w:bidi w:val="0"/>
        <w:ind w:left="340" w:firstLine="0"/>
        <w:rPr>
          <w:ins w:id="2758" w:author="mohammad minoei" w:date="2015-09-07T18:35:00Z"/>
        </w:rPr>
      </w:pPr>
      <w:ins w:id="2759" w:author="mohammad minoei" w:date="2015-09-07T18:35:00Z">
        <w:r>
          <w:t xml:space="preserve">            </w:t>
        </w:r>
        <w:proofErr w:type="gramStart"/>
        <w:r>
          <w:t>recording.stop(</w:t>
        </w:r>
        <w:proofErr w:type="gramEnd"/>
        <w:r>
          <w:t xml:space="preserve"> { recordingName: menu.fileName }, function ( err ) {</w:t>
        </w:r>
      </w:ins>
    </w:p>
    <w:p w:rsidR="002D65FA" w:rsidRDefault="002D65FA" w:rsidP="002D65FA">
      <w:pPr>
        <w:bidi w:val="0"/>
        <w:ind w:left="340" w:firstLine="0"/>
        <w:rPr>
          <w:ins w:id="2760" w:author="mohammad minoei" w:date="2015-09-07T18:35:00Z"/>
        </w:rPr>
      </w:pPr>
      <w:ins w:id="2761" w:author="mohammad minoei" w:date="2015-09-07T18:35:00Z">
        <w:r>
          <w:t xml:space="preserve">                </w:t>
        </w:r>
        <w:proofErr w:type="gramStart"/>
        <w:r>
          <w:t>if</w:t>
        </w:r>
        <w:proofErr w:type="gramEnd"/>
        <w:r>
          <w:t xml:space="preserve"> ( err ) {</w:t>
        </w:r>
      </w:ins>
    </w:p>
    <w:p w:rsidR="002D65FA" w:rsidRDefault="002D65FA" w:rsidP="002D65FA">
      <w:pPr>
        <w:bidi w:val="0"/>
        <w:ind w:left="340" w:firstLine="0"/>
        <w:rPr>
          <w:ins w:id="2762" w:author="mohammad minoei" w:date="2015-09-07T18:35:00Z"/>
        </w:rPr>
      </w:pPr>
      <w:ins w:id="2763" w:author="mohammad minoei" w:date="2015-09-07T18:35:00Z">
        <w:r>
          <w:t xml:space="preserve">                    </w:t>
        </w:r>
        <w:proofErr w:type="gramStart"/>
        <w:r>
          <w:t>console.log(</w:t>
        </w:r>
        <w:proofErr w:type="gramEnd"/>
        <w:r>
          <w:t xml:space="preserve"> err + '114' )</w:t>
        </w:r>
      </w:ins>
    </w:p>
    <w:p w:rsidR="002D65FA" w:rsidRDefault="002D65FA" w:rsidP="002D65FA">
      <w:pPr>
        <w:bidi w:val="0"/>
        <w:ind w:left="340" w:firstLine="0"/>
        <w:rPr>
          <w:ins w:id="2764" w:author="mohammad minoei" w:date="2015-09-07T18:35:00Z"/>
        </w:rPr>
      </w:pPr>
      <w:ins w:id="2765" w:author="mohammad minoei" w:date="2015-09-07T18:35:00Z">
        <w:r>
          <w:t xml:space="preserve">                } else {</w:t>
        </w:r>
      </w:ins>
    </w:p>
    <w:p w:rsidR="002D65FA" w:rsidRDefault="002D65FA" w:rsidP="002D65FA">
      <w:pPr>
        <w:bidi w:val="0"/>
        <w:ind w:left="340" w:firstLine="0"/>
        <w:rPr>
          <w:ins w:id="2766" w:author="mohammad minoei" w:date="2015-09-07T18:35:00Z"/>
        </w:rPr>
      </w:pPr>
      <w:ins w:id="2767" w:author="mohammad minoei" w:date="2015-09-07T18:35:00Z">
        <w:r>
          <w:t xml:space="preserve">                    </w:t>
        </w:r>
        <w:proofErr w:type="gramStart"/>
        <w:r>
          <w:t>var</w:t>
        </w:r>
        <w:proofErr w:type="gramEnd"/>
        <w:r>
          <w:t xml:space="preserve"> gfs = Grid( schema.dbConnection.db );</w:t>
        </w:r>
      </w:ins>
    </w:p>
    <w:p w:rsidR="002D65FA" w:rsidRDefault="002D65FA" w:rsidP="002D65FA">
      <w:pPr>
        <w:bidi w:val="0"/>
        <w:ind w:left="340" w:firstLine="0"/>
        <w:rPr>
          <w:ins w:id="2768" w:author="mohammad minoei" w:date="2015-09-07T18:35:00Z"/>
        </w:rPr>
      </w:pPr>
      <w:ins w:id="2769" w:author="mohammad minoei" w:date="2015-09-07T18:35:00Z">
        <w:r>
          <w:t xml:space="preserve">                    </w:t>
        </w:r>
        <w:proofErr w:type="gramStart"/>
        <w:r>
          <w:t>var</w:t>
        </w:r>
        <w:proofErr w:type="gramEnd"/>
        <w:r>
          <w:t xml:space="preserve"> writestream = gfs.createWriteStream( {</w:t>
        </w:r>
      </w:ins>
    </w:p>
    <w:p w:rsidR="002D65FA" w:rsidRDefault="002D65FA" w:rsidP="002D65FA">
      <w:pPr>
        <w:bidi w:val="0"/>
        <w:ind w:left="340" w:firstLine="0"/>
        <w:rPr>
          <w:ins w:id="2770" w:author="mohammad minoei" w:date="2015-09-07T18:35:00Z"/>
        </w:rPr>
      </w:pPr>
      <w:ins w:id="2771" w:author="mohammad minoei" w:date="2015-09-07T18:35:00Z">
        <w:r>
          <w:t xml:space="preserve">                        </w:t>
        </w:r>
        <w:proofErr w:type="gramStart"/>
        <w:r>
          <w:t>filename</w:t>
        </w:r>
        <w:proofErr w:type="gramEnd"/>
        <w:r>
          <w:t>: menu.fileName + '.wav',</w:t>
        </w:r>
      </w:ins>
    </w:p>
    <w:p w:rsidR="002D65FA" w:rsidRDefault="002D65FA" w:rsidP="002D65FA">
      <w:pPr>
        <w:bidi w:val="0"/>
        <w:ind w:left="340" w:firstLine="0"/>
        <w:rPr>
          <w:ins w:id="2772" w:author="mohammad minoei" w:date="2015-09-07T18:35:00Z"/>
        </w:rPr>
      </w:pPr>
      <w:ins w:id="2773" w:author="mohammad minoei" w:date="2015-09-07T18:35:00Z">
        <w:r>
          <w:t xml:space="preserve">                        </w:t>
        </w:r>
        <w:proofErr w:type="gramStart"/>
        <w:r>
          <w:t>mode</w:t>
        </w:r>
        <w:proofErr w:type="gramEnd"/>
        <w:r>
          <w:t>: 'w',</w:t>
        </w:r>
      </w:ins>
    </w:p>
    <w:p w:rsidR="002D65FA" w:rsidRDefault="002D65FA" w:rsidP="002D65FA">
      <w:pPr>
        <w:bidi w:val="0"/>
        <w:ind w:left="340" w:firstLine="0"/>
        <w:rPr>
          <w:ins w:id="2774" w:author="mohammad minoei" w:date="2015-09-07T18:35:00Z"/>
        </w:rPr>
      </w:pPr>
      <w:ins w:id="2775" w:author="mohammad minoei" w:date="2015-09-07T18:35:00Z">
        <w:r>
          <w:t xml:space="preserve">                        </w:t>
        </w:r>
        <w:proofErr w:type="gramStart"/>
        <w:r>
          <w:t>chunkSize</w:t>
        </w:r>
        <w:proofErr w:type="gramEnd"/>
        <w:r>
          <w:t>: 1024</w:t>
        </w:r>
      </w:ins>
    </w:p>
    <w:p w:rsidR="002D65FA" w:rsidRDefault="002D65FA" w:rsidP="002D65FA">
      <w:pPr>
        <w:bidi w:val="0"/>
        <w:ind w:left="340" w:firstLine="0"/>
        <w:rPr>
          <w:ins w:id="2776" w:author="mohammad minoei" w:date="2015-09-07T18:35:00Z"/>
          <w:rtl/>
        </w:rPr>
      </w:pPr>
      <w:ins w:id="2777" w:author="mohammad minoei" w:date="2015-09-07T18:35:00Z">
        <w:r>
          <w:t xml:space="preserve">                    } );</w:t>
        </w:r>
      </w:ins>
    </w:p>
    <w:p w:rsidR="002D65FA" w:rsidRDefault="002D65FA" w:rsidP="002D65FA">
      <w:pPr>
        <w:bidi w:val="0"/>
        <w:ind w:left="340" w:firstLine="0"/>
        <w:rPr>
          <w:ins w:id="2778" w:author="mohammad minoei" w:date="2015-09-07T18:35:00Z"/>
        </w:rPr>
      </w:pPr>
      <w:ins w:id="2779" w:author="mohammad minoei" w:date="2015-09-07T18:35:00Z">
        <w:r>
          <w:t xml:space="preserve">                    </w:t>
        </w:r>
        <w:proofErr w:type="gramStart"/>
        <w:r>
          <w:t>fs.createReadStream(</w:t>
        </w:r>
        <w:proofErr w:type="gramEnd"/>
        <w:r>
          <w:t xml:space="preserve"> '/var/spool/asterisk/recording/' + menu.fileName + '.wav' ).pipe( writestream );</w:t>
        </w:r>
      </w:ins>
    </w:p>
    <w:p w:rsidR="002D65FA" w:rsidRDefault="002D65FA" w:rsidP="002D65FA">
      <w:pPr>
        <w:bidi w:val="0"/>
        <w:ind w:left="340" w:firstLine="0"/>
        <w:rPr>
          <w:ins w:id="2780" w:author="mohammad minoei" w:date="2015-09-07T18:35:00Z"/>
        </w:rPr>
      </w:pPr>
      <w:ins w:id="2781" w:author="mohammad minoei" w:date="2015-09-07T18:35:00Z">
        <w:r>
          <w:t xml:space="preserve">                    </w:t>
        </w:r>
        <w:proofErr w:type="gramStart"/>
        <w:r>
          <w:t>writestream.on(</w:t>
        </w:r>
        <w:proofErr w:type="gramEnd"/>
        <w:r>
          <w:t xml:space="preserve"> 'close', function ( file ) {</w:t>
        </w:r>
      </w:ins>
    </w:p>
    <w:p w:rsidR="002D65FA" w:rsidRDefault="002D65FA" w:rsidP="002D65FA">
      <w:pPr>
        <w:bidi w:val="0"/>
        <w:ind w:left="340" w:firstLine="0"/>
        <w:rPr>
          <w:ins w:id="2782" w:author="mohammad minoei" w:date="2015-09-07T18:35:00Z"/>
        </w:rPr>
      </w:pPr>
      <w:ins w:id="2783" w:author="mohammad minoei" w:date="2015-09-07T18:35:00Z">
        <w:r>
          <w:t xml:space="preserve">                        // do something with `file`</w:t>
        </w:r>
      </w:ins>
    </w:p>
    <w:p w:rsidR="002D65FA" w:rsidRDefault="002D65FA" w:rsidP="002D65FA">
      <w:pPr>
        <w:bidi w:val="0"/>
        <w:ind w:left="340" w:firstLine="0"/>
        <w:rPr>
          <w:ins w:id="2784" w:author="mohammad minoei" w:date="2015-09-07T18:35:00Z"/>
        </w:rPr>
      </w:pPr>
      <w:ins w:id="2785" w:author="mohammad minoei" w:date="2015-09-07T18:35:00Z">
        <w:r>
          <w:t xml:space="preserve">                        </w:t>
        </w:r>
        <w:proofErr w:type="gramStart"/>
        <w:r>
          <w:t>var</w:t>
        </w:r>
        <w:proofErr w:type="gramEnd"/>
        <w:r>
          <w:t xml:space="preserve"> ch = Channels.getChannel( channel.id );</w:t>
        </w:r>
      </w:ins>
    </w:p>
    <w:p w:rsidR="002D65FA" w:rsidRDefault="002D65FA" w:rsidP="002D65FA">
      <w:pPr>
        <w:bidi w:val="0"/>
        <w:ind w:left="340" w:firstLine="0"/>
        <w:rPr>
          <w:ins w:id="2786" w:author="mohammad minoei" w:date="2015-09-07T18:35:00Z"/>
        </w:rPr>
      </w:pPr>
      <w:ins w:id="2787" w:author="mohammad minoei" w:date="2015-09-07T18:35:00Z">
        <w:r>
          <w:t xml:space="preserve">                        </w:t>
        </w:r>
        <w:proofErr w:type="gramStart"/>
        <w:r>
          <w:t>ch.variables[</w:t>
        </w:r>
        <w:proofErr w:type="gramEnd"/>
        <w:r>
          <w:t>'recordFileId'] = file._id;</w:t>
        </w:r>
      </w:ins>
    </w:p>
    <w:p w:rsidR="002D65FA" w:rsidRDefault="002D65FA" w:rsidP="002D65FA">
      <w:pPr>
        <w:bidi w:val="0"/>
        <w:ind w:left="340" w:firstLine="0"/>
        <w:rPr>
          <w:ins w:id="2788" w:author="mohammad minoei" w:date="2015-09-07T18:35:00Z"/>
        </w:rPr>
      </w:pPr>
      <w:ins w:id="2789" w:author="mohammad minoei" w:date="2015-09-07T18:35:00Z">
        <w:r>
          <w:t xml:space="preserve">                        </w:t>
        </w:r>
        <w:proofErr w:type="gramStart"/>
        <w:r>
          <w:t>console.log(</w:t>
        </w:r>
        <w:proofErr w:type="gramEnd"/>
        <w:r>
          <w:t xml:space="preserve"> file.filename + ' Written To DB' );</w:t>
        </w:r>
      </w:ins>
    </w:p>
    <w:p w:rsidR="002D65FA" w:rsidRDefault="002D65FA" w:rsidP="002D65FA">
      <w:pPr>
        <w:bidi w:val="0"/>
        <w:ind w:left="340" w:firstLine="0"/>
        <w:rPr>
          <w:ins w:id="2790" w:author="mohammad minoei" w:date="2015-09-07T18:35:00Z"/>
        </w:rPr>
      </w:pPr>
      <w:ins w:id="2791" w:author="mohammad minoei" w:date="2015-09-07T18:35:00Z">
        <w:r>
          <w:t xml:space="preserve">                        </w:t>
        </w:r>
        <w:proofErr w:type="gramStart"/>
        <w:r>
          <w:t>var</w:t>
        </w:r>
        <w:proofErr w:type="gramEnd"/>
        <w:r>
          <w:t xml:space="preserve"> dialPlan = DialPlan( ch.dialPlan );</w:t>
        </w:r>
      </w:ins>
    </w:p>
    <w:p w:rsidR="002D65FA" w:rsidRDefault="002D65FA" w:rsidP="002D65FA">
      <w:pPr>
        <w:bidi w:val="0"/>
        <w:ind w:left="340" w:firstLine="0"/>
        <w:rPr>
          <w:ins w:id="2792" w:author="mohammad minoei" w:date="2015-09-07T18:35:00Z"/>
        </w:rPr>
      </w:pPr>
      <w:ins w:id="2793" w:author="mohammad minoei" w:date="2015-09-07T18:35:00Z">
        <w:r>
          <w:t xml:space="preserve">                        </w:t>
        </w:r>
        <w:proofErr w:type="gramStart"/>
        <w:r>
          <w:t>var</w:t>
        </w:r>
        <w:proofErr w:type="gramEnd"/>
        <w:r>
          <w:t xml:space="preserve"> newState = dialPlan[ch.state].next;</w:t>
        </w:r>
      </w:ins>
    </w:p>
    <w:p w:rsidR="002D65FA" w:rsidRDefault="002D65FA" w:rsidP="002D65FA">
      <w:pPr>
        <w:bidi w:val="0"/>
        <w:ind w:left="340" w:firstLine="0"/>
        <w:rPr>
          <w:ins w:id="2794" w:author="mohammad minoei" w:date="2015-09-07T18:35:00Z"/>
        </w:rPr>
      </w:pPr>
      <w:ins w:id="2795" w:author="mohammad minoei" w:date="2015-09-07T18:35:00Z">
        <w:r>
          <w:t xml:space="preserve">                        </w:t>
        </w:r>
        <w:proofErr w:type="gramStart"/>
        <w:r>
          <w:t>if</w:t>
        </w:r>
        <w:proofErr w:type="gramEnd"/>
        <w:r>
          <w:t xml:space="preserve"> ( newState )</w:t>
        </w:r>
      </w:ins>
    </w:p>
    <w:p w:rsidR="002D65FA" w:rsidRDefault="002D65FA" w:rsidP="002D65FA">
      <w:pPr>
        <w:bidi w:val="0"/>
        <w:ind w:left="340" w:firstLine="0"/>
        <w:rPr>
          <w:ins w:id="2796" w:author="mohammad minoei" w:date="2015-09-07T18:35:00Z"/>
        </w:rPr>
      </w:pPr>
      <w:ins w:id="2797" w:author="mohammad minoei" w:date="2015-09-07T18:35:00Z">
        <w:r>
          <w:t xml:space="preserve">                            </w:t>
        </w:r>
        <w:proofErr w:type="gramStart"/>
        <w:r>
          <w:t>Channels.setChannelProperty(</w:t>
        </w:r>
        <w:proofErr w:type="gramEnd"/>
        <w:r>
          <w:t xml:space="preserve"> channel, 'state', newState );</w:t>
        </w:r>
      </w:ins>
    </w:p>
    <w:p w:rsidR="002D65FA" w:rsidRDefault="002D65FA" w:rsidP="002D65FA">
      <w:pPr>
        <w:bidi w:val="0"/>
        <w:ind w:left="340" w:firstLine="0"/>
        <w:rPr>
          <w:ins w:id="2798" w:author="mohammad minoei" w:date="2015-09-07T18:35:00Z"/>
          <w:rtl/>
        </w:rPr>
      </w:pPr>
      <w:ins w:id="2799" w:author="mohammad minoei" w:date="2015-09-07T18:35:00Z">
        <w:r>
          <w:t xml:space="preserve">                    } );</w:t>
        </w:r>
      </w:ins>
    </w:p>
    <w:p w:rsidR="002D65FA" w:rsidRDefault="002D65FA" w:rsidP="002D65FA">
      <w:pPr>
        <w:bidi w:val="0"/>
        <w:ind w:left="340" w:firstLine="0"/>
        <w:rPr>
          <w:ins w:id="2800" w:author="mohammad minoei" w:date="2015-09-07T18:35:00Z"/>
          <w:rtl/>
        </w:rPr>
      </w:pPr>
      <w:ins w:id="2801" w:author="mohammad minoei" w:date="2015-09-07T18:35:00Z">
        <w:r>
          <w:t xml:space="preserve">                }</w:t>
        </w:r>
      </w:ins>
    </w:p>
    <w:p w:rsidR="002D65FA" w:rsidRDefault="002D65FA" w:rsidP="002D65FA">
      <w:pPr>
        <w:bidi w:val="0"/>
        <w:ind w:left="340" w:firstLine="0"/>
        <w:rPr>
          <w:ins w:id="2802" w:author="mohammad minoei" w:date="2015-09-07T18:35:00Z"/>
          <w:rtl/>
        </w:rPr>
      </w:pPr>
      <w:ins w:id="2803" w:author="mohammad minoei" w:date="2015-09-07T18:35:00Z">
        <w:r>
          <w:t xml:space="preserve">            } );</w:t>
        </w:r>
      </w:ins>
    </w:p>
    <w:p w:rsidR="002D65FA" w:rsidRDefault="002D65FA" w:rsidP="002D65FA">
      <w:pPr>
        <w:bidi w:val="0"/>
        <w:ind w:left="340" w:firstLine="0"/>
        <w:rPr>
          <w:ins w:id="2804" w:author="mohammad minoei" w:date="2015-09-07T18:35:00Z"/>
          <w:rtl/>
        </w:rPr>
      </w:pPr>
      <w:ins w:id="2805" w:author="mohammad minoei" w:date="2015-09-07T18:35:00Z">
        <w:r>
          <w:t xml:space="preserve">        }</w:t>
        </w:r>
      </w:ins>
    </w:p>
    <w:p w:rsidR="002D65FA" w:rsidRDefault="002D65FA" w:rsidP="002D65FA">
      <w:pPr>
        <w:bidi w:val="0"/>
        <w:ind w:left="340" w:firstLine="0"/>
        <w:rPr>
          <w:ins w:id="2806" w:author="mohammad minoei" w:date="2015-09-07T18:35:00Z"/>
          <w:rtl/>
        </w:rPr>
      </w:pPr>
    </w:p>
    <w:p w:rsidR="002D65FA" w:rsidRDefault="002D65FA" w:rsidP="002D65FA">
      <w:pPr>
        <w:bidi w:val="0"/>
        <w:ind w:left="340" w:firstLine="0"/>
        <w:rPr>
          <w:ins w:id="2807" w:author="mohammad minoei" w:date="2015-09-07T18:35:00Z"/>
        </w:rPr>
      </w:pPr>
      <w:ins w:id="2808" w:author="mohammad minoei" w:date="2015-09-07T18:35:00Z">
        <w:r>
          <w:t xml:space="preserve">        </w:t>
        </w:r>
        <w:proofErr w:type="gramStart"/>
        <w:r>
          <w:t>channel.record(</w:t>
        </w:r>
        <w:proofErr w:type="gramEnd"/>
        <w:r>
          <w:t xml:space="preserve"> { name: menu.fileName, format: 'wav', beep: true, ifExists: 'overwrite' }, recording,</w:t>
        </w:r>
      </w:ins>
    </w:p>
    <w:p w:rsidR="002D65FA" w:rsidRDefault="002D65FA" w:rsidP="002D65FA">
      <w:pPr>
        <w:bidi w:val="0"/>
        <w:ind w:left="340" w:firstLine="0"/>
        <w:rPr>
          <w:ins w:id="2809" w:author="mohammad minoei" w:date="2015-09-07T18:35:00Z"/>
        </w:rPr>
      </w:pPr>
      <w:ins w:id="2810" w:author="mohammad minoei" w:date="2015-09-07T18:35:00Z">
        <w:r>
          <w:t xml:space="preserve">            </w:t>
        </w:r>
        <w:proofErr w:type="gramStart"/>
        <w:r>
          <w:t>function</w:t>
        </w:r>
        <w:proofErr w:type="gramEnd"/>
        <w:r>
          <w:t xml:space="preserve"> ( err, liveRecording ) {</w:t>
        </w:r>
      </w:ins>
    </w:p>
    <w:p w:rsidR="002D65FA" w:rsidRDefault="002D65FA" w:rsidP="002D65FA">
      <w:pPr>
        <w:bidi w:val="0"/>
        <w:ind w:left="340" w:firstLine="0"/>
        <w:rPr>
          <w:ins w:id="2811" w:author="mohammad minoei" w:date="2015-09-07T18:35:00Z"/>
        </w:rPr>
      </w:pPr>
      <w:ins w:id="2812" w:author="mohammad minoei" w:date="2015-09-07T18:35:00Z">
        <w:r>
          <w:t xml:space="preserve">                </w:t>
        </w:r>
        <w:proofErr w:type="gramStart"/>
        <w:r>
          <w:t>if</w:t>
        </w:r>
        <w:proofErr w:type="gramEnd"/>
        <w:r>
          <w:t xml:space="preserve"> ( err ) {</w:t>
        </w:r>
      </w:ins>
    </w:p>
    <w:p w:rsidR="002D65FA" w:rsidRDefault="002D65FA" w:rsidP="002D65FA">
      <w:pPr>
        <w:bidi w:val="0"/>
        <w:ind w:left="340" w:firstLine="0"/>
        <w:rPr>
          <w:ins w:id="2813" w:author="mohammad minoei" w:date="2015-09-07T18:35:00Z"/>
        </w:rPr>
      </w:pPr>
      <w:ins w:id="2814" w:author="mohammad minoei" w:date="2015-09-07T18:35:00Z">
        <w:r>
          <w:t xml:space="preserve">                    </w:t>
        </w:r>
        <w:proofErr w:type="gramStart"/>
        <w:r>
          <w:t>console.log(</w:t>
        </w:r>
        <w:proofErr w:type="gramEnd"/>
        <w:r>
          <w:t xml:space="preserve"> err );</w:t>
        </w:r>
      </w:ins>
    </w:p>
    <w:p w:rsidR="002D65FA" w:rsidRDefault="002D65FA" w:rsidP="002D65FA">
      <w:pPr>
        <w:bidi w:val="0"/>
        <w:ind w:left="340" w:firstLine="0"/>
        <w:rPr>
          <w:ins w:id="2815" w:author="mohammad minoei" w:date="2015-09-07T18:35:00Z"/>
          <w:rtl/>
        </w:rPr>
      </w:pPr>
      <w:ins w:id="2816" w:author="mohammad minoei" w:date="2015-09-07T18:35:00Z">
        <w:r>
          <w:t xml:space="preserve">                }</w:t>
        </w:r>
      </w:ins>
    </w:p>
    <w:p w:rsidR="002D65FA" w:rsidRDefault="002D65FA" w:rsidP="002D65FA">
      <w:pPr>
        <w:bidi w:val="0"/>
        <w:ind w:left="340" w:firstLine="0"/>
        <w:rPr>
          <w:ins w:id="2817" w:author="mohammad minoei" w:date="2015-09-07T18:35:00Z"/>
          <w:rtl/>
        </w:rPr>
      </w:pPr>
      <w:ins w:id="2818" w:author="mohammad minoei" w:date="2015-09-07T18:35:00Z">
        <w:r>
          <w:t xml:space="preserve">            }</w:t>
        </w:r>
      </w:ins>
    </w:p>
    <w:p w:rsidR="002D65FA" w:rsidRDefault="002D65FA" w:rsidP="002D65FA">
      <w:pPr>
        <w:bidi w:val="0"/>
        <w:ind w:left="340" w:firstLine="0"/>
        <w:rPr>
          <w:ins w:id="2819" w:author="mohammad minoei" w:date="2015-09-07T18:35:00Z"/>
          <w:rtl/>
        </w:rPr>
      </w:pPr>
      <w:ins w:id="2820" w:author="mohammad minoei" w:date="2015-09-07T18:35:00Z">
        <w:r>
          <w:t xml:space="preserve">        );</w:t>
        </w:r>
      </w:ins>
    </w:p>
    <w:p w:rsidR="002D65FA" w:rsidRDefault="002D65FA" w:rsidP="002D65FA">
      <w:pPr>
        <w:bidi w:val="0"/>
        <w:ind w:left="340" w:firstLine="0"/>
        <w:rPr>
          <w:ins w:id="2821" w:author="mohammad minoei" w:date="2015-09-07T18:35:00Z"/>
          <w:rtl/>
        </w:rPr>
      </w:pPr>
      <w:ins w:id="2822" w:author="mohammad minoei" w:date="2015-09-07T18:35:00Z">
        <w:r>
          <w:t xml:space="preserve">    }</w:t>
        </w:r>
      </w:ins>
    </w:p>
    <w:p w:rsidR="002D65FA" w:rsidRDefault="002D65FA" w:rsidP="002D65FA">
      <w:pPr>
        <w:bidi w:val="0"/>
        <w:ind w:left="340" w:firstLine="0"/>
        <w:rPr>
          <w:ins w:id="2823" w:author="mohammad minoei" w:date="2015-09-07T18:35:00Z"/>
          <w:rtl/>
        </w:rPr>
      </w:pPr>
    </w:p>
    <w:p w:rsidR="002D65FA" w:rsidRPr="002D65FA" w:rsidRDefault="002D65FA" w:rsidP="002D65FA">
      <w:pPr>
        <w:bidi w:val="0"/>
        <w:ind w:left="340" w:firstLine="0"/>
        <w:rPr>
          <w:ins w:id="2824" w:author="mohammad minoei" w:date="2015-09-07T18:34:00Z"/>
          <w:rFonts w:hint="cs"/>
          <w:rPrChange w:id="2825" w:author="mohammad minoei" w:date="2015-09-07T18:34:00Z">
            <w:rPr>
              <w:ins w:id="2826" w:author="mohammad minoei" w:date="2015-09-07T18:34:00Z"/>
              <w:rFonts w:hint="cs"/>
              <w:lang w:bidi="fa-IR"/>
            </w:rPr>
          </w:rPrChange>
        </w:rPr>
        <w:pPrChange w:id="2827" w:author="mohammad minoei" w:date="2015-09-07T18:34:00Z">
          <w:pPr>
            <w:spacing w:line="16" w:lineRule="atLeast"/>
          </w:pPr>
        </w:pPrChange>
      </w:pPr>
      <w:ins w:id="2828" w:author="mohammad minoei" w:date="2015-09-07T18:35:00Z">
        <w:r>
          <w:t>};</w:t>
        </w:r>
      </w:ins>
    </w:p>
    <w:p w:rsidR="008D4F0E" w:rsidRPr="002D65FA" w:rsidRDefault="008D4F0E" w:rsidP="002D65FA">
      <w:pPr>
        <w:ind w:left="340" w:firstLine="0"/>
        <w:rPr>
          <w:ins w:id="2829" w:author="mohammad minoei" w:date="2015-09-07T17:58:00Z"/>
          <w:rFonts w:hint="cs"/>
          <w:rtl/>
          <w:lang w:bidi="fa-IR"/>
          <w:rPrChange w:id="2830" w:author="mohammad minoei" w:date="2015-09-07T18:30:00Z">
            <w:rPr>
              <w:ins w:id="2831" w:author="mohammad minoei" w:date="2015-09-07T17:58:00Z"/>
              <w:rtl/>
            </w:rPr>
          </w:rPrChange>
        </w:rPr>
        <w:pPrChange w:id="2832" w:author="mohammad minoei" w:date="2015-09-07T18:30:00Z">
          <w:pPr>
            <w:spacing w:line="16" w:lineRule="atLeast"/>
          </w:pPr>
        </w:pPrChange>
      </w:pPr>
    </w:p>
    <w:p w:rsidR="008D4F0E" w:rsidRPr="002D65FA" w:rsidRDefault="008D4F0E" w:rsidP="002D65FA">
      <w:pPr>
        <w:ind w:left="340" w:firstLine="0"/>
        <w:rPr>
          <w:ins w:id="2833" w:author="mohammad minoei" w:date="2015-09-07T17:58:00Z"/>
          <w:rtl/>
          <w:rPrChange w:id="2834" w:author="mohammad minoei" w:date="2015-09-07T18:30:00Z">
            <w:rPr>
              <w:ins w:id="2835" w:author="mohammad minoei" w:date="2015-09-07T17:58:00Z"/>
              <w:rtl/>
            </w:rPr>
          </w:rPrChange>
        </w:rPr>
        <w:pPrChange w:id="2836" w:author="mohammad minoei" w:date="2015-09-07T18:30:00Z">
          <w:pPr>
            <w:spacing w:line="16" w:lineRule="atLeast"/>
          </w:pPr>
        </w:pPrChange>
      </w:pPr>
    </w:p>
    <w:p w:rsidR="008D4F0E" w:rsidRPr="002D65FA" w:rsidRDefault="008D4F0E" w:rsidP="002D65FA">
      <w:pPr>
        <w:ind w:left="340" w:firstLine="0"/>
        <w:rPr>
          <w:ins w:id="2837" w:author="mohammad minoei" w:date="2015-09-07T17:58:00Z"/>
          <w:rtl/>
          <w:rPrChange w:id="2838" w:author="mohammad minoei" w:date="2015-09-07T18:30:00Z">
            <w:rPr>
              <w:ins w:id="2839" w:author="mohammad minoei" w:date="2015-09-07T17:58:00Z"/>
              <w:rtl/>
            </w:rPr>
          </w:rPrChange>
        </w:rPr>
        <w:pPrChange w:id="2840" w:author="mohammad minoei" w:date="2015-09-07T18:30:00Z">
          <w:pPr>
            <w:spacing w:line="16" w:lineRule="atLeast"/>
          </w:pPr>
        </w:pPrChange>
      </w:pPr>
    </w:p>
    <w:p w:rsidR="008D4F0E" w:rsidRPr="002D65FA" w:rsidRDefault="008D4F0E" w:rsidP="002D65FA">
      <w:pPr>
        <w:ind w:left="340" w:firstLine="0"/>
        <w:rPr>
          <w:ins w:id="2841" w:author="mohammad minoei" w:date="2015-09-07T17:58:00Z"/>
          <w:rtl/>
          <w:rPrChange w:id="2842" w:author="mohammad minoei" w:date="2015-09-07T18:30:00Z">
            <w:rPr>
              <w:ins w:id="2843" w:author="mohammad minoei" w:date="2015-09-07T17:58:00Z"/>
              <w:rtl/>
            </w:rPr>
          </w:rPrChange>
        </w:rPr>
        <w:pPrChange w:id="2844" w:author="mohammad minoei" w:date="2015-09-07T18:30:00Z">
          <w:pPr>
            <w:spacing w:line="16" w:lineRule="atLeast"/>
          </w:pPr>
        </w:pPrChange>
      </w:pPr>
    </w:p>
    <w:p w:rsidR="008D4F0E" w:rsidRDefault="008D4F0E" w:rsidP="005B3B97">
      <w:pPr>
        <w:spacing w:line="16" w:lineRule="atLeast"/>
        <w:rPr>
          <w:ins w:id="2845" w:author="mohammad minoei" w:date="2015-09-07T17:58:00Z"/>
          <w:u w:val="single"/>
          <w:rtl/>
        </w:rPr>
      </w:pPr>
    </w:p>
    <w:p w:rsidR="008D4F0E" w:rsidRDefault="008D4F0E" w:rsidP="005B3B97">
      <w:pPr>
        <w:spacing w:line="16" w:lineRule="atLeast"/>
        <w:rPr>
          <w:ins w:id="2846" w:author="mohammad minoei" w:date="2015-09-07T17:58:00Z"/>
          <w:u w:val="single"/>
          <w:rtl/>
        </w:rPr>
      </w:pPr>
    </w:p>
    <w:p w:rsidR="008D4F0E" w:rsidRDefault="008D4F0E" w:rsidP="005B3B97">
      <w:pPr>
        <w:spacing w:line="16" w:lineRule="atLeast"/>
        <w:rPr>
          <w:ins w:id="2847" w:author="mohammad minoei" w:date="2015-09-06T23:32:00Z"/>
          <w:u w:val="single"/>
          <w:rtl/>
        </w:rPr>
      </w:pPr>
    </w:p>
    <w:p w:rsidR="007D45EB" w:rsidRDefault="007D45EB" w:rsidP="005B3B97">
      <w:pPr>
        <w:spacing w:line="16" w:lineRule="atLeast"/>
        <w:rPr>
          <w:ins w:id="2848" w:author="mohammad minoei" w:date="2015-09-06T23:32:00Z"/>
          <w:u w:val="single"/>
          <w:rtl/>
        </w:rPr>
      </w:pPr>
    </w:p>
    <w:p w:rsidR="007D45EB" w:rsidRDefault="007D45EB" w:rsidP="005B3B97">
      <w:pPr>
        <w:spacing w:line="16" w:lineRule="atLeast"/>
        <w:rPr>
          <w:rtl/>
        </w:rPr>
      </w:pPr>
    </w:p>
    <w:p w:rsidR="004C2A79" w:rsidRDefault="007E4C3E">
      <w:pPr>
        <w:pStyle w:val="Heading2"/>
        <w:spacing w:line="16" w:lineRule="atLeast"/>
        <w:rPr>
          <w:rtl/>
        </w:rPr>
        <w:pPrChange w:id="2849" w:author="mohammad minoei" w:date="2015-09-06T23:50:00Z">
          <w:pPr>
            <w:pStyle w:val="Heading2"/>
            <w:spacing w:line="16" w:lineRule="atLeast"/>
          </w:pPr>
        </w:pPrChange>
      </w:pPr>
      <w:r>
        <w:rPr>
          <w:rFonts w:hint="cs"/>
          <w:rtl/>
        </w:rPr>
        <w:t xml:space="preserve">3-2- </w:t>
      </w:r>
      <w:del w:id="2850" w:author="mohammad minoei" w:date="2015-09-06T23:32:00Z">
        <w:r w:rsidDel="007D45EB">
          <w:rPr>
            <w:rFonts w:hint="cs"/>
            <w:rtl/>
          </w:rPr>
          <w:delText>جريمه‌هايي که به پروژه تعلق مي‌گيرد</w:delText>
        </w:r>
      </w:del>
      <w:ins w:id="2851" w:author="mohammad minoei" w:date="2015-09-06T23:32:00Z">
        <w:r w:rsidR="007D45EB">
          <w:rPr>
            <w:rFonts w:hint="cs"/>
            <w:rtl/>
          </w:rPr>
          <w:t xml:space="preserve">پیاده سازی </w:t>
        </w:r>
      </w:ins>
      <w:ins w:id="2852" w:author="mohammad minoei" w:date="2015-09-06T23:50:00Z">
        <w:r w:rsidR="00EE713B">
          <w:rPr>
            <w:rFonts w:hint="cs"/>
            <w:rtl/>
          </w:rPr>
          <w:t>پنل مدیریت</w:t>
        </w:r>
      </w:ins>
    </w:p>
    <w:p w:rsidR="004C2A79" w:rsidRDefault="004C2A79" w:rsidP="005B3B97">
      <w:pPr>
        <w:spacing w:line="16" w:lineRule="atLeast"/>
        <w:rPr>
          <w:rtl/>
        </w:rPr>
      </w:pPr>
      <w:r>
        <w:rPr>
          <w:rFonts w:hint="cs"/>
          <w:rtl/>
        </w:rPr>
        <w:t>با توجه به زمان‌بنديهايي که در فصل دوم ارايه شده است، تاخير در دفاع از پروژه و ارايه پايان نامه مشمول جريمه‌هاي ديرکرد به قرار زير خواهد شد.</w:t>
      </w:r>
    </w:p>
    <w:p w:rsidR="006A69A6" w:rsidDel="007D45EB" w:rsidRDefault="006A69A6" w:rsidP="005B3B97">
      <w:pPr>
        <w:numPr>
          <w:ilvl w:val="0"/>
          <w:numId w:val="18"/>
        </w:numPr>
        <w:spacing w:line="16" w:lineRule="atLeast"/>
        <w:rPr>
          <w:del w:id="2853" w:author="mohammad minoei" w:date="2015-09-06T23:32:00Z"/>
          <w:rtl/>
        </w:rPr>
      </w:pPr>
      <w:del w:id="2854" w:author="mohammad minoei" w:date="2015-09-06T23:32:00Z">
        <w:r w:rsidRPr="00864A56" w:rsidDel="007D45EB">
          <w:rPr>
            <w:rFonts w:hint="eastAsia"/>
            <w:u w:val="single"/>
            <w:rtl/>
          </w:rPr>
          <w:delText>عدم</w:delText>
        </w:r>
        <w:r w:rsidRPr="00864A56" w:rsidDel="007D45EB">
          <w:rPr>
            <w:u w:val="single"/>
            <w:rtl/>
          </w:rPr>
          <w:delText xml:space="preserve"> اتمام به موقع:</w:delText>
        </w:r>
        <w:r w:rsidR="004C2A79" w:rsidDel="007D45EB">
          <w:rPr>
            <w:rFonts w:hint="cs"/>
            <w:rtl/>
          </w:rPr>
          <w:delText xml:space="preserve"> با توجه به جدول </w:delText>
        </w:r>
        <w:r w:rsidDel="007D45EB">
          <w:rPr>
            <w:rtl/>
          </w:rPr>
          <w:delText xml:space="preserve"> </w:delText>
        </w:r>
        <w:r w:rsidR="00864A56" w:rsidDel="007D45EB">
          <w:rPr>
            <w:rFonts w:hint="cs"/>
            <w:rtl/>
          </w:rPr>
          <w:delText xml:space="preserve">2-2 و 2-3، در صورتيکه دانشجويان در مهلت ذکر شده براي دفاع بدون کسر نمره دفاع نکنند، حداکثر يکماه فرصت دارند تا با کسر نمره دفاع کنند. در اين مدت، به ازاي هر هفته، </w:delText>
        </w:r>
        <w:r w:rsidR="00864A56" w:rsidRPr="00295AF7" w:rsidDel="007D45EB">
          <w:rPr>
            <w:rFonts w:cs="B Nazanin" w:hint="cs"/>
            <w:b/>
            <w:bCs/>
            <w:rtl/>
          </w:rPr>
          <w:delText>5/0</w:delText>
        </w:r>
        <w:r w:rsidR="00864A56" w:rsidRPr="00DA29F9" w:rsidDel="007D45EB">
          <w:rPr>
            <w:rFonts w:hint="cs"/>
            <w:b/>
            <w:bCs/>
            <w:rtl/>
          </w:rPr>
          <w:delText xml:space="preserve"> نمره</w:delText>
        </w:r>
        <w:r w:rsidR="00864A56" w:rsidDel="007D45EB">
          <w:rPr>
            <w:rFonts w:hint="cs"/>
            <w:rtl/>
          </w:rPr>
          <w:delText xml:space="preserve"> از نمره نهايي کسر خواهد شد. </w:delText>
        </w:r>
        <w:r w:rsidR="006343C5" w:rsidDel="007D45EB">
          <w:rPr>
            <w:rFonts w:hint="cs"/>
            <w:rtl/>
          </w:rPr>
          <w:delText xml:space="preserve">توجه داشته باشيد که </w:delText>
        </w:r>
        <w:r w:rsidR="00192D0B" w:rsidDel="007D45EB">
          <w:rPr>
            <w:rFonts w:hint="cs"/>
            <w:rtl/>
          </w:rPr>
          <w:delText>بخشي</w:delText>
        </w:r>
        <w:r w:rsidR="006343C5" w:rsidDel="007D45EB">
          <w:rPr>
            <w:rFonts w:hint="cs"/>
            <w:rtl/>
          </w:rPr>
          <w:delText xml:space="preserve"> از يک هفته، به عنوان يک هفته کامل در نظر گرفته مي</w:delText>
        </w:r>
        <w:r w:rsidR="006343C5" w:rsidDel="007D45EB">
          <w:rPr>
            <w:rFonts w:hint="eastAsia"/>
            <w:rtl/>
          </w:rPr>
          <w:delText>‌</w:delText>
        </w:r>
        <w:r w:rsidR="006343C5" w:rsidDel="007D45EB">
          <w:rPr>
            <w:rFonts w:hint="cs"/>
            <w:rtl/>
          </w:rPr>
          <w:delText xml:space="preserve">شود؛ به </w:delText>
        </w:r>
        <w:r w:rsidR="00DA29F9" w:rsidDel="007D45EB">
          <w:rPr>
            <w:rFonts w:hint="cs"/>
            <w:rtl/>
          </w:rPr>
          <w:delText>عنوان مثال</w:delText>
        </w:r>
        <w:r w:rsidR="006343C5" w:rsidDel="007D45EB">
          <w:rPr>
            <w:rFonts w:hint="cs"/>
            <w:rtl/>
          </w:rPr>
          <w:delText xml:space="preserve">، تاخير 8 روزه در دفاع موجب کسر </w:delText>
        </w:r>
        <w:r w:rsidR="00DA29F9" w:rsidRPr="00DA29F9" w:rsidDel="007D45EB">
          <w:rPr>
            <w:rFonts w:hint="cs"/>
            <w:b/>
            <w:bCs/>
            <w:rtl/>
          </w:rPr>
          <w:delText>يک</w:delText>
        </w:r>
        <w:r w:rsidR="006343C5" w:rsidRPr="00DA29F9" w:rsidDel="007D45EB">
          <w:rPr>
            <w:rFonts w:hint="cs"/>
            <w:b/>
            <w:bCs/>
            <w:rtl/>
          </w:rPr>
          <w:delText xml:space="preserve"> نمره</w:delText>
        </w:r>
        <w:r w:rsidR="006343C5" w:rsidDel="007D45EB">
          <w:rPr>
            <w:rFonts w:hint="cs"/>
            <w:rtl/>
          </w:rPr>
          <w:delText xml:space="preserve"> خواهد شد.</w:delText>
        </w:r>
        <w:r w:rsidR="006C63F2" w:rsidDel="007D45EB">
          <w:rPr>
            <w:rFonts w:hint="cs"/>
            <w:rtl/>
          </w:rPr>
          <w:delText xml:space="preserve"> اگر پس از يک ماه هنوز از پروژه دفاع نشده باشد، نمره ‌</w:delText>
        </w:r>
        <w:r w:rsidR="006C63F2" w:rsidDel="007D45EB">
          <w:rPr>
            <w:rFonts w:hint="cs"/>
            <w:b/>
            <w:bCs/>
            <w:rtl/>
          </w:rPr>
          <w:delText>مردودي</w:delText>
        </w:r>
        <w:r w:rsidR="006C63F2" w:rsidDel="007D45EB">
          <w:rPr>
            <w:rFonts w:hint="cs"/>
            <w:rtl/>
          </w:rPr>
          <w:delText xml:space="preserve"> براي پروژه منظور خواهد شد.</w:delText>
        </w:r>
      </w:del>
    </w:p>
    <w:p w:rsidR="000920CD" w:rsidDel="007D45EB" w:rsidRDefault="000920CD" w:rsidP="005B3B97">
      <w:pPr>
        <w:numPr>
          <w:ilvl w:val="0"/>
          <w:numId w:val="18"/>
        </w:numPr>
        <w:spacing w:line="16" w:lineRule="atLeast"/>
        <w:rPr>
          <w:del w:id="2855" w:author="mohammad minoei" w:date="2015-09-06T23:32:00Z"/>
        </w:rPr>
      </w:pPr>
      <w:del w:id="2856" w:author="mohammad minoei" w:date="2015-09-06T23:32:00Z">
        <w:r w:rsidDel="007D45EB">
          <w:rPr>
            <w:rFonts w:hint="cs"/>
            <w:u w:val="single"/>
            <w:rtl/>
          </w:rPr>
          <w:delText>تاخير در تحويل پايان نامه:</w:delText>
        </w:r>
        <w:r w:rsidDel="007D45EB">
          <w:rPr>
            <w:rFonts w:hint="cs"/>
            <w:rtl/>
          </w:rPr>
          <w:delText xml:space="preserve"> دانشجويان حداکثر 2 هفته پس از دفاع، فرصت دارند تا پايان‌نامه نهايي که به تاييد اساتيد راهنما و د</w:delText>
        </w:r>
        <w:r w:rsidR="00192D0B" w:rsidDel="007D45EB">
          <w:rPr>
            <w:rFonts w:hint="cs"/>
            <w:rtl/>
          </w:rPr>
          <w:delText>اور و کم</w:delText>
        </w:r>
        <w:r w:rsidDel="007D45EB">
          <w:rPr>
            <w:rFonts w:hint="cs"/>
            <w:rtl/>
          </w:rPr>
          <w:delText xml:space="preserve">يته پروژه رسيده است را به صورت صحافي شده تحويل دهند. پس از اين موعد، به ازاي هر هفته ديرکرد، </w:delText>
        </w:r>
        <w:r w:rsidRPr="00295AF7" w:rsidDel="007D45EB">
          <w:rPr>
            <w:rFonts w:cs="B Nazanin" w:hint="cs"/>
            <w:b/>
            <w:bCs/>
            <w:rtl/>
          </w:rPr>
          <w:delText>25/0</w:delText>
        </w:r>
        <w:r w:rsidRPr="00295AF7" w:rsidDel="007D45EB">
          <w:rPr>
            <w:rFonts w:hint="cs"/>
            <w:b/>
            <w:bCs/>
            <w:rtl/>
          </w:rPr>
          <w:delText xml:space="preserve"> نمره</w:delText>
        </w:r>
        <w:r w:rsidDel="007D45EB">
          <w:rPr>
            <w:rFonts w:hint="cs"/>
            <w:rtl/>
          </w:rPr>
          <w:delText xml:space="preserve"> از نمره نهايي کسر خواهد شد.</w:delText>
        </w:r>
        <w:r w:rsidR="00EC26D4" w:rsidDel="007D45EB">
          <w:rPr>
            <w:rFonts w:hint="cs"/>
            <w:rtl/>
          </w:rPr>
          <w:delText xml:space="preserve"> اگر از زمان دفاع بيش از 2 ماه بگذرد و پايان نامه تحويل نگردد (يا با ايرادهاي کلي تحويل شده باشد يا نظر کميته پرو</w:delText>
        </w:r>
        <w:r w:rsidR="00EC26D4" w:rsidDel="007D45EB">
          <w:rPr>
            <w:rFonts w:hint="cs"/>
            <w:rtl/>
            <w:lang w:bidi="fa-IR"/>
          </w:rPr>
          <w:delText>ژه در نگارش آن رعايت نشده باشد</w:delText>
        </w:r>
        <w:r w:rsidR="00EC26D4" w:rsidDel="007D45EB">
          <w:rPr>
            <w:rFonts w:hint="cs"/>
            <w:rtl/>
          </w:rPr>
          <w:delText xml:space="preserve">)، نمره </w:delText>
        </w:r>
        <w:r w:rsidR="00EC26D4" w:rsidDel="007D45EB">
          <w:rPr>
            <w:rFonts w:hint="cs"/>
            <w:b/>
            <w:bCs/>
            <w:rtl/>
          </w:rPr>
          <w:delText>مردودي</w:delText>
        </w:r>
        <w:r w:rsidR="00EC26D4" w:rsidDel="007D45EB">
          <w:rPr>
            <w:rFonts w:hint="cs"/>
            <w:rtl/>
          </w:rPr>
          <w:delText xml:space="preserve"> براي پروژه منظور خواهد شد.</w:delText>
        </w:r>
      </w:del>
    </w:p>
    <w:p w:rsidR="007F7295" w:rsidDel="007D45EB" w:rsidRDefault="00535AE9" w:rsidP="005B3B97">
      <w:pPr>
        <w:numPr>
          <w:ilvl w:val="0"/>
          <w:numId w:val="18"/>
        </w:numPr>
        <w:spacing w:line="16" w:lineRule="atLeast"/>
        <w:rPr>
          <w:del w:id="2857" w:author="mohammad minoei" w:date="2015-09-06T23:32:00Z"/>
        </w:rPr>
      </w:pPr>
      <w:del w:id="2858" w:author="mohammad minoei" w:date="2015-09-06T23:32:00Z">
        <w:r w:rsidRPr="00535AE9" w:rsidDel="007D45EB">
          <w:rPr>
            <w:rFonts w:hint="cs"/>
            <w:u w:val="single"/>
            <w:rtl/>
          </w:rPr>
          <w:delText>تغيير عنوان پروژه:</w:delText>
        </w:r>
        <w:r w:rsidDel="007D45EB">
          <w:rPr>
            <w:rFonts w:hint="cs"/>
            <w:rtl/>
          </w:rPr>
          <w:delText xml:space="preserve">  </w:delText>
        </w:r>
        <w:r w:rsidR="007F7295" w:rsidRPr="007F7295" w:rsidDel="007D45EB">
          <w:rPr>
            <w:rtl/>
          </w:rPr>
          <w:delText>تغيير عنوان پروژه بعد از تصويب در کميته پروژه</w:delText>
        </w:r>
        <w:r w:rsidDel="007D45EB">
          <w:rPr>
            <w:rFonts w:hint="cs"/>
            <w:rtl/>
          </w:rPr>
          <w:delText xml:space="preserve"> در هر مرحله‌اي از انجام پروژه</w:delText>
        </w:r>
        <w:r w:rsidR="007F7295" w:rsidRPr="007F7295" w:rsidDel="007D45EB">
          <w:rPr>
            <w:rtl/>
          </w:rPr>
          <w:delText xml:space="preserve">، مشمول کسر </w:delText>
        </w:r>
        <w:r w:rsidR="007F7295" w:rsidRPr="00E25909" w:rsidDel="007D45EB">
          <w:rPr>
            <w:b/>
            <w:bCs/>
            <w:rtl/>
          </w:rPr>
          <w:delText>2 نمره</w:delText>
        </w:r>
        <w:r w:rsidR="007F7295" w:rsidRPr="007F7295" w:rsidDel="007D45EB">
          <w:rPr>
            <w:rtl/>
          </w:rPr>
          <w:delText xml:space="preserve"> از نمره نهايي خواهد شد. </w:delText>
        </w:r>
        <w:r w:rsidR="007F7295" w:rsidRPr="00E25909" w:rsidDel="007D45EB">
          <w:rPr>
            <w:u w:val="single"/>
            <w:rtl/>
          </w:rPr>
          <w:delText>تغيير عنوان پروژه فقط يکبار مجاز است.</w:delText>
        </w:r>
      </w:del>
    </w:p>
    <w:p w:rsidR="00F2478E" w:rsidDel="007D45EB" w:rsidRDefault="00F2478E" w:rsidP="005B3B97">
      <w:pPr>
        <w:pStyle w:val="Heading3"/>
        <w:spacing w:line="16" w:lineRule="atLeast"/>
        <w:rPr>
          <w:del w:id="2859" w:author="mohammad minoei" w:date="2015-09-06T23:32:00Z"/>
          <w:rtl/>
        </w:rPr>
      </w:pPr>
      <w:del w:id="2860" w:author="mohammad minoei" w:date="2015-09-06T23:32:00Z">
        <w:r w:rsidDel="007D45EB">
          <w:rPr>
            <w:rFonts w:hint="cs"/>
            <w:rtl/>
          </w:rPr>
          <w:delText>چند تذکر مهم:</w:delText>
        </w:r>
      </w:del>
    </w:p>
    <w:p w:rsidR="00F2478E" w:rsidDel="007D45EB" w:rsidRDefault="006A69A6" w:rsidP="005B3B97">
      <w:pPr>
        <w:numPr>
          <w:ilvl w:val="0"/>
          <w:numId w:val="7"/>
        </w:numPr>
        <w:spacing w:line="16" w:lineRule="atLeast"/>
        <w:rPr>
          <w:del w:id="2861" w:author="mohammad minoei" w:date="2015-09-06T23:32:00Z"/>
          <w:rtl/>
        </w:rPr>
      </w:pPr>
      <w:del w:id="2862" w:author="mohammad minoei" w:date="2015-09-06T23:32:00Z">
        <w:r w:rsidDel="007D45EB">
          <w:rPr>
            <w:rtl/>
          </w:rPr>
          <w:delText>محاسبه م</w:delText>
        </w:r>
        <w:r w:rsidDel="007D45EB">
          <w:rPr>
            <w:rFonts w:hint="cs"/>
            <w:rtl/>
          </w:rPr>
          <w:delText>ی</w:delText>
        </w:r>
        <w:r w:rsidDel="007D45EB">
          <w:rPr>
            <w:rFonts w:hint="eastAsia"/>
            <w:rtl/>
          </w:rPr>
          <w:delText>انگ</w:delText>
        </w:r>
        <w:r w:rsidDel="007D45EB">
          <w:rPr>
            <w:rFonts w:hint="cs"/>
            <w:rtl/>
          </w:rPr>
          <w:delText>ی</w:delText>
        </w:r>
        <w:r w:rsidDel="007D45EB">
          <w:rPr>
            <w:rFonts w:hint="eastAsia"/>
            <w:rtl/>
          </w:rPr>
          <w:delText>ن</w:delText>
        </w:r>
        <w:r w:rsidR="00F2478E" w:rsidDel="007D45EB">
          <w:rPr>
            <w:rFonts w:hint="cs"/>
            <w:rtl/>
          </w:rPr>
          <w:delText xml:space="preserve"> نمره اساتيد</w:delText>
        </w:r>
        <w:r w:rsidDel="007D45EB">
          <w:rPr>
            <w:rtl/>
          </w:rPr>
          <w:delText xml:space="preserve"> و </w:delText>
        </w:r>
        <w:r w:rsidR="00F2478E" w:rsidDel="007D45EB">
          <w:rPr>
            <w:rFonts w:hint="cs"/>
            <w:rtl/>
          </w:rPr>
          <w:delText>در نظر گرفتن</w:delText>
        </w:r>
        <w:r w:rsidDel="007D45EB">
          <w:rPr>
            <w:rtl/>
          </w:rPr>
          <w:delText xml:space="preserve"> نمره مربوط به بخش رعا</w:delText>
        </w:r>
        <w:r w:rsidDel="007D45EB">
          <w:rPr>
            <w:rFonts w:hint="cs"/>
            <w:rtl/>
          </w:rPr>
          <w:delText>ی</w:delText>
        </w:r>
        <w:r w:rsidDel="007D45EB">
          <w:rPr>
            <w:rFonts w:hint="eastAsia"/>
            <w:rtl/>
          </w:rPr>
          <w:delText>ت</w:delText>
        </w:r>
        <w:r w:rsidDel="007D45EB">
          <w:rPr>
            <w:rtl/>
          </w:rPr>
          <w:delText xml:space="preserve"> قوان</w:delText>
        </w:r>
        <w:r w:rsidDel="007D45EB">
          <w:rPr>
            <w:rFonts w:hint="cs"/>
            <w:rtl/>
          </w:rPr>
          <w:delText>ی</w:delText>
        </w:r>
        <w:r w:rsidDel="007D45EB">
          <w:rPr>
            <w:rFonts w:hint="eastAsia"/>
            <w:rtl/>
          </w:rPr>
          <w:delText>ن</w:delText>
        </w:r>
        <w:r w:rsidDel="007D45EB">
          <w:rPr>
            <w:rtl/>
          </w:rPr>
          <w:delText xml:space="preserve"> نگارش پا</w:delText>
        </w:r>
        <w:r w:rsidDel="007D45EB">
          <w:rPr>
            <w:rFonts w:hint="cs"/>
            <w:rtl/>
          </w:rPr>
          <w:delText>ی</w:delText>
        </w:r>
        <w:r w:rsidDel="007D45EB">
          <w:rPr>
            <w:rFonts w:hint="eastAsia"/>
            <w:rtl/>
          </w:rPr>
          <w:delText>ان</w:delText>
        </w:r>
        <w:r w:rsidDel="007D45EB">
          <w:rPr>
            <w:rtl/>
          </w:rPr>
          <w:delText xml:space="preserve"> نامه</w:delText>
        </w:r>
        <w:r w:rsidR="00F2478E" w:rsidDel="007D45EB">
          <w:rPr>
            <w:rFonts w:hint="cs"/>
            <w:rtl/>
          </w:rPr>
          <w:delText xml:space="preserve"> توسط کميته پروژه انجام مي‌پذيرد.</w:delText>
        </w:r>
      </w:del>
    </w:p>
    <w:p w:rsidR="006A69A6" w:rsidDel="007D45EB" w:rsidRDefault="00F2478E" w:rsidP="005B3B97">
      <w:pPr>
        <w:numPr>
          <w:ilvl w:val="0"/>
          <w:numId w:val="7"/>
        </w:numPr>
        <w:spacing w:line="16" w:lineRule="atLeast"/>
        <w:rPr>
          <w:del w:id="2863" w:author="mohammad minoei" w:date="2015-09-06T23:32:00Z"/>
        </w:rPr>
      </w:pPr>
      <w:del w:id="2864" w:author="mohammad minoei" w:date="2015-09-06T23:32:00Z">
        <w:r w:rsidDel="007D45EB">
          <w:rPr>
            <w:rFonts w:hint="cs"/>
            <w:rtl/>
          </w:rPr>
          <w:delText xml:space="preserve">همچنين منظور کردن جريمه مربوط به عدم </w:delText>
        </w:r>
        <w:r w:rsidR="006A69A6" w:rsidDel="007D45EB">
          <w:rPr>
            <w:rtl/>
          </w:rPr>
          <w:delText xml:space="preserve">اتمام به موقع </w:delText>
        </w:r>
        <w:r w:rsidDel="007D45EB">
          <w:rPr>
            <w:rFonts w:hint="cs"/>
            <w:rtl/>
          </w:rPr>
          <w:delText xml:space="preserve">و ديرکرد تحويل پايان نامه </w:delText>
        </w:r>
        <w:r w:rsidR="006A69A6" w:rsidDel="007D45EB">
          <w:rPr>
            <w:rtl/>
          </w:rPr>
          <w:delText>با توجه به تار</w:delText>
        </w:r>
        <w:r w:rsidR="006A69A6" w:rsidDel="007D45EB">
          <w:rPr>
            <w:rFonts w:hint="cs"/>
            <w:rtl/>
          </w:rPr>
          <w:delText>ی</w:delText>
        </w:r>
        <w:r w:rsidR="006A69A6" w:rsidDel="007D45EB">
          <w:rPr>
            <w:rFonts w:hint="eastAsia"/>
            <w:rtl/>
          </w:rPr>
          <w:delText>خ</w:delText>
        </w:r>
        <w:r w:rsidR="006A69A6" w:rsidDel="007D45EB">
          <w:rPr>
            <w:rtl/>
          </w:rPr>
          <w:delText xml:space="preserve"> ثبت نام درس پروژه و تار</w:delText>
        </w:r>
        <w:r w:rsidR="006A69A6" w:rsidDel="007D45EB">
          <w:rPr>
            <w:rFonts w:hint="cs"/>
            <w:rtl/>
          </w:rPr>
          <w:delText>ی</w:delText>
        </w:r>
        <w:r w:rsidR="006A69A6" w:rsidDel="007D45EB">
          <w:rPr>
            <w:rFonts w:hint="eastAsia"/>
            <w:rtl/>
          </w:rPr>
          <w:delText>خ</w:delText>
        </w:r>
        <w:r w:rsidR="006A69A6" w:rsidDel="007D45EB">
          <w:rPr>
            <w:rtl/>
          </w:rPr>
          <w:delText xml:space="preserve"> ارسال نمره به آموزش توسط کم</w:delText>
        </w:r>
        <w:r w:rsidR="006A69A6" w:rsidDel="007D45EB">
          <w:rPr>
            <w:rFonts w:hint="cs"/>
            <w:rtl/>
          </w:rPr>
          <w:delText>ی</w:delText>
        </w:r>
        <w:r w:rsidR="006A69A6" w:rsidDel="007D45EB">
          <w:rPr>
            <w:rFonts w:hint="eastAsia"/>
            <w:rtl/>
          </w:rPr>
          <w:delText>ته</w:delText>
        </w:r>
        <w:r w:rsidR="006A69A6" w:rsidDel="007D45EB">
          <w:rPr>
            <w:rtl/>
          </w:rPr>
          <w:delText xml:space="preserve"> پروژه گروه کامپ</w:delText>
        </w:r>
        <w:r w:rsidR="006A69A6" w:rsidDel="007D45EB">
          <w:rPr>
            <w:rFonts w:hint="cs"/>
            <w:rtl/>
          </w:rPr>
          <w:delText>ی</w:delText>
        </w:r>
        <w:r w:rsidR="006A69A6" w:rsidDel="007D45EB">
          <w:rPr>
            <w:rFonts w:hint="eastAsia"/>
            <w:rtl/>
          </w:rPr>
          <w:delText>وتر</w:delText>
        </w:r>
        <w:r w:rsidR="006A69A6" w:rsidDel="007D45EB">
          <w:rPr>
            <w:rtl/>
          </w:rPr>
          <w:delText xml:space="preserve"> انجام م</w:delText>
        </w:r>
        <w:r w:rsidR="006A69A6" w:rsidDel="007D45EB">
          <w:rPr>
            <w:rFonts w:hint="cs"/>
            <w:rtl/>
          </w:rPr>
          <w:delText>ی</w:delText>
        </w:r>
        <w:r w:rsidDel="007D45EB">
          <w:rPr>
            <w:rFonts w:hint="cs"/>
            <w:rtl/>
          </w:rPr>
          <w:delText>‌</w:delText>
        </w:r>
        <w:r w:rsidDel="007D45EB">
          <w:rPr>
            <w:rtl/>
          </w:rPr>
          <w:delText>شود.</w:delText>
        </w:r>
      </w:del>
    </w:p>
    <w:p w:rsidR="000F47DE" w:rsidRPr="00B00F87" w:rsidDel="007D45EB" w:rsidRDefault="000F47DE" w:rsidP="005B3B97">
      <w:pPr>
        <w:spacing w:line="16" w:lineRule="atLeast"/>
        <w:rPr>
          <w:del w:id="2865" w:author="mohammad minoei" w:date="2015-09-06T23:32:00Z"/>
          <w:u w:val="single"/>
        </w:rPr>
      </w:pPr>
    </w:p>
    <w:p w:rsidR="00B00F87" w:rsidRDefault="00B00F87" w:rsidP="005B3B97">
      <w:pPr>
        <w:spacing w:line="16" w:lineRule="atLeast"/>
        <w:ind w:left="340" w:firstLine="0"/>
        <w:rPr>
          <w:ins w:id="2866" w:author="mohammad minoei" w:date="2015-09-06T23:32:00Z"/>
          <w:u w:val="single"/>
          <w:rtl/>
        </w:rPr>
      </w:pPr>
    </w:p>
    <w:p w:rsidR="007D45EB" w:rsidRPr="00B00F87" w:rsidRDefault="007D45EB" w:rsidP="005B3B97">
      <w:pPr>
        <w:spacing w:line="16" w:lineRule="atLeast"/>
        <w:ind w:left="340" w:firstLine="0"/>
        <w:rPr>
          <w:u w:val="single"/>
          <w:rtl/>
        </w:rPr>
      </w:pPr>
    </w:p>
    <w:p w:rsidR="00BE3457" w:rsidRDefault="00BE3457" w:rsidP="005B3B97">
      <w:pPr>
        <w:spacing w:line="16" w:lineRule="atLeast"/>
        <w:rPr>
          <w:rtl/>
        </w:rPr>
        <w:sectPr w:rsidR="00BE3457" w:rsidSect="004C2A79">
          <w:pgSz w:w="11906" w:h="16838" w:code="9"/>
          <w:pgMar w:top="1701" w:right="1701" w:bottom="1418" w:left="1134" w:header="720" w:footer="851" w:gutter="0"/>
          <w:cols w:space="720"/>
          <w:bidi/>
          <w:rtlGutter/>
        </w:sectPr>
      </w:pPr>
    </w:p>
    <w:p w:rsidR="00F66CE4" w:rsidRDefault="00F66CE4"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pStyle w:val="Heading1"/>
        <w:spacing w:line="16" w:lineRule="atLeast"/>
        <w:rPr>
          <w:rtl/>
        </w:rPr>
      </w:pPr>
      <w:r>
        <w:rPr>
          <w:rFonts w:hint="cs"/>
          <w:rtl/>
        </w:rPr>
        <w:t>فصل چهارم- جمع بندي و نتيجه گيري</w:t>
      </w:r>
    </w:p>
    <w:p w:rsidR="00EA395F" w:rsidRDefault="00EA395F" w:rsidP="005B3B97">
      <w:pPr>
        <w:spacing w:line="16" w:lineRule="atLeast"/>
        <w:rPr>
          <w:rtl/>
        </w:rPr>
      </w:pPr>
    </w:p>
    <w:p w:rsidR="00F30FB8" w:rsidDel="007D45EB" w:rsidRDefault="00AE5CF7" w:rsidP="005B3B97">
      <w:pPr>
        <w:spacing w:line="16" w:lineRule="atLeast"/>
        <w:rPr>
          <w:del w:id="2867" w:author="mohammad minoei" w:date="2015-09-06T23:33:00Z"/>
          <w:rtl/>
        </w:rPr>
      </w:pPr>
      <w:del w:id="2868" w:author="mohammad minoei" w:date="2015-09-06T23:33:00Z">
        <w:r w:rsidDel="007D45EB">
          <w:rPr>
            <w:rFonts w:hint="cs"/>
            <w:rtl/>
          </w:rPr>
          <w:delText>در اين آيين نامه، با شيوه درست و قابل قبول نگارش پايان‌نامه آشنا شديد. همچنين مصوبات و قوانين کميته پر</w:delText>
        </w:r>
        <w:r w:rsidR="00F30FB8" w:rsidDel="007D45EB">
          <w:rPr>
            <w:rFonts w:hint="cs"/>
            <w:rtl/>
          </w:rPr>
          <w:delText xml:space="preserve">وژه گروه کامپيوتر در ارزشيابي و کسر نمره‌ها براي آشنايي بيشتر شما، آورده شده است. اميد است با مطالعه اين آيين نامه، و عمل به جزييات مندرج در آن، بتوانيد پروژه و پايان‌نامه خوبي را فراهم کرده و نمره خوبي از درس پروژه بگيريد. </w:delText>
        </w:r>
      </w:del>
    </w:p>
    <w:p w:rsidR="0010052F" w:rsidDel="007D45EB" w:rsidRDefault="00F30FB8" w:rsidP="005B3B97">
      <w:pPr>
        <w:spacing w:line="16" w:lineRule="atLeast"/>
        <w:rPr>
          <w:del w:id="2869" w:author="mohammad minoei" w:date="2015-09-06T23:33:00Z"/>
          <w:rtl/>
        </w:rPr>
      </w:pPr>
      <w:del w:id="2870" w:author="mohammad minoei" w:date="2015-09-06T23:33:00Z">
        <w:r w:rsidDel="007D45EB">
          <w:rPr>
            <w:rFonts w:hint="cs"/>
            <w:rtl/>
          </w:rPr>
          <w:delText xml:space="preserve">همچنين توصيه‌هاي معمول براي انجام موثر و مفيد پروژه در اين آيين نامه آمده است. </w:delText>
        </w:r>
        <w:r w:rsidR="009E4F3E" w:rsidDel="007D45EB">
          <w:rPr>
            <w:rFonts w:hint="cs"/>
            <w:rtl/>
          </w:rPr>
          <w:delText>تجربه نشان داده است که عمل به توصيه‌هايي که در فصل سوم آمده، در موفقيت پروژه موثر است. دانشجويان موفق، کساني هستند که با برنامه ريزي و نظم و ترتيب، براي رسيدن به هدف از پيش تعيين شده خود تلاش مي‌کنند.</w:delText>
        </w:r>
      </w:del>
    </w:p>
    <w:p w:rsidR="00BF2905" w:rsidDel="007D45EB" w:rsidRDefault="00BF2905" w:rsidP="005B3B97">
      <w:pPr>
        <w:spacing w:line="16" w:lineRule="atLeast"/>
        <w:rPr>
          <w:del w:id="2871" w:author="mohammad minoei" w:date="2015-09-06T23:33:00Z"/>
          <w:rtl/>
        </w:rPr>
      </w:pPr>
      <w:del w:id="2872" w:author="mohammad minoei" w:date="2015-09-06T23:33:00Z">
        <w:r w:rsidDel="007D45EB">
          <w:rPr>
            <w:rFonts w:hint="cs"/>
            <w:rtl/>
          </w:rPr>
          <w:delText>مطالعه اين آيين نامه از يک جهت ديگر نيز براي شما مفيد است؛ رويکرد اصلي در تدوين اين آيين نامه، ارايه يک مثال از تمامي قواعد نگارش به صورت عملي است. به عبارت ديگر، سعي شده تمامي قواعد ذکر شده در فصل اول و تمامي نکات ظريف، در تمامي آيين نامه رعايت شود. توجه دقيق به جزييات نگارشي اين آيين نامه، تمامي ابهام</w:delText>
        </w:r>
        <w:r w:rsidDel="007D45EB">
          <w:rPr>
            <w:rFonts w:hint="eastAsia"/>
            <w:rtl/>
          </w:rPr>
          <w:delText>‌</w:delText>
        </w:r>
        <w:r w:rsidDel="007D45EB">
          <w:rPr>
            <w:rFonts w:hint="cs"/>
            <w:rtl/>
          </w:rPr>
          <w:delText xml:space="preserve">هاي شما را از بين خواهد برد. </w:delText>
        </w:r>
      </w:del>
    </w:p>
    <w:p w:rsidR="00BF2905" w:rsidDel="007D45EB" w:rsidRDefault="00BF2905" w:rsidP="005B3B97">
      <w:pPr>
        <w:spacing w:line="16" w:lineRule="atLeast"/>
        <w:rPr>
          <w:del w:id="2873" w:author="mohammad minoei" w:date="2015-09-06T23:33:00Z"/>
          <w:rFonts w:cs="Times New Roman"/>
          <w:rtl/>
          <w:lang w:bidi="fa-IR"/>
        </w:rPr>
      </w:pPr>
      <w:del w:id="2874" w:author="mohammad minoei" w:date="2015-09-06T23:33:00Z">
        <w:r w:rsidDel="007D45EB">
          <w:rPr>
            <w:rFonts w:hint="cs"/>
            <w:rtl/>
          </w:rPr>
          <w:delText xml:space="preserve">متن اين آيين نامه علاوه بر اينکه در انتشارات موسسه موجود است، از آدرس ذکر شده در مرجع [3] نيز قابل دسترسي است. در اين سايت، اين آيين نامه به صورت فايل </w:delText>
        </w:r>
        <w:r w:rsidDel="007D45EB">
          <w:delText>DOC</w:delText>
        </w:r>
        <w:r w:rsidDel="007D45EB">
          <w:rPr>
            <w:rFonts w:hint="cs"/>
            <w:rtl/>
            <w:lang w:bidi="fa-IR"/>
          </w:rPr>
          <w:delText xml:space="preserve"> و </w:delText>
        </w:r>
        <w:r w:rsidDel="007D45EB">
          <w:rPr>
            <w:lang w:bidi="fa-IR"/>
          </w:rPr>
          <w:delText>PDF</w:delText>
        </w:r>
        <w:r w:rsidDel="007D45EB">
          <w:rPr>
            <w:rFonts w:hint="cs"/>
            <w:rtl/>
            <w:lang w:bidi="fa-IR"/>
          </w:rPr>
          <w:delText xml:space="preserve"> موجود است.</w:delText>
        </w:r>
      </w:del>
    </w:p>
    <w:p w:rsidR="00C047E8" w:rsidDel="007D45EB" w:rsidRDefault="00C047E8" w:rsidP="005B3B97">
      <w:pPr>
        <w:spacing w:line="16" w:lineRule="atLeast"/>
        <w:rPr>
          <w:del w:id="2875" w:author="mohammad minoei" w:date="2015-09-06T23:33:00Z"/>
          <w:rFonts w:cs="Times New Roman"/>
          <w:rtl/>
          <w:lang w:bidi="fa-IR"/>
        </w:rPr>
      </w:pPr>
    </w:p>
    <w:p w:rsidR="00C047E8" w:rsidDel="007D45EB" w:rsidRDefault="00C047E8" w:rsidP="005B3B97">
      <w:pPr>
        <w:spacing w:line="16" w:lineRule="atLeast"/>
        <w:rPr>
          <w:del w:id="2876" w:author="mohammad minoei" w:date="2015-09-06T23:33:00Z"/>
          <w:rFonts w:cs="Times New Roman"/>
          <w:rtl/>
          <w:lang w:bidi="fa-IR"/>
        </w:rPr>
        <w:sectPr w:rsidR="00C047E8" w:rsidDel="007D45EB" w:rsidSect="004C2A79">
          <w:pgSz w:w="11906" w:h="16838" w:code="9"/>
          <w:pgMar w:top="1701" w:right="1701" w:bottom="1418" w:left="1134" w:header="720" w:footer="851" w:gutter="0"/>
          <w:cols w:space="720"/>
          <w:bidi/>
          <w:rtlGutter/>
        </w:sectPr>
      </w:pPr>
    </w:p>
    <w:p w:rsidR="00C047E8" w:rsidRDefault="00C047E8" w:rsidP="005B3B97">
      <w:pPr>
        <w:spacing w:line="16" w:lineRule="atLeast"/>
        <w:rPr>
          <w:ins w:id="2877" w:author="mohammad minoei" w:date="2015-09-06T23:33:00Z"/>
          <w:rtl/>
        </w:rPr>
      </w:pPr>
    </w:p>
    <w:p w:rsidR="007D45EB" w:rsidRDefault="007D45EB"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pStyle w:val="Heading1"/>
        <w:spacing w:line="16" w:lineRule="atLeast"/>
        <w:rPr>
          <w:rtl/>
          <w:lang w:bidi="fa-IR"/>
        </w:rPr>
      </w:pPr>
      <w:r>
        <w:rPr>
          <w:rFonts w:hint="cs"/>
          <w:rtl/>
          <w:lang w:bidi="fa-IR"/>
        </w:rPr>
        <w:t>پيوست 1- فرمهاي مربوط به انتخاب، تمديد و دفاع پروژه</w:t>
      </w:r>
    </w:p>
    <w:p w:rsidR="00C047E8" w:rsidRDefault="00C047E8" w:rsidP="005B3B97">
      <w:pPr>
        <w:spacing w:line="16" w:lineRule="atLeast"/>
        <w:rPr>
          <w:rtl/>
          <w:lang w:bidi="fa-IR"/>
        </w:rPr>
      </w:pPr>
    </w:p>
    <w:p w:rsidR="00C047E8" w:rsidRDefault="00C047E8" w:rsidP="005B3B97">
      <w:pPr>
        <w:spacing w:line="16" w:lineRule="atLeast"/>
        <w:rPr>
          <w:rtl/>
          <w:lang w:bidi="fa-IR"/>
        </w:rPr>
      </w:pPr>
      <w:r>
        <w:rPr>
          <w:rFonts w:hint="cs"/>
          <w:rtl/>
          <w:lang w:bidi="fa-IR"/>
        </w:rPr>
        <w:t>در اين پيوست، تمامي فرمهايي که براي انجام پروژه نياز داريد، آورده شده است. در هنگام نياز به هر کدام، کافيست فرم مربوطه را از اين آيين نامه جدا کرده و استفاده کنيد.</w:t>
      </w:r>
      <w:r w:rsidR="005E7B13">
        <w:rPr>
          <w:rFonts w:hint="cs"/>
          <w:rtl/>
          <w:lang w:bidi="fa-IR"/>
        </w:rPr>
        <w:t xml:space="preserve"> ممکن است با توجه به شرايط، يک يا چند فرم براي شما کارايي نداشته باشد. لطفاً به مقطع خود توجه کنيد، چون فرم</w:t>
      </w:r>
      <w:r w:rsidR="00A657A2">
        <w:rPr>
          <w:rFonts w:hint="cs"/>
          <w:rtl/>
          <w:lang w:bidi="fa-IR"/>
        </w:rPr>
        <w:t xml:space="preserve"> نمره</w:t>
      </w:r>
      <w:r w:rsidR="00620D03">
        <w:rPr>
          <w:rFonts w:hint="cs"/>
          <w:rtl/>
          <w:lang w:bidi="fa-IR"/>
        </w:rPr>
        <w:t xml:space="preserve"> پروژه</w:t>
      </w:r>
      <w:r w:rsidR="005E7B13">
        <w:rPr>
          <w:rFonts w:hint="cs"/>
          <w:rtl/>
          <w:lang w:bidi="fa-IR"/>
        </w:rPr>
        <w:t xml:space="preserve"> براي مقاطع کارداني و کارشناسي متفاوت است.</w:t>
      </w:r>
    </w:p>
    <w:p w:rsidR="006D1C76" w:rsidRDefault="006D1C76" w:rsidP="005B3B97">
      <w:pPr>
        <w:spacing w:line="16" w:lineRule="atLeast"/>
        <w:rPr>
          <w:rtl/>
          <w:lang w:bidi="fa-IR"/>
        </w:rPr>
      </w:pPr>
    </w:p>
    <w:p w:rsidR="006D1C76" w:rsidRDefault="006D1C76" w:rsidP="005B3B97">
      <w:pPr>
        <w:spacing w:line="16" w:lineRule="atLeast"/>
        <w:rPr>
          <w:rtl/>
          <w:lang w:bidi="fa-IR"/>
        </w:rPr>
        <w:sectPr w:rsidR="006D1C76" w:rsidSect="004C2A79">
          <w:pgSz w:w="11906" w:h="16838" w:code="9"/>
          <w:pgMar w:top="1701" w:right="1701" w:bottom="1418" w:left="1134" w:header="720" w:footer="851" w:gutter="0"/>
          <w:cols w:space="720"/>
          <w:bidi/>
          <w:rtlGutter/>
        </w:sectPr>
      </w:pPr>
    </w:p>
    <w:p w:rsidR="002C7A95" w:rsidRPr="002C7A95" w:rsidRDefault="002C7A95" w:rsidP="005B3B97">
      <w:pPr>
        <w:spacing w:line="16" w:lineRule="atLeast"/>
        <w:ind w:firstLine="0"/>
        <w:jc w:val="center"/>
        <w:rPr>
          <w:rFonts w:cs="B Lotus"/>
          <w:b/>
          <w:bCs/>
          <w:sz w:val="8"/>
          <w:szCs w:val="8"/>
          <w:rtl/>
        </w:rPr>
      </w:pPr>
    </w:p>
    <w:p w:rsidR="006D1C76" w:rsidRPr="006D1C76" w:rsidRDefault="008D4F0E" w:rsidP="00DE4311">
      <w:pPr>
        <w:spacing w:line="209" w:lineRule="auto"/>
        <w:ind w:firstLine="0"/>
        <w:jc w:val="center"/>
        <w:rPr>
          <w:rFonts w:cs="B Lotus"/>
          <w:b/>
          <w:bCs/>
          <w:sz w:val="28"/>
          <w:rtl/>
        </w:rPr>
      </w:pPr>
      <w:r>
        <w:rPr>
          <w:rFonts w:cs="B Lotus"/>
          <w:b/>
          <w:bCs/>
          <w:noProof/>
          <w:sz w:val="32"/>
          <w:szCs w:val="32"/>
          <w:rtl/>
        </w:rPr>
        <w:pict>
          <v:rect id="_x0000_s1109" style="position:absolute;left:0;text-align:left;margin-left:369pt;margin-top:28.15pt;width:74.8pt;height:18pt;z-index:251665408">
            <w10:wrap anchorx="page"/>
          </v:rect>
        </w:pict>
      </w:r>
      <w:r w:rsidR="006C5410">
        <w:rPr>
          <w:rFonts w:cs="B Lotus" w:hint="cs"/>
          <w:noProof/>
          <w:sz w:val="20"/>
          <w:szCs w:val="20"/>
          <w:rtl/>
          <w:lang w:bidi="fa-IR"/>
        </w:rPr>
        <w:drawing>
          <wp:anchor distT="0" distB="0" distL="114300" distR="114300" simplePos="0" relativeHeight="251655168" behindDoc="0" locked="0" layoutInCell="1" allowOverlap="1">
            <wp:simplePos x="0" y="0"/>
            <wp:positionH relativeFrom="column">
              <wp:posOffset>-320040</wp:posOffset>
            </wp:positionH>
            <wp:positionV relativeFrom="paragraph">
              <wp:posOffset>24130</wp:posOffset>
            </wp:positionV>
            <wp:extent cx="1120140" cy="1385570"/>
            <wp:effectExtent l="19050" t="0" r="3810" b="0"/>
            <wp:wrapNone/>
            <wp:docPr id="64" name="Picture 64"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an0002"/>
                    <pic:cNvPicPr>
                      <a:picLocks noChangeAspect="1" noChangeArrowheads="1"/>
                    </pic:cNvPicPr>
                  </pic:nvPicPr>
                  <pic:blipFill>
                    <a:blip r:embed="rId8"/>
                    <a:srcRect/>
                    <a:stretch>
                      <a:fillRect/>
                    </a:stretch>
                  </pic:blipFill>
                  <pic:spPr bwMode="auto">
                    <a:xfrm>
                      <a:off x="0" y="0"/>
                      <a:ext cx="1120140" cy="1385570"/>
                    </a:xfrm>
                    <a:prstGeom prst="rect">
                      <a:avLst/>
                    </a:prstGeom>
                    <a:noFill/>
                    <a:ln w="9525">
                      <a:noFill/>
                      <a:miter lim="800000"/>
                      <a:headEnd/>
                      <a:tailEnd/>
                    </a:ln>
                  </pic:spPr>
                </pic:pic>
              </a:graphicData>
            </a:graphic>
          </wp:anchor>
        </w:drawing>
      </w:r>
      <w:r w:rsidR="006D1C76" w:rsidRPr="006D1C76">
        <w:rPr>
          <w:rFonts w:cs="B Lotus" w:hint="cs"/>
          <w:b/>
          <w:bCs/>
          <w:sz w:val="36"/>
          <w:szCs w:val="36"/>
          <w:rtl/>
        </w:rPr>
        <w:t>فرم انتخاب پروژه</w:t>
      </w:r>
    </w:p>
    <w:p w:rsidR="006D1C76" w:rsidRDefault="006D1C76" w:rsidP="00DE4311">
      <w:pPr>
        <w:spacing w:line="209" w:lineRule="auto"/>
        <w:ind w:firstLine="0"/>
        <w:rPr>
          <w:rFonts w:cs="B Lotus"/>
          <w:sz w:val="20"/>
          <w:szCs w:val="20"/>
          <w:rtl/>
        </w:rPr>
      </w:pPr>
      <w:r w:rsidRPr="005D0EBA">
        <w:rPr>
          <w:rFonts w:cs="B Lotus" w:hint="cs"/>
          <w:sz w:val="20"/>
          <w:szCs w:val="20"/>
          <w:rtl/>
        </w:rPr>
        <w:t>شماره</w:t>
      </w:r>
      <w:r w:rsidR="009150CF" w:rsidRPr="005D0EBA">
        <w:rPr>
          <w:rFonts w:cs="B Lotus" w:hint="cs"/>
          <w:sz w:val="20"/>
          <w:szCs w:val="20"/>
          <w:rtl/>
        </w:rPr>
        <w:t xml:space="preserve"> ثبت </w:t>
      </w:r>
      <w:r w:rsidR="00BF3051">
        <w:rPr>
          <w:rFonts w:cs="B Lotus" w:hint="cs"/>
          <w:sz w:val="20"/>
          <w:szCs w:val="20"/>
          <w:rtl/>
        </w:rPr>
        <w:t>پروژه</w:t>
      </w:r>
      <w:r w:rsidR="005D0EBA" w:rsidRPr="005D0EBA">
        <w:rPr>
          <w:rFonts w:cs="B Lotus" w:hint="cs"/>
          <w:sz w:val="20"/>
          <w:szCs w:val="20"/>
          <w:rtl/>
        </w:rPr>
        <w:t xml:space="preserve">: </w:t>
      </w:r>
      <w:r w:rsidR="005D0EBA" w:rsidRPr="005D0EBA">
        <w:rPr>
          <w:rFonts w:cs="B Lotus" w:hint="cs"/>
          <w:sz w:val="20"/>
          <w:szCs w:val="20"/>
          <w:rtl/>
        </w:rPr>
        <w:tab/>
      </w:r>
      <w:r w:rsidR="005D0EBA" w:rsidRPr="005D0EBA">
        <w:rPr>
          <w:rFonts w:cs="B Lotus" w:hint="cs"/>
          <w:sz w:val="20"/>
          <w:szCs w:val="20"/>
          <w:rtl/>
        </w:rPr>
        <w:tab/>
      </w:r>
      <w:r w:rsidR="005D0EBA" w:rsidRPr="005D0EBA">
        <w:rPr>
          <w:rFonts w:cs="B Lotus" w:hint="cs"/>
          <w:sz w:val="20"/>
          <w:szCs w:val="20"/>
          <w:rtl/>
        </w:rPr>
        <w:tab/>
        <w:t>(</w:t>
      </w:r>
      <w:r w:rsidR="005D0EBA" w:rsidRPr="005D0EBA">
        <w:rPr>
          <w:rFonts w:cs="Times New Roman"/>
          <w:sz w:val="20"/>
          <w:szCs w:val="20"/>
        </w:rPr>
        <w:sym w:font="Wingdings" w:char="F0E0"/>
      </w:r>
      <w:r w:rsidR="005D0EBA" w:rsidRPr="005D0EBA">
        <w:rPr>
          <w:rFonts w:cs="B Lotus" w:hint="cs"/>
          <w:sz w:val="20"/>
          <w:szCs w:val="20"/>
          <w:rtl/>
        </w:rPr>
        <w:t>در اين قسمت چيزي ننويسيد)</w:t>
      </w:r>
    </w:p>
    <w:p w:rsidR="005D0EBA" w:rsidRPr="005D0EBA" w:rsidRDefault="005D0EBA" w:rsidP="00DE4311">
      <w:pPr>
        <w:spacing w:line="209" w:lineRule="auto"/>
        <w:ind w:firstLine="0"/>
        <w:rPr>
          <w:rFonts w:cs="Times New Roman"/>
          <w:sz w:val="20"/>
          <w:szCs w:val="20"/>
          <w:rtl/>
        </w:rPr>
      </w:pPr>
    </w:p>
    <w:p w:rsidR="006D1C76" w:rsidRDefault="006D1C76" w:rsidP="00DE4311">
      <w:pPr>
        <w:spacing w:line="209" w:lineRule="auto"/>
        <w:ind w:firstLine="0"/>
        <w:rPr>
          <w:rFonts w:cs="B Lotus"/>
          <w:b/>
          <w:bCs/>
          <w:sz w:val="32"/>
          <w:szCs w:val="32"/>
          <w:rtl/>
        </w:rPr>
      </w:pPr>
      <w:r w:rsidRPr="006D1C76">
        <w:rPr>
          <w:rFonts w:cs="B Lotus" w:hint="cs"/>
          <w:b/>
          <w:bCs/>
          <w:sz w:val="32"/>
          <w:szCs w:val="32"/>
          <w:rtl/>
        </w:rPr>
        <w:t>عنوان پروژه :</w:t>
      </w:r>
      <w:r w:rsidRPr="006D1C76">
        <w:rPr>
          <w:rFonts w:cs="B Lotus" w:hint="cs"/>
          <w:b/>
          <w:bCs/>
          <w:sz w:val="32"/>
          <w:szCs w:val="32"/>
          <w:rtl/>
        </w:rPr>
        <w:tab/>
      </w:r>
      <w:r w:rsidR="006D7F32">
        <w:rPr>
          <w:rFonts w:cs="B Lotus" w:hint="cs"/>
          <w:b/>
          <w:bCs/>
          <w:sz w:val="32"/>
          <w:szCs w:val="32"/>
          <w:rtl/>
        </w:rPr>
        <w:t xml:space="preserve">                                    نیمسال انتخاب پروژه:</w:t>
      </w:r>
    </w:p>
    <w:p w:rsidR="005D0EBA" w:rsidRPr="006D1C76" w:rsidRDefault="005D0EBA" w:rsidP="00DE4311">
      <w:pPr>
        <w:spacing w:line="209" w:lineRule="auto"/>
        <w:ind w:firstLine="0"/>
        <w:rPr>
          <w:rFonts w:cs="B Lotus"/>
          <w:b/>
          <w:bCs/>
          <w:sz w:val="32"/>
          <w:szCs w:val="32"/>
          <w:rtl/>
        </w:rPr>
      </w:pPr>
    </w:p>
    <w:p w:rsidR="002C7A95" w:rsidRPr="002C7A95" w:rsidRDefault="002C7A95" w:rsidP="00DE4311">
      <w:pPr>
        <w:spacing w:line="209" w:lineRule="auto"/>
        <w:ind w:firstLine="0"/>
        <w:rPr>
          <w:rFonts w:cs="B Lotus"/>
          <w:sz w:val="22"/>
          <w:szCs w:val="22"/>
          <w:rtl/>
        </w:rPr>
      </w:pPr>
    </w:p>
    <w:p w:rsidR="006D1C76" w:rsidRPr="006D1C76" w:rsidRDefault="006D1C76" w:rsidP="00DE4311">
      <w:pPr>
        <w:spacing w:line="209" w:lineRule="auto"/>
        <w:ind w:firstLine="0"/>
        <w:rPr>
          <w:rFonts w:cs="B Lotus"/>
          <w:sz w:val="28"/>
          <w:rtl/>
        </w:rPr>
      </w:pPr>
      <w:r w:rsidRPr="002C7A95">
        <w:rPr>
          <w:rFonts w:cs="B Lotus" w:hint="cs"/>
          <w:sz w:val="32"/>
          <w:szCs w:val="32"/>
          <w:rtl/>
        </w:rPr>
        <w:t>نام استاد:</w:t>
      </w:r>
      <w:r w:rsidR="009150CF">
        <w:rPr>
          <w:rFonts w:cs="B Lotus" w:hint="cs"/>
          <w:sz w:val="32"/>
          <w:szCs w:val="32"/>
          <w:rtl/>
        </w:rPr>
        <w:tab/>
      </w:r>
      <w:r w:rsidR="00734943">
        <w:rPr>
          <w:rFonts w:cs="B Lotus" w:hint="cs"/>
          <w:sz w:val="28"/>
          <w:rtl/>
        </w:rPr>
        <w:tab/>
      </w:r>
      <w:r w:rsidR="00734943">
        <w:rPr>
          <w:rFonts w:cs="B Lotus" w:hint="cs"/>
          <w:sz w:val="28"/>
          <w:rtl/>
        </w:rPr>
        <w:tab/>
      </w:r>
      <w:r w:rsidR="00734943">
        <w:rPr>
          <w:rFonts w:cs="B Lotus" w:hint="cs"/>
          <w:sz w:val="28"/>
          <w:rtl/>
        </w:rPr>
        <w:tab/>
      </w:r>
      <w:r w:rsidR="00734943">
        <w:rPr>
          <w:rFonts w:cs="B Lotus" w:hint="cs"/>
          <w:sz w:val="28"/>
          <w:rtl/>
        </w:rPr>
        <w:tab/>
        <w:t xml:space="preserve">      </w:t>
      </w:r>
      <w:r w:rsidR="00734943" w:rsidRPr="006D1C76">
        <w:rPr>
          <w:rFonts w:cs="B Lotus" w:hint="cs"/>
          <w:sz w:val="28"/>
          <w:rtl/>
        </w:rPr>
        <w:t>موضوع پيشنهادي توسط: استاد</w:t>
      </w:r>
      <w:r w:rsidR="00734943" w:rsidRPr="006D1C76">
        <w:rPr>
          <w:rFonts w:cs="B Lotus" w:hint="cs"/>
          <w:sz w:val="28"/>
        </w:rPr>
        <w:sym w:font="Webdings" w:char="F031"/>
      </w:r>
      <w:r w:rsidR="00734943" w:rsidRPr="006D1C76">
        <w:rPr>
          <w:rFonts w:cs="B Lotus" w:hint="cs"/>
          <w:sz w:val="28"/>
          <w:rtl/>
        </w:rPr>
        <w:t xml:space="preserve"> </w:t>
      </w:r>
      <w:r w:rsidR="00584D78">
        <w:rPr>
          <w:rFonts w:cs="B Lotus" w:hint="cs"/>
          <w:sz w:val="28"/>
          <w:rtl/>
          <w:lang w:bidi="fa-IR"/>
        </w:rPr>
        <w:t xml:space="preserve"> </w:t>
      </w:r>
      <w:r w:rsidR="00734943" w:rsidRPr="006D1C76">
        <w:rPr>
          <w:rFonts w:cs="B Lotus" w:hint="cs"/>
          <w:sz w:val="28"/>
          <w:rtl/>
        </w:rPr>
        <w:t>دانشجو</w:t>
      </w:r>
      <w:r w:rsidR="00734943" w:rsidRPr="006D1C76">
        <w:rPr>
          <w:rFonts w:cs="B Lotus" w:hint="cs"/>
          <w:sz w:val="28"/>
        </w:rPr>
        <w:sym w:font="Webdings" w:char="F031"/>
      </w:r>
    </w:p>
    <w:p w:rsidR="002C7A95" w:rsidRPr="002C7A95" w:rsidRDefault="002C7A95" w:rsidP="00DE4311">
      <w:pPr>
        <w:spacing w:line="209" w:lineRule="auto"/>
        <w:ind w:left="360" w:firstLine="0"/>
        <w:rPr>
          <w:rFonts w:cs="B Lotus"/>
          <w:sz w:val="12"/>
          <w:szCs w:val="12"/>
          <w:rtl/>
        </w:rPr>
      </w:pPr>
    </w:p>
    <w:p w:rsidR="006D1C76" w:rsidRPr="006D1C76" w:rsidRDefault="006D1C76" w:rsidP="00DE4311">
      <w:pPr>
        <w:spacing w:line="209" w:lineRule="auto"/>
        <w:ind w:left="360" w:firstLine="0"/>
        <w:rPr>
          <w:rFonts w:cs="B Lotus"/>
          <w:sz w:val="28"/>
          <w:rtl/>
          <w:lang w:bidi="fa-IR"/>
        </w:rPr>
      </w:pPr>
      <w:r w:rsidRPr="006D1C76">
        <w:rPr>
          <w:rFonts w:cs="B Lotus" w:hint="cs"/>
          <w:sz w:val="28"/>
          <w:rtl/>
        </w:rPr>
        <w:t xml:space="preserve">1- نام و نام خانوادگي دانشجو: </w:t>
      </w:r>
      <w:r w:rsidRPr="006D1C76">
        <w:rPr>
          <w:rFonts w:cs="B Lotus" w:hint="cs"/>
          <w:sz w:val="28"/>
          <w:rtl/>
        </w:rPr>
        <w:tab/>
      </w:r>
      <w:r w:rsidRPr="006D1C76">
        <w:rPr>
          <w:rFonts w:cs="B Lotus"/>
          <w:sz w:val="28"/>
        </w:rPr>
        <w:tab/>
      </w:r>
      <w:r w:rsidRPr="006D1C76">
        <w:rPr>
          <w:rFonts w:cs="B Lotus" w:hint="cs"/>
          <w:sz w:val="28"/>
          <w:rtl/>
        </w:rPr>
        <w:tab/>
      </w:r>
      <w:r w:rsidRPr="006D1C76">
        <w:rPr>
          <w:rFonts w:cs="B Lotus" w:hint="cs"/>
          <w:sz w:val="28"/>
          <w:rtl/>
        </w:rPr>
        <w:tab/>
      </w:r>
      <w:r w:rsidRPr="006D1C76">
        <w:rPr>
          <w:rFonts w:cs="B Lotus" w:hint="cs"/>
          <w:sz w:val="28"/>
          <w:rtl/>
        </w:rPr>
        <w:tab/>
      </w:r>
      <w:r w:rsidRPr="006D1C76">
        <w:rPr>
          <w:rFonts w:cs="B Lotus" w:hint="cs"/>
          <w:sz w:val="28"/>
          <w:rtl/>
          <w:lang w:bidi="fa-IR"/>
        </w:rPr>
        <w:t>شماره دانشجویی:</w:t>
      </w:r>
    </w:p>
    <w:p w:rsidR="006D1C76" w:rsidRPr="00CE0ED2" w:rsidRDefault="006D1C76" w:rsidP="00DE4311">
      <w:pPr>
        <w:spacing w:line="209" w:lineRule="auto"/>
        <w:ind w:left="360" w:firstLine="0"/>
        <w:rPr>
          <w:rFonts w:cs="B Lotus"/>
          <w:sz w:val="22"/>
          <w:szCs w:val="22"/>
          <w:rtl/>
        </w:rPr>
      </w:pPr>
      <w:r w:rsidRPr="006D1C76">
        <w:rPr>
          <w:rFonts w:cs="B Lotus" w:hint="cs"/>
          <w:szCs w:val="24"/>
          <w:rtl/>
        </w:rPr>
        <w:t>مقطع :</w:t>
      </w:r>
      <w:r w:rsidRPr="006D1C76">
        <w:rPr>
          <w:rFonts w:cs="B Lotus" w:hint="cs"/>
          <w:sz w:val="22"/>
          <w:szCs w:val="22"/>
        </w:rPr>
        <w:t xml:space="preserve"> </w:t>
      </w:r>
      <w:r w:rsidRPr="006D1C76">
        <w:rPr>
          <w:rFonts w:cs="B Lotus" w:hint="cs"/>
          <w:sz w:val="22"/>
          <w:szCs w:val="22"/>
        </w:rPr>
        <w:sym w:font="Webdings" w:char="F031"/>
      </w:r>
      <w:r w:rsidRPr="006D1C76">
        <w:rPr>
          <w:rFonts w:cs="B Lotus" w:hint="cs"/>
          <w:sz w:val="22"/>
          <w:szCs w:val="22"/>
          <w:rtl/>
          <w:lang w:bidi="fa-IR"/>
        </w:rPr>
        <w:t xml:space="preserve">کاردانی   </w:t>
      </w:r>
      <w:r w:rsidRPr="006D1C76">
        <w:rPr>
          <w:rFonts w:cs="B Lotus" w:hint="cs"/>
          <w:sz w:val="22"/>
          <w:szCs w:val="22"/>
        </w:rPr>
        <w:sym w:font="Webdings" w:char="F031"/>
      </w:r>
      <w:r w:rsidRPr="006D1C76">
        <w:rPr>
          <w:rFonts w:cs="B Lotus" w:hint="cs"/>
          <w:sz w:val="22"/>
          <w:szCs w:val="22"/>
          <w:rtl/>
        </w:rPr>
        <w:t xml:space="preserve">کارشناسی   </w:t>
      </w:r>
      <w:r w:rsidRPr="006D1C76">
        <w:rPr>
          <w:rFonts w:cs="B Lotus" w:hint="cs"/>
          <w:sz w:val="22"/>
          <w:szCs w:val="22"/>
        </w:rPr>
        <w:sym w:font="Webdings" w:char="F031"/>
      </w:r>
      <w:r w:rsidRPr="006D1C76">
        <w:rPr>
          <w:rFonts w:cs="B Lotus" w:hint="cs"/>
          <w:sz w:val="22"/>
          <w:szCs w:val="22"/>
          <w:rtl/>
        </w:rPr>
        <w:t>کارشناسی ناپیوسته</w:t>
      </w:r>
      <w:r w:rsidRPr="006D1C76">
        <w:rPr>
          <w:rFonts w:cs="B Lotus" w:hint="cs"/>
          <w:szCs w:val="24"/>
          <w:rtl/>
        </w:rPr>
        <w:tab/>
      </w:r>
      <w:r w:rsidRPr="006D1C76">
        <w:rPr>
          <w:rFonts w:cs="B Lotus" w:hint="cs"/>
          <w:szCs w:val="24"/>
          <w:rtl/>
        </w:rPr>
        <w:tab/>
      </w:r>
      <w:r w:rsidRPr="006D1C76">
        <w:rPr>
          <w:rFonts w:cs="B Lotus" w:hint="cs"/>
          <w:szCs w:val="24"/>
          <w:rtl/>
          <w:lang w:bidi="fa-IR"/>
        </w:rPr>
        <w:t>گرایش</w:t>
      </w:r>
      <w:r w:rsidRPr="006D1C76">
        <w:rPr>
          <w:rFonts w:cs="B Lotus" w:hint="cs"/>
          <w:szCs w:val="24"/>
          <w:rtl/>
        </w:rPr>
        <w:t xml:space="preserve"> :</w:t>
      </w:r>
      <w:r w:rsidRPr="006D1C76">
        <w:rPr>
          <w:rFonts w:cs="B Lotus" w:hint="cs"/>
          <w:sz w:val="22"/>
          <w:szCs w:val="22"/>
        </w:rPr>
        <w:sym w:font="Webdings" w:char="F031"/>
      </w:r>
      <w:r w:rsidRPr="006D1C76">
        <w:rPr>
          <w:rFonts w:cs="B Lotus" w:hint="cs"/>
          <w:sz w:val="22"/>
          <w:szCs w:val="22"/>
          <w:rtl/>
        </w:rPr>
        <w:t xml:space="preserve">سخت افزار     </w:t>
      </w:r>
      <w:r w:rsidRPr="006D1C76">
        <w:rPr>
          <w:rFonts w:cs="B Lotus" w:hint="cs"/>
          <w:sz w:val="22"/>
          <w:szCs w:val="22"/>
        </w:rPr>
        <w:sym w:font="Webdings" w:char="F031"/>
      </w:r>
      <w:r w:rsidRPr="006D1C76">
        <w:rPr>
          <w:rFonts w:cs="B Lotus" w:hint="cs"/>
          <w:sz w:val="22"/>
          <w:szCs w:val="22"/>
          <w:rtl/>
        </w:rPr>
        <w:t>نرم افزار</w:t>
      </w:r>
      <w:r w:rsidR="00CE0ED2" w:rsidRPr="006D1C76">
        <w:rPr>
          <w:rFonts w:cs="B Lotus" w:hint="cs"/>
          <w:sz w:val="22"/>
          <w:szCs w:val="22"/>
          <w:rtl/>
        </w:rPr>
        <w:t xml:space="preserve">     </w:t>
      </w:r>
      <w:r w:rsidR="00CE0ED2" w:rsidRPr="006D1C76">
        <w:rPr>
          <w:rFonts w:cs="B Lotus" w:hint="cs"/>
          <w:sz w:val="22"/>
          <w:szCs w:val="22"/>
        </w:rPr>
        <w:sym w:font="Webdings" w:char="F031"/>
      </w:r>
      <w:r w:rsidR="00CE0ED2">
        <w:rPr>
          <w:rFonts w:cs="B Lotus" w:hint="cs"/>
          <w:sz w:val="22"/>
          <w:szCs w:val="22"/>
          <w:rtl/>
        </w:rPr>
        <w:t>فن</w:t>
      </w:r>
      <w:r w:rsidR="008E7EC3">
        <w:rPr>
          <w:rFonts w:cs="B Lotus" w:hint="cs"/>
          <w:sz w:val="22"/>
          <w:szCs w:val="22"/>
          <w:rtl/>
        </w:rPr>
        <w:t>ا</w:t>
      </w:r>
      <w:r w:rsidR="00CE0ED2">
        <w:rPr>
          <w:rFonts w:cs="B Lotus" w:hint="cs"/>
          <w:sz w:val="22"/>
          <w:szCs w:val="22"/>
          <w:rtl/>
        </w:rPr>
        <w:t>وري اطلاعات(</w:t>
      </w:r>
      <w:r w:rsidR="00CE0ED2">
        <w:rPr>
          <w:rFonts w:cs="B Lotus"/>
          <w:sz w:val="22"/>
          <w:szCs w:val="22"/>
        </w:rPr>
        <w:t>IT</w:t>
      </w:r>
      <w:r w:rsidR="00CE0ED2">
        <w:rPr>
          <w:rFonts w:cs="B Lotus" w:hint="cs"/>
          <w:sz w:val="22"/>
          <w:szCs w:val="22"/>
          <w:rtl/>
        </w:rPr>
        <w:t>)</w:t>
      </w:r>
    </w:p>
    <w:p w:rsidR="006D1C76" w:rsidRPr="002C7A95" w:rsidRDefault="006D1C76" w:rsidP="00DE4311">
      <w:pPr>
        <w:spacing w:line="209" w:lineRule="auto"/>
        <w:ind w:firstLine="0"/>
        <w:rPr>
          <w:rFonts w:cs="B Lotus"/>
          <w:sz w:val="20"/>
          <w:szCs w:val="20"/>
          <w:rtl/>
        </w:rPr>
      </w:pPr>
    </w:p>
    <w:p w:rsidR="006D1C76" w:rsidRPr="006D1C76" w:rsidRDefault="006D1C76" w:rsidP="00DE4311">
      <w:pPr>
        <w:spacing w:line="209" w:lineRule="auto"/>
        <w:ind w:left="360" w:firstLine="0"/>
        <w:rPr>
          <w:rFonts w:cs="B Lotus"/>
          <w:szCs w:val="24"/>
        </w:rPr>
      </w:pPr>
      <w:r w:rsidRPr="006D1C76">
        <w:rPr>
          <w:rFonts w:cs="B Lotus" w:hint="cs"/>
          <w:sz w:val="28"/>
          <w:rtl/>
        </w:rPr>
        <w:t>2- نام و نام خانوادگی دانشجو:</w:t>
      </w:r>
      <w:r w:rsidRPr="006D1C76">
        <w:rPr>
          <w:rFonts w:cs="B Lotus" w:hint="cs"/>
          <w:sz w:val="28"/>
          <w:rtl/>
        </w:rPr>
        <w:tab/>
        <w:t xml:space="preserve">     </w:t>
      </w:r>
      <w:r w:rsidRPr="006D1C76">
        <w:rPr>
          <w:rFonts w:cs="B Lotus" w:hint="cs"/>
          <w:sz w:val="28"/>
          <w:rtl/>
        </w:rPr>
        <w:tab/>
      </w:r>
      <w:r w:rsidRPr="006D1C76">
        <w:rPr>
          <w:rFonts w:cs="B Lotus" w:hint="cs"/>
          <w:sz w:val="28"/>
          <w:rtl/>
        </w:rPr>
        <w:tab/>
      </w:r>
      <w:r w:rsidRPr="006D1C76">
        <w:rPr>
          <w:rFonts w:cs="B Lotus" w:hint="cs"/>
          <w:sz w:val="28"/>
          <w:rtl/>
        </w:rPr>
        <w:tab/>
      </w:r>
      <w:r w:rsidRPr="006D1C76">
        <w:rPr>
          <w:rFonts w:cs="B Lotus" w:hint="cs"/>
          <w:sz w:val="28"/>
          <w:rtl/>
        </w:rPr>
        <w:tab/>
        <w:t>شماره دانشجویی:</w:t>
      </w:r>
      <w:r w:rsidRPr="006D1C76">
        <w:rPr>
          <w:rFonts w:cs="B Lotus" w:hint="cs"/>
          <w:sz w:val="28"/>
          <w:rtl/>
        </w:rPr>
        <w:tab/>
      </w:r>
    </w:p>
    <w:p w:rsidR="00CE0ED2" w:rsidRPr="00CE0ED2" w:rsidRDefault="00CE0ED2" w:rsidP="00DE4311">
      <w:pPr>
        <w:spacing w:line="209" w:lineRule="auto"/>
        <w:ind w:left="360" w:firstLine="0"/>
        <w:rPr>
          <w:rFonts w:cs="B Lotus"/>
          <w:sz w:val="22"/>
          <w:szCs w:val="22"/>
          <w:rtl/>
        </w:rPr>
      </w:pPr>
      <w:r w:rsidRPr="006D1C76">
        <w:rPr>
          <w:rFonts w:cs="B Lotus" w:hint="cs"/>
          <w:szCs w:val="24"/>
          <w:rtl/>
        </w:rPr>
        <w:t>مقطع :</w:t>
      </w:r>
      <w:r w:rsidRPr="006D1C76">
        <w:rPr>
          <w:rFonts w:cs="B Lotus" w:hint="cs"/>
          <w:sz w:val="22"/>
          <w:szCs w:val="22"/>
        </w:rPr>
        <w:t xml:space="preserve"> </w:t>
      </w:r>
      <w:r w:rsidRPr="006D1C76">
        <w:rPr>
          <w:rFonts w:cs="B Lotus" w:hint="cs"/>
          <w:sz w:val="22"/>
          <w:szCs w:val="22"/>
        </w:rPr>
        <w:sym w:font="Webdings" w:char="F031"/>
      </w:r>
      <w:r w:rsidRPr="006D1C76">
        <w:rPr>
          <w:rFonts w:cs="B Lotus" w:hint="cs"/>
          <w:sz w:val="22"/>
          <w:szCs w:val="22"/>
          <w:rtl/>
          <w:lang w:bidi="fa-IR"/>
        </w:rPr>
        <w:t xml:space="preserve">کاردانی   </w:t>
      </w:r>
      <w:r w:rsidRPr="006D1C76">
        <w:rPr>
          <w:rFonts w:cs="B Lotus" w:hint="cs"/>
          <w:sz w:val="22"/>
          <w:szCs w:val="22"/>
        </w:rPr>
        <w:sym w:font="Webdings" w:char="F031"/>
      </w:r>
      <w:r w:rsidRPr="006D1C76">
        <w:rPr>
          <w:rFonts w:cs="B Lotus" w:hint="cs"/>
          <w:sz w:val="22"/>
          <w:szCs w:val="22"/>
          <w:rtl/>
        </w:rPr>
        <w:t xml:space="preserve">کارشناسی   </w:t>
      </w:r>
      <w:r w:rsidRPr="006D1C76">
        <w:rPr>
          <w:rFonts w:cs="B Lotus" w:hint="cs"/>
          <w:sz w:val="22"/>
          <w:szCs w:val="22"/>
        </w:rPr>
        <w:sym w:font="Webdings" w:char="F031"/>
      </w:r>
      <w:r w:rsidRPr="006D1C76">
        <w:rPr>
          <w:rFonts w:cs="B Lotus" w:hint="cs"/>
          <w:sz w:val="22"/>
          <w:szCs w:val="22"/>
          <w:rtl/>
        </w:rPr>
        <w:t>کارشناسی ناپیوسته</w:t>
      </w:r>
      <w:r w:rsidRPr="006D1C76">
        <w:rPr>
          <w:rFonts w:cs="B Lotus" w:hint="cs"/>
          <w:szCs w:val="24"/>
          <w:rtl/>
        </w:rPr>
        <w:tab/>
      </w:r>
      <w:r w:rsidRPr="006D1C76">
        <w:rPr>
          <w:rFonts w:cs="B Lotus" w:hint="cs"/>
          <w:szCs w:val="24"/>
          <w:rtl/>
        </w:rPr>
        <w:tab/>
      </w:r>
      <w:r w:rsidRPr="006D1C76">
        <w:rPr>
          <w:rFonts w:cs="B Lotus" w:hint="cs"/>
          <w:szCs w:val="24"/>
          <w:rtl/>
          <w:lang w:bidi="fa-IR"/>
        </w:rPr>
        <w:t>گرایش</w:t>
      </w:r>
      <w:r w:rsidRPr="006D1C76">
        <w:rPr>
          <w:rFonts w:cs="B Lotus" w:hint="cs"/>
          <w:szCs w:val="24"/>
          <w:rtl/>
        </w:rPr>
        <w:t xml:space="preserve"> :</w:t>
      </w:r>
      <w:r w:rsidRPr="006D1C76">
        <w:rPr>
          <w:rFonts w:cs="B Lotus" w:hint="cs"/>
          <w:sz w:val="22"/>
          <w:szCs w:val="22"/>
        </w:rPr>
        <w:sym w:font="Webdings" w:char="F031"/>
      </w:r>
      <w:r w:rsidRPr="006D1C76">
        <w:rPr>
          <w:rFonts w:cs="B Lotus" w:hint="cs"/>
          <w:sz w:val="22"/>
          <w:szCs w:val="22"/>
          <w:rtl/>
        </w:rPr>
        <w:t xml:space="preserve">سخت افزار     </w:t>
      </w:r>
      <w:r w:rsidRPr="006D1C76">
        <w:rPr>
          <w:rFonts w:cs="B Lotus" w:hint="cs"/>
          <w:sz w:val="22"/>
          <w:szCs w:val="22"/>
        </w:rPr>
        <w:sym w:font="Webdings" w:char="F031"/>
      </w:r>
      <w:r w:rsidRPr="006D1C76">
        <w:rPr>
          <w:rFonts w:cs="B Lotus" w:hint="cs"/>
          <w:sz w:val="22"/>
          <w:szCs w:val="22"/>
          <w:rtl/>
        </w:rPr>
        <w:t xml:space="preserve">نرم افزار     </w:t>
      </w:r>
      <w:r w:rsidRPr="006D1C76">
        <w:rPr>
          <w:rFonts w:cs="B Lotus" w:hint="cs"/>
          <w:sz w:val="22"/>
          <w:szCs w:val="22"/>
        </w:rPr>
        <w:sym w:font="Webdings" w:char="F031"/>
      </w:r>
      <w:r>
        <w:rPr>
          <w:rFonts w:cs="B Lotus" w:hint="cs"/>
          <w:sz w:val="22"/>
          <w:szCs w:val="22"/>
          <w:rtl/>
        </w:rPr>
        <w:t>فن</w:t>
      </w:r>
      <w:r w:rsidR="008E7EC3">
        <w:rPr>
          <w:rFonts w:cs="B Lotus" w:hint="cs"/>
          <w:sz w:val="22"/>
          <w:szCs w:val="22"/>
          <w:rtl/>
        </w:rPr>
        <w:t>ا</w:t>
      </w:r>
      <w:r>
        <w:rPr>
          <w:rFonts w:cs="B Lotus" w:hint="cs"/>
          <w:sz w:val="22"/>
          <w:szCs w:val="22"/>
          <w:rtl/>
        </w:rPr>
        <w:t>وري اطلاعات(</w:t>
      </w:r>
      <w:r>
        <w:rPr>
          <w:rFonts w:cs="B Lotus"/>
          <w:sz w:val="22"/>
          <w:szCs w:val="22"/>
        </w:rPr>
        <w:t>IT</w:t>
      </w:r>
      <w:r>
        <w:rPr>
          <w:rFonts w:cs="B Lotus" w:hint="cs"/>
          <w:sz w:val="22"/>
          <w:szCs w:val="22"/>
          <w:rtl/>
        </w:rPr>
        <w:t>)</w:t>
      </w:r>
    </w:p>
    <w:p w:rsidR="002C7A95" w:rsidRPr="002C7A95" w:rsidRDefault="002C7A95" w:rsidP="00DE4311">
      <w:pPr>
        <w:spacing w:line="209" w:lineRule="auto"/>
        <w:ind w:firstLine="0"/>
        <w:rPr>
          <w:rFonts w:cs="B Lotus"/>
          <w:b/>
          <w:bCs/>
          <w:sz w:val="10"/>
          <w:szCs w:val="10"/>
          <w:rtl/>
        </w:rPr>
      </w:pPr>
    </w:p>
    <w:p w:rsidR="006D1C76" w:rsidRPr="002C7A95" w:rsidRDefault="006D1C76" w:rsidP="00DE4311">
      <w:pPr>
        <w:spacing w:line="209" w:lineRule="auto"/>
        <w:ind w:firstLine="0"/>
        <w:rPr>
          <w:rFonts w:cs="B Lotus"/>
          <w:b/>
          <w:bCs/>
          <w:sz w:val="32"/>
          <w:szCs w:val="32"/>
          <w:rtl/>
        </w:rPr>
      </w:pPr>
      <w:r w:rsidRPr="002C7A95">
        <w:rPr>
          <w:rFonts w:cs="B Lotus" w:hint="cs"/>
          <w:b/>
          <w:bCs/>
          <w:sz w:val="32"/>
          <w:szCs w:val="32"/>
          <w:rtl/>
        </w:rPr>
        <w:t xml:space="preserve">نوع پروژه </w:t>
      </w:r>
      <w:r w:rsidR="009150CF">
        <w:rPr>
          <w:rFonts w:cs="B Lotus" w:hint="cs"/>
          <w:b/>
          <w:bCs/>
          <w:sz w:val="32"/>
          <w:szCs w:val="32"/>
          <w:rtl/>
        </w:rPr>
        <w:t>(حتماً ذکر شود)</w:t>
      </w:r>
      <w:r w:rsidRPr="002C7A95">
        <w:rPr>
          <w:rFonts w:cs="B Lotus" w:hint="cs"/>
          <w:b/>
          <w:bCs/>
          <w:sz w:val="32"/>
          <w:szCs w:val="32"/>
          <w:rtl/>
        </w:rPr>
        <w:t xml:space="preserve">: </w:t>
      </w:r>
    </w:p>
    <w:p w:rsidR="009150CF" w:rsidRPr="009150CF" w:rsidRDefault="009150CF" w:rsidP="00DE4311">
      <w:pPr>
        <w:spacing w:line="209" w:lineRule="auto"/>
        <w:ind w:firstLine="0"/>
        <w:rPr>
          <w:rFonts w:cs="B Lotus"/>
          <w:szCs w:val="24"/>
          <w:rtl/>
          <w:lang w:bidi="fa-IR"/>
        </w:rPr>
      </w:pPr>
      <w:r>
        <w:rPr>
          <w:rFonts w:cs="B Lotus" w:hint="cs"/>
          <w:szCs w:val="24"/>
          <w:rtl/>
        </w:rPr>
        <w:t>طراحي سايت</w:t>
      </w:r>
      <w:r w:rsidRPr="006D1C76">
        <w:rPr>
          <w:rFonts w:cs="B Lotus" w:hint="cs"/>
          <w:szCs w:val="24"/>
        </w:rPr>
        <w:sym w:font="Webdings" w:char="F031"/>
      </w:r>
      <w:r w:rsidR="005D0EBA">
        <w:rPr>
          <w:rFonts w:cs="B Lotus" w:hint="cs"/>
          <w:szCs w:val="24"/>
          <w:rtl/>
        </w:rPr>
        <w:t xml:space="preserve">     </w:t>
      </w:r>
      <w:r>
        <w:rPr>
          <w:rFonts w:cs="B Lotus" w:hint="cs"/>
          <w:szCs w:val="24"/>
          <w:rtl/>
        </w:rPr>
        <w:t>طراحي پايگاه داده</w:t>
      </w:r>
      <w:r w:rsidRPr="006D1C76">
        <w:rPr>
          <w:rFonts w:cs="B Lotus" w:hint="cs"/>
          <w:szCs w:val="24"/>
        </w:rPr>
        <w:sym w:font="Webdings" w:char="F031"/>
      </w:r>
      <w:r w:rsidR="005D0EBA">
        <w:rPr>
          <w:rFonts w:cs="B Lotus" w:hint="cs"/>
          <w:szCs w:val="24"/>
          <w:rtl/>
        </w:rPr>
        <w:t xml:space="preserve">     </w:t>
      </w:r>
      <w:r w:rsidRPr="006D1C76">
        <w:rPr>
          <w:rFonts w:cs="B Lotus" w:hint="cs"/>
          <w:szCs w:val="24"/>
          <w:rtl/>
        </w:rPr>
        <w:t>طراحي نرم</w:t>
      </w:r>
      <w:r>
        <w:rPr>
          <w:rFonts w:cs="B Lotus" w:hint="eastAsia"/>
          <w:szCs w:val="24"/>
          <w:rtl/>
        </w:rPr>
        <w:t>‌</w:t>
      </w:r>
      <w:r w:rsidRPr="006D1C76">
        <w:rPr>
          <w:rFonts w:cs="B Lotus" w:hint="cs"/>
          <w:szCs w:val="24"/>
          <w:rtl/>
        </w:rPr>
        <w:t>افزار</w:t>
      </w:r>
      <w:r w:rsidRPr="006D1C76">
        <w:rPr>
          <w:rFonts w:cs="B Lotus" w:hint="cs"/>
          <w:szCs w:val="24"/>
        </w:rPr>
        <w:sym w:font="Webdings" w:char="F031"/>
      </w:r>
      <w:r w:rsidR="005D0EBA">
        <w:rPr>
          <w:rFonts w:cs="B Lotus" w:hint="cs"/>
          <w:szCs w:val="24"/>
          <w:rtl/>
        </w:rPr>
        <w:t xml:space="preserve">     </w:t>
      </w:r>
      <w:r w:rsidRPr="006D1C76">
        <w:rPr>
          <w:rFonts w:cs="B Lotus" w:hint="cs"/>
          <w:szCs w:val="24"/>
          <w:rtl/>
        </w:rPr>
        <w:t>شبيه سازي</w:t>
      </w:r>
      <w:r w:rsidRPr="006D1C76">
        <w:rPr>
          <w:rFonts w:cs="B Lotus" w:hint="cs"/>
          <w:szCs w:val="24"/>
        </w:rPr>
        <w:sym w:font="Webdings" w:char="F031"/>
      </w:r>
      <w:r w:rsidR="005D0EBA">
        <w:rPr>
          <w:rFonts w:cs="B Lotus" w:hint="cs"/>
          <w:szCs w:val="24"/>
          <w:rtl/>
        </w:rPr>
        <w:t xml:space="preserve">     </w:t>
      </w:r>
      <w:r>
        <w:rPr>
          <w:rFonts w:cs="B Lotus" w:hint="cs"/>
          <w:szCs w:val="24"/>
          <w:rtl/>
        </w:rPr>
        <w:t xml:space="preserve">اصول شبکه </w:t>
      </w:r>
      <w:r w:rsidRPr="006D1C76">
        <w:rPr>
          <w:rFonts w:cs="B Lotus" w:hint="cs"/>
          <w:szCs w:val="24"/>
        </w:rPr>
        <w:sym w:font="Webdings" w:char="F031"/>
      </w:r>
      <w:r w:rsidR="005D0EBA">
        <w:rPr>
          <w:rFonts w:cs="B Lotus" w:hint="cs"/>
          <w:szCs w:val="24"/>
          <w:rtl/>
        </w:rPr>
        <w:t xml:space="preserve">     </w:t>
      </w:r>
      <w:r>
        <w:rPr>
          <w:rFonts w:cs="B Lotus" w:hint="cs"/>
          <w:szCs w:val="24"/>
          <w:rtl/>
        </w:rPr>
        <w:t>سيستمهاي هوشمند و خبره</w:t>
      </w:r>
      <w:r w:rsidRPr="006D1C76">
        <w:rPr>
          <w:rFonts w:cs="B Lotus" w:hint="cs"/>
          <w:szCs w:val="24"/>
        </w:rPr>
        <w:sym w:font="Webdings" w:char="F031"/>
      </w:r>
      <w:r w:rsidR="005D0EBA">
        <w:rPr>
          <w:rFonts w:cs="B Lotus" w:hint="cs"/>
          <w:szCs w:val="24"/>
          <w:rtl/>
        </w:rPr>
        <w:t xml:space="preserve">     </w:t>
      </w:r>
      <w:r>
        <w:rPr>
          <w:rFonts w:cs="B Lotus" w:hint="cs"/>
          <w:szCs w:val="24"/>
          <w:rtl/>
        </w:rPr>
        <w:t>طراحي شبکه هاي کامپيوتري</w:t>
      </w:r>
      <w:r w:rsidRPr="006D1C76">
        <w:rPr>
          <w:rFonts w:cs="B Lotus" w:hint="cs"/>
          <w:szCs w:val="24"/>
        </w:rPr>
        <w:sym w:font="Webdings" w:char="F031"/>
      </w:r>
      <w:r w:rsidR="005D0EBA">
        <w:rPr>
          <w:rFonts w:cs="B Lotus" w:hint="cs"/>
          <w:szCs w:val="24"/>
          <w:rtl/>
        </w:rPr>
        <w:t xml:space="preserve">     طراحي و</w:t>
      </w:r>
      <w:r w:rsidR="005D0EBA" w:rsidRPr="006D1C76">
        <w:rPr>
          <w:rFonts w:cs="B Lotus" w:hint="cs"/>
          <w:szCs w:val="24"/>
          <w:rtl/>
        </w:rPr>
        <w:t xml:space="preserve"> سخت افزار</w:t>
      </w:r>
      <w:r w:rsidR="005D0EBA">
        <w:rPr>
          <w:rFonts w:cs="B Lotus" w:hint="cs"/>
          <w:szCs w:val="24"/>
          <w:rtl/>
        </w:rPr>
        <w:t xml:space="preserve"> و مدارهاي واسط</w:t>
      </w:r>
      <w:r w:rsidR="005D0EBA" w:rsidRPr="006D1C76">
        <w:rPr>
          <w:rFonts w:cs="B Lotus" w:hint="cs"/>
          <w:szCs w:val="24"/>
        </w:rPr>
        <w:sym w:font="Webdings" w:char="F031"/>
      </w:r>
      <w:r w:rsidR="005D0EBA">
        <w:rPr>
          <w:rFonts w:cs="B Lotus" w:hint="cs"/>
          <w:szCs w:val="24"/>
          <w:rtl/>
        </w:rPr>
        <w:t xml:space="preserve">     </w:t>
      </w:r>
      <w:r w:rsidR="005D0EBA">
        <w:rPr>
          <w:rFonts w:cs="B Lotus" w:hint="cs"/>
          <w:szCs w:val="24"/>
          <w:rtl/>
          <w:lang w:bidi="fa-IR"/>
        </w:rPr>
        <w:t>ساخت سيستمهاي صنعتي</w:t>
      </w:r>
      <w:r w:rsidR="005D0EBA" w:rsidRPr="006D1C76">
        <w:rPr>
          <w:rFonts w:cs="B Lotus" w:hint="cs"/>
          <w:szCs w:val="24"/>
        </w:rPr>
        <w:sym w:font="Webdings" w:char="F031"/>
      </w:r>
      <w:r w:rsidR="005D0EBA">
        <w:rPr>
          <w:rFonts w:cs="B Lotus" w:hint="cs"/>
          <w:szCs w:val="24"/>
          <w:rtl/>
        </w:rPr>
        <w:t xml:space="preserve">      </w:t>
      </w:r>
      <w:r w:rsidR="005D0EBA" w:rsidRPr="006D1C76">
        <w:rPr>
          <w:rFonts w:cs="B Lotus" w:hint="cs"/>
          <w:szCs w:val="24"/>
          <w:rtl/>
        </w:rPr>
        <w:t>مطالعاتي و تحقيقي</w:t>
      </w:r>
      <w:r w:rsidR="005D0EBA" w:rsidRPr="006D1C76">
        <w:rPr>
          <w:rFonts w:cs="B Lotus" w:hint="cs"/>
          <w:szCs w:val="24"/>
        </w:rPr>
        <w:sym w:font="Webdings" w:char="F031"/>
      </w:r>
    </w:p>
    <w:p w:rsidR="006D1C76" w:rsidRPr="006D1C76" w:rsidRDefault="006D1C76" w:rsidP="00DE4311">
      <w:pPr>
        <w:spacing w:line="209" w:lineRule="auto"/>
        <w:ind w:firstLine="0"/>
        <w:rPr>
          <w:rFonts w:cs="B Lotus"/>
          <w:szCs w:val="24"/>
          <w:rtl/>
          <w:lang w:bidi="fa-IR"/>
        </w:rPr>
      </w:pPr>
      <w:r w:rsidRPr="006D1C76">
        <w:rPr>
          <w:rFonts w:cs="B Lotus" w:hint="cs"/>
          <w:szCs w:val="24"/>
          <w:rtl/>
        </w:rPr>
        <w:t>غيـره</w:t>
      </w:r>
      <w:r w:rsidR="008E5F7B">
        <w:rPr>
          <w:rFonts w:cs="B Lotus" w:hint="cs"/>
          <w:szCs w:val="24"/>
          <w:rtl/>
        </w:rPr>
        <w:t xml:space="preserve">(نام ببريد):   </w:t>
      </w:r>
    </w:p>
    <w:p w:rsidR="006D1C76" w:rsidRPr="002C7A95" w:rsidRDefault="006D1C76" w:rsidP="00DE4311">
      <w:pPr>
        <w:spacing w:line="209" w:lineRule="auto"/>
        <w:ind w:firstLine="0"/>
        <w:rPr>
          <w:rFonts w:cs="B Lotus"/>
          <w:b/>
          <w:bCs/>
          <w:sz w:val="32"/>
          <w:szCs w:val="32"/>
          <w:rtl/>
        </w:rPr>
      </w:pPr>
      <w:r w:rsidRPr="002C7A95">
        <w:rPr>
          <w:rFonts w:cs="B Lotus" w:hint="cs"/>
          <w:b/>
          <w:bCs/>
          <w:sz w:val="32"/>
          <w:szCs w:val="32"/>
          <w:rtl/>
        </w:rPr>
        <w:t xml:space="preserve">خلاصه پروژه : </w:t>
      </w:r>
    </w:p>
    <w:p w:rsidR="006D1C76" w:rsidRPr="006D1C76" w:rsidRDefault="006D1C76" w:rsidP="00DE4311">
      <w:pPr>
        <w:numPr>
          <w:ilvl w:val="0"/>
          <w:numId w:val="48"/>
        </w:numPr>
        <w:tabs>
          <w:tab w:val="clear" w:pos="1080"/>
          <w:tab w:val="num" w:pos="484"/>
        </w:tabs>
        <w:spacing w:line="209" w:lineRule="auto"/>
        <w:ind w:left="304" w:firstLine="0"/>
        <w:jc w:val="left"/>
        <w:rPr>
          <w:rFonts w:cs="B Lotus"/>
          <w:szCs w:val="24"/>
          <w:rtl/>
        </w:rPr>
      </w:pPr>
      <w:r w:rsidRPr="006D1C76">
        <w:rPr>
          <w:rFonts w:cs="B Lotus" w:hint="cs"/>
          <w:szCs w:val="24"/>
          <w:rtl/>
        </w:rPr>
        <w:t>بيان مسأله (تشريح ابعاد و حدود مسأله و معرفي دقيق آن و منظور پروژه)</w:t>
      </w:r>
      <w:r w:rsidR="005D0EBA">
        <w:rPr>
          <w:rFonts w:cs="B Lotus" w:hint="cs"/>
          <w:szCs w:val="24"/>
          <w:rtl/>
        </w:rPr>
        <w:t xml:space="preserve"> و </w:t>
      </w:r>
      <w:r w:rsidR="005D0EBA" w:rsidRPr="006D1C76">
        <w:rPr>
          <w:rFonts w:cs="B Lotus" w:hint="cs"/>
          <w:szCs w:val="24"/>
          <w:rtl/>
        </w:rPr>
        <w:t>اهداف پروژه (اهداف علمي و كاربردي و ضرورتهاي خاص انجام پروژه)</w:t>
      </w:r>
    </w:p>
    <w:p w:rsidR="006D1C76" w:rsidRPr="006D1C76" w:rsidRDefault="006D1C76" w:rsidP="00DE4311">
      <w:pPr>
        <w:tabs>
          <w:tab w:val="num" w:pos="484"/>
        </w:tabs>
        <w:spacing w:line="209" w:lineRule="auto"/>
        <w:ind w:left="304" w:firstLine="0"/>
        <w:rPr>
          <w:rFonts w:cs="B Lotus"/>
          <w:sz w:val="28"/>
          <w:rtl/>
        </w:rPr>
      </w:pPr>
    </w:p>
    <w:p w:rsidR="006D1C76" w:rsidRDefault="006D1C76" w:rsidP="00DE4311">
      <w:pPr>
        <w:tabs>
          <w:tab w:val="num" w:pos="484"/>
        </w:tabs>
        <w:spacing w:line="209" w:lineRule="auto"/>
        <w:ind w:left="304" w:firstLine="0"/>
        <w:rPr>
          <w:rFonts w:cs="B Lotus"/>
          <w:sz w:val="28"/>
          <w:rtl/>
        </w:rPr>
      </w:pPr>
    </w:p>
    <w:p w:rsidR="005D0EBA" w:rsidRDefault="005D0EBA" w:rsidP="00DE4311">
      <w:pPr>
        <w:tabs>
          <w:tab w:val="num" w:pos="484"/>
        </w:tabs>
        <w:spacing w:line="209" w:lineRule="auto"/>
        <w:ind w:left="304" w:firstLine="0"/>
        <w:rPr>
          <w:rFonts w:cs="B Lotus"/>
          <w:sz w:val="28"/>
          <w:rtl/>
        </w:rPr>
      </w:pPr>
    </w:p>
    <w:p w:rsidR="005D0EBA" w:rsidRPr="006D1C76" w:rsidRDefault="005D0EBA"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سوابق مربوطه (بيان مختصر سابقه تحقيقات و كارهاي انجام شده </w:t>
      </w:r>
      <w:r w:rsidR="005D0EBA">
        <w:rPr>
          <w:rFonts w:cs="B Lotus" w:hint="cs"/>
          <w:szCs w:val="24"/>
          <w:rtl/>
        </w:rPr>
        <w:t xml:space="preserve">توسط ديگران </w:t>
      </w:r>
      <w:r w:rsidRPr="006D1C76">
        <w:rPr>
          <w:rFonts w:cs="B Lotus" w:hint="cs"/>
          <w:szCs w:val="24"/>
          <w:rtl/>
        </w:rPr>
        <w:t xml:space="preserve">پيرامون موضوع و نتايج بدست آمده) </w:t>
      </w: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نام بهره وران (اعم از مؤسسات آموزشي و پژوهشي ، دستگاههاي اجرائي ، واحدهاي صنعتي و ...) </w:t>
      </w: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مراحل انجام پروژه (نوع روش كار ، روش و ابزار گردآوري اطلاعات ، روش ساخت و تجزيه و تحليل اطلاعات) </w:t>
      </w:r>
    </w:p>
    <w:p w:rsidR="006D1C76" w:rsidRDefault="006D1C76" w:rsidP="00DE4311">
      <w:pPr>
        <w:tabs>
          <w:tab w:val="num" w:pos="484"/>
        </w:tabs>
        <w:spacing w:line="209" w:lineRule="auto"/>
        <w:ind w:left="304" w:firstLine="0"/>
        <w:rPr>
          <w:rFonts w:cs="B Lotus"/>
          <w:sz w:val="28"/>
          <w:rtl/>
        </w:rPr>
      </w:pPr>
    </w:p>
    <w:p w:rsidR="006D1C76" w:rsidRPr="005D0EBA" w:rsidRDefault="006D1C76" w:rsidP="00DE4311">
      <w:pPr>
        <w:spacing w:line="209" w:lineRule="auto"/>
        <w:ind w:firstLine="0"/>
        <w:rPr>
          <w:rFonts w:cs="B Lotus"/>
          <w:sz w:val="12"/>
          <w:szCs w:val="12"/>
          <w:rtl/>
        </w:rPr>
      </w:pPr>
    </w:p>
    <w:p w:rsidR="006D1C76" w:rsidRDefault="006D1C76" w:rsidP="00DE4311">
      <w:pPr>
        <w:spacing w:line="209" w:lineRule="auto"/>
        <w:ind w:firstLine="0"/>
        <w:rPr>
          <w:rFonts w:cs="B Lotus"/>
          <w:b/>
          <w:bCs/>
          <w:sz w:val="28"/>
          <w:rtl/>
        </w:rPr>
      </w:pPr>
      <w:r w:rsidRPr="006D1C76">
        <w:rPr>
          <w:rFonts w:cs="B Lotus" w:hint="cs"/>
          <w:b/>
          <w:bCs/>
          <w:sz w:val="28"/>
          <w:rtl/>
        </w:rPr>
        <w:t>امكانات مورد نياز</w:t>
      </w:r>
      <w:r w:rsidR="005D0EBA">
        <w:rPr>
          <w:rFonts w:cs="B Lotus" w:hint="cs"/>
          <w:b/>
          <w:bCs/>
          <w:sz w:val="28"/>
          <w:rtl/>
        </w:rPr>
        <w:t xml:space="preserve"> (نرم افزارها يا تجهيزات آزمايشگاهي يا ديگر موارد)</w:t>
      </w:r>
      <w:r w:rsidRPr="006D1C76">
        <w:rPr>
          <w:rFonts w:cs="B Lotus" w:hint="cs"/>
          <w:b/>
          <w:bCs/>
          <w:sz w:val="28"/>
          <w:rtl/>
        </w:rPr>
        <w:t xml:space="preserve"> : </w:t>
      </w:r>
    </w:p>
    <w:p w:rsidR="005D0EBA" w:rsidRPr="005D0EBA" w:rsidRDefault="005D0EBA" w:rsidP="00DE4311">
      <w:pPr>
        <w:spacing w:line="209" w:lineRule="auto"/>
        <w:ind w:firstLine="0"/>
        <w:rPr>
          <w:rFonts w:cs="B Lotus"/>
          <w:b/>
          <w:bCs/>
          <w:sz w:val="20"/>
          <w:szCs w:val="20"/>
          <w:rtl/>
        </w:rPr>
      </w:pPr>
    </w:p>
    <w:p w:rsidR="006D1C76" w:rsidRDefault="006D1C76" w:rsidP="00DE4311">
      <w:pPr>
        <w:spacing w:line="209" w:lineRule="auto"/>
        <w:ind w:firstLine="0"/>
        <w:rPr>
          <w:rFonts w:cs="B Lotus"/>
          <w:sz w:val="28"/>
          <w:rtl/>
        </w:rPr>
      </w:pPr>
      <w:r w:rsidRPr="006D1C76">
        <w:rPr>
          <w:rFonts w:cs="B Lotus" w:hint="cs"/>
          <w:sz w:val="28"/>
          <w:rtl/>
        </w:rPr>
        <w:t xml:space="preserve">تاریخ و امضاي استاد (اساتيد) راهنما : </w:t>
      </w:r>
      <w:r w:rsidRPr="006D1C76">
        <w:rPr>
          <w:rFonts w:cs="B Lotus" w:hint="cs"/>
          <w:sz w:val="28"/>
          <w:rtl/>
        </w:rPr>
        <w:tab/>
      </w:r>
      <w:r w:rsidRPr="006D1C76">
        <w:rPr>
          <w:rFonts w:cs="B Lotus" w:hint="cs"/>
          <w:sz w:val="28"/>
          <w:rtl/>
        </w:rPr>
        <w:tab/>
      </w:r>
      <w:r w:rsidRPr="006D1C76">
        <w:rPr>
          <w:rFonts w:cs="B Lotus" w:hint="cs"/>
          <w:sz w:val="28"/>
          <w:rtl/>
        </w:rPr>
        <w:tab/>
        <w:t xml:space="preserve">    </w:t>
      </w:r>
      <w:r w:rsidRPr="006D1C76">
        <w:rPr>
          <w:rFonts w:cs="B Lotus" w:hint="cs"/>
          <w:sz w:val="28"/>
          <w:rtl/>
        </w:rPr>
        <w:tab/>
      </w:r>
    </w:p>
    <w:p w:rsidR="005D0EBA" w:rsidRPr="005D0EBA" w:rsidRDefault="005D0EBA" w:rsidP="00DE4311">
      <w:pPr>
        <w:spacing w:line="209" w:lineRule="auto"/>
        <w:ind w:firstLine="0"/>
        <w:rPr>
          <w:rFonts w:cs="B Lotus"/>
          <w:sz w:val="12"/>
          <w:szCs w:val="12"/>
          <w:rtl/>
        </w:rPr>
      </w:pPr>
    </w:p>
    <w:p w:rsidR="006D1C76" w:rsidRPr="006D1C76" w:rsidRDefault="006D1C76" w:rsidP="00DE4311">
      <w:pPr>
        <w:spacing w:line="209" w:lineRule="auto"/>
        <w:ind w:firstLine="0"/>
        <w:rPr>
          <w:rFonts w:cs="B Lotus"/>
          <w:sz w:val="28"/>
          <w:rtl/>
        </w:rPr>
      </w:pPr>
      <w:r w:rsidRPr="006D1C76">
        <w:rPr>
          <w:rFonts w:cs="B Lotus" w:hint="cs"/>
          <w:sz w:val="28"/>
          <w:rtl/>
        </w:rPr>
        <w:t xml:space="preserve">در جلسه كميته پروژه مورخه ................... بررسي و مورد تأييد قرار گرفت </w:t>
      </w:r>
      <w:r w:rsidRPr="006D1C76">
        <w:rPr>
          <w:rFonts w:cs="B Lotus" w:hint="cs"/>
          <w:sz w:val="28"/>
        </w:rPr>
        <w:sym w:font="Webdings" w:char="F031"/>
      </w:r>
      <w:r w:rsidRPr="006D1C76">
        <w:rPr>
          <w:rFonts w:cs="B Lotus" w:hint="cs"/>
          <w:sz w:val="28"/>
          <w:rtl/>
        </w:rPr>
        <w:t xml:space="preserve">  نگرفت </w:t>
      </w:r>
      <w:r w:rsidRPr="006D1C76">
        <w:rPr>
          <w:rFonts w:cs="B Lotus" w:hint="cs"/>
          <w:sz w:val="28"/>
        </w:rPr>
        <w:sym w:font="Webdings" w:char="F031"/>
      </w:r>
      <w:r w:rsidRPr="006D1C76">
        <w:rPr>
          <w:rFonts w:cs="B Lotus" w:hint="cs"/>
          <w:sz w:val="28"/>
          <w:rtl/>
        </w:rPr>
        <w:t xml:space="preserve">  علت : </w:t>
      </w:r>
    </w:p>
    <w:p w:rsidR="00734943" w:rsidRDefault="006D1C76" w:rsidP="00DE4311">
      <w:pPr>
        <w:spacing w:line="209" w:lineRule="auto"/>
        <w:ind w:firstLine="0"/>
        <w:rPr>
          <w:rFonts w:cs="B Lotus"/>
          <w:sz w:val="28"/>
          <w:rtl/>
        </w:rPr>
      </w:pPr>
      <w:r w:rsidRPr="006D1C76">
        <w:rPr>
          <w:rFonts w:cs="B Lotus" w:hint="cs"/>
          <w:sz w:val="28"/>
          <w:rtl/>
        </w:rPr>
        <w:t xml:space="preserve"> </w:t>
      </w:r>
      <w:r w:rsidRPr="006D1C76">
        <w:rPr>
          <w:rFonts w:cs="B Lotus" w:hint="cs"/>
          <w:b/>
          <w:bCs/>
          <w:sz w:val="28"/>
          <w:rtl/>
        </w:rPr>
        <w:t>امضاء و تأييد</w:t>
      </w:r>
      <w:r w:rsidRPr="006D1C76">
        <w:rPr>
          <w:rFonts w:cs="B Lotus" w:hint="cs"/>
          <w:sz w:val="28"/>
          <w:rtl/>
        </w:rPr>
        <w:t xml:space="preserve"> دبير كميته پروژه :</w:t>
      </w:r>
    </w:p>
    <w:p w:rsidR="00DE4311" w:rsidRDefault="00DE4311" w:rsidP="00042DD8">
      <w:pPr>
        <w:spacing w:line="192" w:lineRule="auto"/>
        <w:ind w:firstLine="0"/>
        <w:jc w:val="center"/>
        <w:rPr>
          <w:rFonts w:cs="B Mitra"/>
          <w:b/>
          <w:bCs/>
          <w:sz w:val="14"/>
          <w:szCs w:val="14"/>
          <w:rtl/>
        </w:rPr>
      </w:pPr>
    </w:p>
    <w:p w:rsidR="005C3E09" w:rsidRPr="005C3E09" w:rsidRDefault="006C5410" w:rsidP="00042DD8">
      <w:pPr>
        <w:spacing w:line="192" w:lineRule="auto"/>
        <w:ind w:firstLine="0"/>
        <w:jc w:val="center"/>
        <w:rPr>
          <w:rFonts w:cs="B Mitra"/>
          <w:b/>
          <w:bCs/>
          <w:sz w:val="14"/>
          <w:szCs w:val="14"/>
          <w:rtl/>
        </w:rPr>
      </w:pPr>
      <w:r>
        <w:rPr>
          <w:rFonts w:cs="B Mitra" w:hint="cs"/>
          <w:b/>
          <w:bCs/>
          <w:noProof/>
          <w:sz w:val="28"/>
          <w:rtl/>
          <w:lang w:bidi="fa-IR"/>
        </w:rPr>
        <w:drawing>
          <wp:anchor distT="0" distB="0" distL="114300" distR="114300" simplePos="0" relativeHeight="251648000" behindDoc="0" locked="0" layoutInCell="1" allowOverlap="1">
            <wp:simplePos x="0" y="0"/>
            <wp:positionH relativeFrom="column">
              <wp:posOffset>-353060</wp:posOffset>
            </wp:positionH>
            <wp:positionV relativeFrom="paragraph">
              <wp:posOffset>6350</wp:posOffset>
            </wp:positionV>
            <wp:extent cx="908050" cy="1123950"/>
            <wp:effectExtent l="0" t="0" r="0" b="0"/>
            <wp:wrapNone/>
            <wp:docPr id="65" name="Picture 65"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an0002"/>
                    <pic:cNvPicPr>
                      <a:picLocks noChangeAspect="1" noChangeArrowheads="1"/>
                    </pic:cNvPicPr>
                  </pic:nvPicPr>
                  <pic:blipFill>
                    <a:blip r:embed="rId48" cstate="print">
                      <a:clrChange>
                        <a:clrFrom>
                          <a:srgbClr val="FFFFFF"/>
                        </a:clrFrom>
                        <a:clrTo>
                          <a:srgbClr val="FFFFFF">
                            <a:alpha val="0"/>
                          </a:srgbClr>
                        </a:clrTo>
                      </a:clrChange>
                    </a:blip>
                    <a:srcRect/>
                    <a:stretch>
                      <a:fillRect/>
                    </a:stretch>
                  </pic:blipFill>
                  <pic:spPr bwMode="auto">
                    <a:xfrm>
                      <a:off x="0" y="0"/>
                      <a:ext cx="908050" cy="1123950"/>
                    </a:xfrm>
                    <a:prstGeom prst="rect">
                      <a:avLst/>
                    </a:prstGeom>
                    <a:noFill/>
                    <a:ln w="9525">
                      <a:noFill/>
                      <a:miter lim="800000"/>
                      <a:headEnd/>
                      <a:tailEnd/>
                    </a:ln>
                  </pic:spPr>
                </pic:pic>
              </a:graphicData>
            </a:graphic>
          </wp:anchor>
        </w:drawing>
      </w:r>
    </w:p>
    <w:p w:rsidR="003B4736" w:rsidRPr="003B4736" w:rsidRDefault="003B4736" w:rsidP="00042DD8">
      <w:pPr>
        <w:spacing w:line="192" w:lineRule="auto"/>
        <w:ind w:firstLine="0"/>
        <w:jc w:val="center"/>
        <w:rPr>
          <w:rFonts w:cs="B Mitra"/>
          <w:b/>
          <w:bCs/>
          <w:sz w:val="28"/>
          <w:rtl/>
        </w:rPr>
      </w:pPr>
      <w:r w:rsidRPr="003B4736">
        <w:rPr>
          <w:rFonts w:cs="B Mitra" w:hint="cs"/>
          <w:b/>
          <w:bCs/>
          <w:sz w:val="28"/>
          <w:rtl/>
        </w:rPr>
        <w:lastRenderedPageBreak/>
        <w:t xml:space="preserve">فرم درخواست تمديد مهلت انجام پروژه </w:t>
      </w:r>
    </w:p>
    <w:p w:rsidR="005C3E09" w:rsidRDefault="008D4F0E" w:rsidP="00042DD8">
      <w:pPr>
        <w:spacing w:line="192" w:lineRule="auto"/>
        <w:ind w:firstLine="0"/>
        <w:rPr>
          <w:rFonts w:cs="B Lotus"/>
          <w:sz w:val="20"/>
          <w:szCs w:val="20"/>
          <w:rtl/>
        </w:rPr>
      </w:pPr>
      <w:r>
        <w:rPr>
          <w:rFonts w:cs="B Lotus"/>
          <w:noProof/>
          <w:sz w:val="20"/>
          <w:szCs w:val="20"/>
          <w:rtl/>
        </w:rPr>
        <w:pict>
          <v:rect id="_x0000_s1110" style="position:absolute;left:0;text-align:left;margin-left:376.05pt;margin-top:12.4pt;width:74.8pt;height:18pt;z-index:251666432">
            <w10:wrap anchorx="page"/>
          </v:rect>
        </w:pict>
      </w:r>
    </w:p>
    <w:p w:rsidR="005C3E09" w:rsidRDefault="005C3E09" w:rsidP="00042DD8">
      <w:pPr>
        <w:spacing w:line="192" w:lineRule="auto"/>
        <w:ind w:firstLine="0"/>
        <w:rPr>
          <w:rFonts w:cs="B Lotus"/>
          <w:sz w:val="20"/>
          <w:szCs w:val="20"/>
          <w:rtl/>
        </w:rPr>
      </w:pPr>
      <w:r w:rsidRPr="005D0EBA">
        <w:rPr>
          <w:rFonts w:cs="B Lotus" w:hint="cs"/>
          <w:sz w:val="20"/>
          <w:szCs w:val="20"/>
          <w:rtl/>
        </w:rPr>
        <w:t xml:space="preserve">شماره ثبت </w:t>
      </w:r>
      <w:r>
        <w:rPr>
          <w:rFonts w:cs="B Lotus" w:hint="cs"/>
          <w:sz w:val="20"/>
          <w:szCs w:val="20"/>
          <w:rtl/>
        </w:rPr>
        <w:t>پروژه</w:t>
      </w:r>
      <w:r w:rsidRPr="005D0EBA">
        <w:rPr>
          <w:rFonts w:cs="B Lotus" w:hint="cs"/>
          <w:sz w:val="20"/>
          <w:szCs w:val="20"/>
          <w:rtl/>
        </w:rPr>
        <w:t xml:space="preserve">: </w:t>
      </w:r>
      <w:r w:rsidRPr="005D0EBA">
        <w:rPr>
          <w:rFonts w:cs="B Lotus" w:hint="cs"/>
          <w:sz w:val="20"/>
          <w:szCs w:val="20"/>
          <w:rtl/>
        </w:rPr>
        <w:tab/>
      </w:r>
      <w:r w:rsidRPr="005D0EBA">
        <w:rPr>
          <w:rFonts w:cs="B Lotus" w:hint="cs"/>
          <w:sz w:val="20"/>
          <w:szCs w:val="20"/>
          <w:rtl/>
        </w:rPr>
        <w:tab/>
      </w:r>
      <w:r w:rsidRPr="005D0EBA">
        <w:rPr>
          <w:rFonts w:cs="B Lotus" w:hint="cs"/>
          <w:sz w:val="20"/>
          <w:szCs w:val="20"/>
          <w:rtl/>
        </w:rPr>
        <w:tab/>
        <w:t>(</w:t>
      </w:r>
      <w:r w:rsidRPr="005D0EBA">
        <w:rPr>
          <w:rFonts w:cs="Times New Roman"/>
          <w:sz w:val="20"/>
          <w:szCs w:val="20"/>
        </w:rPr>
        <w:sym w:font="Wingdings" w:char="F0E0"/>
      </w:r>
      <w:r w:rsidRPr="005D0EBA">
        <w:rPr>
          <w:rFonts w:cs="B Lotus" w:hint="cs"/>
          <w:sz w:val="20"/>
          <w:szCs w:val="20"/>
          <w:rtl/>
        </w:rPr>
        <w:t>در اين قسمت چيزي ننويسيد)</w:t>
      </w:r>
    </w:p>
    <w:p w:rsidR="005C3E09" w:rsidRPr="005C3E09" w:rsidRDefault="005C3E09" w:rsidP="00042DD8">
      <w:pPr>
        <w:spacing w:line="192" w:lineRule="auto"/>
        <w:ind w:firstLine="0"/>
        <w:jc w:val="both"/>
        <w:rPr>
          <w:rFonts w:cs="B Mitra"/>
          <w:b/>
          <w:bCs/>
          <w:szCs w:val="24"/>
          <w:rtl/>
        </w:rPr>
      </w:pPr>
    </w:p>
    <w:p w:rsidR="003B4736" w:rsidRPr="005C3E09" w:rsidRDefault="003B4736" w:rsidP="00042DD8">
      <w:pPr>
        <w:spacing w:line="192" w:lineRule="auto"/>
        <w:ind w:firstLine="0"/>
        <w:jc w:val="both"/>
        <w:rPr>
          <w:rFonts w:cs="B Mitra"/>
          <w:sz w:val="28"/>
          <w:rtl/>
        </w:rPr>
      </w:pPr>
      <w:r w:rsidRPr="005C3E09">
        <w:rPr>
          <w:rFonts w:cs="B Mitra" w:hint="cs"/>
          <w:sz w:val="28"/>
          <w:rtl/>
        </w:rPr>
        <w:t xml:space="preserve">مشخصات دانشجو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6"/>
        <w:gridCol w:w="3266"/>
        <w:gridCol w:w="1774"/>
        <w:gridCol w:w="3266"/>
      </w:tblGrid>
      <w:tr w:rsidR="003B4736" w:rsidRPr="003B4736">
        <w:tc>
          <w:tcPr>
            <w:tcW w:w="1826" w:type="dxa"/>
            <w:vAlign w:val="center"/>
          </w:tcPr>
          <w:p w:rsidR="003B4736" w:rsidRPr="003B4736" w:rsidRDefault="003B4736" w:rsidP="00042DD8">
            <w:pPr>
              <w:spacing w:line="192" w:lineRule="auto"/>
              <w:ind w:firstLine="0"/>
              <w:jc w:val="left"/>
              <w:rPr>
                <w:rFonts w:cs="B Mitra"/>
                <w:sz w:val="32"/>
                <w:szCs w:val="32"/>
                <w:rtl/>
              </w:rPr>
            </w:pPr>
            <w:r w:rsidRPr="003B4736">
              <w:rPr>
                <w:rFonts w:cs="B Mitra" w:hint="cs"/>
                <w:sz w:val="32"/>
                <w:szCs w:val="32"/>
                <w:rtl/>
              </w:rPr>
              <w:t>نام و نام خانوادگي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شماره دانشجو</w:t>
            </w:r>
            <w:r>
              <w:rPr>
                <w:rFonts w:cs="B Mitra" w:hint="cs"/>
                <w:sz w:val="32"/>
                <w:szCs w:val="32"/>
                <w:rtl/>
              </w:rPr>
              <w:t>ي</w:t>
            </w:r>
            <w:r w:rsidRPr="003B4736">
              <w:rPr>
                <w:rFonts w:cs="B Mitra" w:hint="cs"/>
                <w:sz w:val="32"/>
                <w:szCs w:val="32"/>
                <w:rtl/>
              </w:rPr>
              <w:t>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r>
      <w:tr w:rsidR="003B4736" w:rsidRPr="003B4736">
        <w:tc>
          <w:tcPr>
            <w:tcW w:w="1826"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مقطع تحصيلي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گرايش تحصيلي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r>
      <w:tr w:rsidR="003B4736" w:rsidRPr="003B4736">
        <w:tc>
          <w:tcPr>
            <w:tcW w:w="1826"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نيمسال اخذ پروژه</w:t>
            </w:r>
          </w:p>
        </w:tc>
        <w:tc>
          <w:tcPr>
            <w:tcW w:w="3266" w:type="dxa"/>
            <w:vAlign w:val="center"/>
          </w:tcPr>
          <w:p w:rsidR="003B4736" w:rsidRPr="005C3E09" w:rsidRDefault="005C3E09" w:rsidP="00042DD8">
            <w:pPr>
              <w:spacing w:line="192" w:lineRule="auto"/>
              <w:ind w:firstLine="0"/>
              <w:jc w:val="center"/>
              <w:rPr>
                <w:rFonts w:cs="B Mitra"/>
                <w:sz w:val="28"/>
                <w:rtl/>
              </w:rPr>
            </w:pPr>
            <w:r w:rsidRPr="005C3E09">
              <w:rPr>
                <w:rFonts w:cs="B Mitra" w:hint="cs"/>
                <w:sz w:val="26"/>
                <w:szCs w:val="26"/>
                <w:rtl/>
              </w:rPr>
              <w:t>ترم (اول/دوم/تابستان) سال تحصيلي ...</w:t>
            </w:r>
            <w:r>
              <w:rPr>
                <w:rFonts w:cs="B Mitra" w:hint="cs"/>
                <w:sz w:val="26"/>
                <w:szCs w:val="26"/>
                <w:rtl/>
              </w:rPr>
              <w:t>.....</w:t>
            </w: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تقاضاي تمديد تا</w:t>
            </w:r>
          </w:p>
        </w:tc>
        <w:tc>
          <w:tcPr>
            <w:tcW w:w="3266" w:type="dxa"/>
            <w:vAlign w:val="center"/>
          </w:tcPr>
          <w:p w:rsidR="003B4736" w:rsidRPr="003B4736" w:rsidRDefault="005C3E09" w:rsidP="00042DD8">
            <w:pPr>
              <w:spacing w:line="192" w:lineRule="auto"/>
              <w:ind w:firstLine="0"/>
              <w:jc w:val="center"/>
              <w:rPr>
                <w:rFonts w:cs="B Mitra"/>
                <w:sz w:val="32"/>
                <w:szCs w:val="32"/>
                <w:rtl/>
              </w:rPr>
            </w:pPr>
            <w:r w:rsidRPr="005C3E09">
              <w:rPr>
                <w:rFonts w:cs="B Mitra" w:hint="cs"/>
                <w:sz w:val="26"/>
                <w:szCs w:val="26"/>
                <w:rtl/>
              </w:rPr>
              <w:t>ترم (اول/دوم/تابستان) سال تحصيلي ...</w:t>
            </w:r>
            <w:r>
              <w:rPr>
                <w:rFonts w:cs="B Mitra" w:hint="cs"/>
                <w:sz w:val="26"/>
                <w:szCs w:val="26"/>
                <w:rtl/>
              </w:rPr>
              <w:t>.....</w:t>
            </w:r>
          </w:p>
        </w:tc>
      </w:tr>
      <w:tr w:rsidR="003B4736" w:rsidRPr="003B4736">
        <w:tc>
          <w:tcPr>
            <w:tcW w:w="10132" w:type="dxa"/>
            <w:gridSpan w:val="4"/>
          </w:tcPr>
          <w:p w:rsidR="003B4736" w:rsidRPr="003B4736" w:rsidRDefault="003B4736" w:rsidP="00042DD8">
            <w:pPr>
              <w:spacing w:line="192" w:lineRule="auto"/>
              <w:ind w:firstLine="0"/>
              <w:rPr>
                <w:rFonts w:cs="B Mitra"/>
                <w:sz w:val="32"/>
                <w:szCs w:val="32"/>
              </w:rPr>
            </w:pPr>
            <w:r w:rsidRPr="003B4736">
              <w:rPr>
                <w:rFonts w:cs="B Mitra" w:hint="cs"/>
                <w:sz w:val="32"/>
                <w:szCs w:val="32"/>
                <w:rtl/>
              </w:rPr>
              <w:t xml:space="preserve">عنوان پروژه </w:t>
            </w:r>
            <w:r w:rsidRPr="003B4736">
              <w:rPr>
                <w:rFonts w:cs="B Mitra"/>
                <w:sz w:val="32"/>
                <w:szCs w:val="32"/>
              </w:rPr>
              <w:t>:</w:t>
            </w:r>
          </w:p>
        </w:tc>
      </w:tr>
    </w:tbl>
    <w:p w:rsidR="003B4736" w:rsidRPr="00794C9E" w:rsidRDefault="003B4736" w:rsidP="00042DD8">
      <w:pPr>
        <w:spacing w:line="192" w:lineRule="auto"/>
        <w:ind w:firstLine="0"/>
        <w:rPr>
          <w:rFonts w:cs="B Mitra"/>
          <w:sz w:val="28"/>
          <w:rtl/>
          <w:lang w:bidi="fa-IR"/>
        </w:rPr>
      </w:pP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مراحلي از پروژه كه پايان يافته است را نام ببريد. ( گزارش كتبي اين مراحل را 10 تا 15 صفحه ضميمه اين درخواست نماييد.)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1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2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3 </w:t>
      </w:r>
      <w:r w:rsidRPr="005C3E09">
        <w:rPr>
          <w:rFonts w:cs="Compset"/>
          <w:sz w:val="30"/>
          <w:szCs w:val="30"/>
          <w:rtl/>
        </w:rPr>
        <w:t>–</w:t>
      </w:r>
      <w:r w:rsidRPr="005C3E09">
        <w:rPr>
          <w:rFonts w:cs="B Mitra" w:hint="cs"/>
          <w:sz w:val="30"/>
          <w:szCs w:val="30"/>
          <w:rtl/>
        </w:rPr>
        <w:t xml:space="preserve"> </w:t>
      </w:r>
    </w:p>
    <w:p w:rsidR="003B4736" w:rsidRDefault="003B4736" w:rsidP="00042DD8">
      <w:pPr>
        <w:spacing w:line="192" w:lineRule="auto"/>
        <w:ind w:firstLine="0"/>
        <w:rPr>
          <w:rFonts w:cs="B Mitra"/>
          <w:sz w:val="18"/>
          <w:szCs w:val="18"/>
          <w:rtl/>
        </w:rPr>
      </w:pPr>
    </w:p>
    <w:p w:rsidR="005C3E09" w:rsidRDefault="005C3E09" w:rsidP="00042DD8">
      <w:pPr>
        <w:spacing w:line="192" w:lineRule="auto"/>
        <w:ind w:firstLine="0"/>
        <w:rPr>
          <w:rFonts w:cs="B Mitra"/>
          <w:sz w:val="18"/>
          <w:szCs w:val="18"/>
          <w:rtl/>
        </w:rPr>
      </w:pPr>
    </w:p>
    <w:p w:rsidR="005C3E09" w:rsidRDefault="005C3E09" w:rsidP="00042DD8">
      <w:pPr>
        <w:spacing w:line="192" w:lineRule="auto"/>
        <w:ind w:firstLine="0"/>
        <w:rPr>
          <w:rFonts w:cs="B Mitra"/>
          <w:sz w:val="18"/>
          <w:szCs w:val="18"/>
          <w:rtl/>
        </w:rPr>
      </w:pPr>
    </w:p>
    <w:p w:rsidR="005C3E09" w:rsidRPr="005C3E09" w:rsidRDefault="005C3E09" w:rsidP="00042DD8">
      <w:pPr>
        <w:spacing w:line="192" w:lineRule="auto"/>
        <w:ind w:firstLine="0"/>
        <w:rPr>
          <w:rFonts w:cs="B Mitra"/>
          <w:sz w:val="18"/>
          <w:szCs w:val="18"/>
          <w:rtl/>
        </w:rPr>
      </w:pP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مراحل باقيمانده از پروژه را نام ببريد.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1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2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3 </w:t>
      </w:r>
      <w:r w:rsidRPr="005C3E09">
        <w:rPr>
          <w:rFonts w:cs="Compset"/>
          <w:sz w:val="30"/>
          <w:szCs w:val="30"/>
          <w:rtl/>
        </w:rPr>
        <w:t>–</w:t>
      </w:r>
      <w:r w:rsidRPr="005C3E09">
        <w:rPr>
          <w:rFonts w:cs="B Mitra" w:hint="cs"/>
          <w:sz w:val="30"/>
          <w:szCs w:val="30"/>
          <w:rtl/>
        </w:rPr>
        <w:t xml:space="preserve"> </w:t>
      </w:r>
    </w:p>
    <w:p w:rsidR="003B4736" w:rsidRDefault="003B4736" w:rsidP="00042DD8">
      <w:pPr>
        <w:pBdr>
          <w:bottom w:val="single" w:sz="6" w:space="1" w:color="auto"/>
        </w:pBdr>
        <w:spacing w:line="192" w:lineRule="auto"/>
        <w:ind w:firstLine="0"/>
        <w:rPr>
          <w:rFonts w:cs="B Mitra"/>
          <w:sz w:val="30"/>
          <w:szCs w:val="30"/>
          <w:rtl/>
        </w:rPr>
      </w:pPr>
    </w:p>
    <w:p w:rsidR="005C3E09" w:rsidRDefault="005C3E09" w:rsidP="00042DD8">
      <w:pPr>
        <w:pBdr>
          <w:bottom w:val="single" w:sz="6" w:space="1" w:color="auto"/>
        </w:pBdr>
        <w:spacing w:line="192" w:lineRule="auto"/>
        <w:ind w:firstLine="0"/>
        <w:rPr>
          <w:rFonts w:cs="B Mitra"/>
          <w:sz w:val="30"/>
          <w:szCs w:val="30"/>
          <w:rtl/>
        </w:rPr>
      </w:pPr>
    </w:p>
    <w:p w:rsidR="005C3E09" w:rsidRPr="00794C9E" w:rsidRDefault="005C3E09" w:rsidP="00042DD8">
      <w:pPr>
        <w:pBdr>
          <w:bottom w:val="single" w:sz="6" w:space="1" w:color="auto"/>
        </w:pBdr>
        <w:spacing w:line="192" w:lineRule="auto"/>
        <w:ind w:firstLine="0"/>
        <w:rPr>
          <w:rFonts w:cs="B Mitra"/>
          <w:sz w:val="30"/>
          <w:szCs w:val="30"/>
          <w:rtl/>
        </w:rPr>
      </w:pPr>
    </w:p>
    <w:p w:rsidR="003B4736" w:rsidRPr="002D18BF" w:rsidRDefault="006F4896" w:rsidP="00042DD8">
      <w:pPr>
        <w:spacing w:line="192" w:lineRule="auto"/>
        <w:ind w:firstLine="0"/>
        <w:jc w:val="center"/>
        <w:rPr>
          <w:rFonts w:cs="B Mitra"/>
          <w:b/>
          <w:bCs/>
          <w:sz w:val="28"/>
          <w:rtl/>
        </w:rPr>
      </w:pPr>
      <w:r w:rsidRPr="002D18BF">
        <w:rPr>
          <w:rFonts w:cs="B Mitra" w:hint="cs"/>
          <w:b/>
          <w:bCs/>
          <w:sz w:val="28"/>
          <w:rtl/>
        </w:rPr>
        <w:t xml:space="preserve">بعضي نکات مهم در رابطه با </w:t>
      </w:r>
      <w:r w:rsidR="003B4736" w:rsidRPr="002D18BF">
        <w:rPr>
          <w:rFonts w:cs="B Mitra" w:hint="cs"/>
          <w:b/>
          <w:bCs/>
          <w:sz w:val="28"/>
          <w:rtl/>
        </w:rPr>
        <w:t>اخذ و تمديد مهلت پروژه</w:t>
      </w:r>
    </w:p>
    <w:p w:rsidR="003B4736" w:rsidRPr="002D18BF" w:rsidRDefault="003B4736" w:rsidP="00042DD8">
      <w:pPr>
        <w:tabs>
          <w:tab w:val="num" w:pos="720"/>
        </w:tabs>
        <w:spacing w:line="192" w:lineRule="auto"/>
        <w:ind w:firstLine="0"/>
        <w:rPr>
          <w:rFonts w:cs="B Mitra"/>
          <w:sz w:val="28"/>
          <w:rtl/>
        </w:rPr>
      </w:pPr>
      <w:r w:rsidRPr="002D18BF">
        <w:rPr>
          <w:rFonts w:cs="B Mitra" w:hint="cs"/>
          <w:sz w:val="28"/>
          <w:rtl/>
        </w:rPr>
        <w:t>مطابق مصوبه كميته پروژه گروه كامپيوتر در جلسه مورخ 23/2/1382 دانشجوي</w:t>
      </w:r>
      <w:r w:rsidR="006F4896" w:rsidRPr="002D18BF">
        <w:rPr>
          <w:rFonts w:cs="B Mitra" w:hint="cs"/>
          <w:sz w:val="28"/>
          <w:rtl/>
        </w:rPr>
        <w:t>ان</w:t>
      </w:r>
      <w:r w:rsidRPr="002D18BF">
        <w:rPr>
          <w:rFonts w:cs="B Mitra" w:hint="cs"/>
          <w:sz w:val="28"/>
          <w:rtl/>
        </w:rPr>
        <w:t xml:space="preserve"> از زمان اخذ واحد پروژه پاياني، يك نيمسال جهت انجام پروژه فرصت دار</w:t>
      </w:r>
      <w:r w:rsidR="005C3E09" w:rsidRPr="002D18BF">
        <w:rPr>
          <w:rFonts w:cs="B Mitra" w:hint="cs"/>
          <w:sz w:val="28"/>
          <w:rtl/>
        </w:rPr>
        <w:t>ن</w:t>
      </w:r>
      <w:r w:rsidRPr="002D18BF">
        <w:rPr>
          <w:rFonts w:cs="B Mitra" w:hint="cs"/>
          <w:sz w:val="28"/>
          <w:rtl/>
        </w:rPr>
        <w:t>د.</w:t>
      </w:r>
      <w:r w:rsidR="006F4896" w:rsidRPr="002D18BF">
        <w:rPr>
          <w:rFonts w:cs="B Mitra" w:hint="cs"/>
          <w:b/>
          <w:bCs/>
          <w:sz w:val="28"/>
          <w:rtl/>
        </w:rPr>
        <w:t xml:space="preserve"> </w:t>
      </w:r>
      <w:r w:rsidRPr="002D18BF">
        <w:rPr>
          <w:rFonts w:cs="B Mitra" w:hint="cs"/>
          <w:sz w:val="28"/>
          <w:rtl/>
        </w:rPr>
        <w:t>در صورت ارا</w:t>
      </w:r>
      <w:r w:rsidR="007A18B7" w:rsidRPr="002D18BF">
        <w:rPr>
          <w:rFonts w:cs="B Mitra" w:hint="cs"/>
          <w:sz w:val="28"/>
          <w:rtl/>
        </w:rPr>
        <w:t>ي</w:t>
      </w:r>
      <w:r w:rsidRPr="002D18BF">
        <w:rPr>
          <w:rFonts w:cs="B Mitra" w:hint="cs"/>
          <w:sz w:val="28"/>
          <w:rtl/>
        </w:rPr>
        <w:t>ه درخواست كتبي و ت</w:t>
      </w:r>
      <w:r w:rsidR="00EB1DA3" w:rsidRPr="002D18BF">
        <w:rPr>
          <w:rFonts w:cs="B Mitra" w:hint="cs"/>
          <w:sz w:val="28"/>
          <w:rtl/>
        </w:rPr>
        <w:t>ا</w:t>
      </w:r>
      <w:r w:rsidRPr="002D18BF">
        <w:rPr>
          <w:rFonts w:cs="B Mitra" w:hint="cs"/>
          <w:sz w:val="28"/>
          <w:rtl/>
        </w:rPr>
        <w:t>ييد استاد راهنما، به تشخيص كميته پروژه گروه كامپيوتر، مدت انجام پروژه</w:t>
      </w:r>
      <w:r w:rsidRPr="002D18BF">
        <w:rPr>
          <w:rFonts w:cs="B Mitra"/>
          <w:sz w:val="28"/>
        </w:rPr>
        <w:t xml:space="preserve"> </w:t>
      </w:r>
      <w:r w:rsidRPr="002D18BF">
        <w:rPr>
          <w:rFonts w:cs="B Mitra" w:hint="cs"/>
          <w:sz w:val="28"/>
          <w:rtl/>
        </w:rPr>
        <w:t xml:space="preserve">حداكثر تا يك نيمسال ديگر قابل تمديد است . </w:t>
      </w:r>
    </w:p>
    <w:p w:rsidR="006F4896" w:rsidRPr="002D18BF" w:rsidRDefault="006F4896" w:rsidP="00042DD8">
      <w:pPr>
        <w:tabs>
          <w:tab w:val="num" w:pos="720"/>
        </w:tabs>
        <w:spacing w:line="192" w:lineRule="auto"/>
        <w:ind w:firstLine="0"/>
        <w:rPr>
          <w:rFonts w:cs="B Mitra"/>
          <w:sz w:val="10"/>
          <w:szCs w:val="10"/>
          <w:rtl/>
        </w:rPr>
      </w:pPr>
    </w:p>
    <w:p w:rsidR="003B4736" w:rsidRPr="002D18BF" w:rsidRDefault="003B4736" w:rsidP="00042DD8">
      <w:pPr>
        <w:spacing w:line="192" w:lineRule="auto"/>
        <w:ind w:firstLine="0"/>
        <w:rPr>
          <w:rFonts w:cs="B Mitra"/>
          <w:sz w:val="28"/>
        </w:rPr>
      </w:pPr>
      <w:r w:rsidRPr="002D18BF">
        <w:rPr>
          <w:rFonts w:cs="B Mitra" w:hint="cs"/>
          <w:sz w:val="28"/>
          <w:rtl/>
        </w:rPr>
        <w:t xml:space="preserve">روال تمديد مهلت پروژه به شرح زير مي باشد: </w:t>
      </w:r>
    </w:p>
    <w:p w:rsidR="003B4736" w:rsidRPr="002D18BF" w:rsidRDefault="003B4736" w:rsidP="00042DD8">
      <w:pPr>
        <w:spacing w:line="192" w:lineRule="auto"/>
        <w:ind w:firstLine="0"/>
        <w:rPr>
          <w:rFonts w:cs="B Mitra"/>
          <w:sz w:val="28"/>
          <w:rtl/>
        </w:rPr>
      </w:pPr>
      <w:r w:rsidRPr="002D18BF">
        <w:rPr>
          <w:rFonts w:cs="B Mitra" w:hint="cs"/>
          <w:sz w:val="28"/>
          <w:rtl/>
        </w:rPr>
        <w:t xml:space="preserve">     الف ) تقاضاي تمديد </w:t>
      </w:r>
    </w:p>
    <w:p w:rsidR="003B4736" w:rsidRPr="002D18BF" w:rsidRDefault="003B4736" w:rsidP="00042DD8">
      <w:pPr>
        <w:spacing w:line="192" w:lineRule="auto"/>
        <w:ind w:firstLine="0"/>
        <w:rPr>
          <w:rFonts w:cs="B Mitra"/>
          <w:sz w:val="28"/>
          <w:rtl/>
        </w:rPr>
      </w:pPr>
      <w:r w:rsidRPr="002D18BF">
        <w:rPr>
          <w:rFonts w:cs="B Mitra" w:hint="cs"/>
          <w:sz w:val="28"/>
          <w:rtl/>
        </w:rPr>
        <w:t xml:space="preserve">      ب ) موافقت استاد راهنما </w:t>
      </w:r>
    </w:p>
    <w:p w:rsidR="003B4736" w:rsidRPr="002D18BF" w:rsidRDefault="003B4736" w:rsidP="00042DD8">
      <w:pPr>
        <w:spacing w:line="192" w:lineRule="auto"/>
        <w:ind w:firstLine="0"/>
        <w:rPr>
          <w:rFonts w:cs="B Mitra"/>
          <w:sz w:val="28"/>
          <w:rtl/>
        </w:rPr>
      </w:pPr>
      <w:r w:rsidRPr="002D18BF">
        <w:rPr>
          <w:rFonts w:cs="B Mitra" w:hint="cs"/>
          <w:sz w:val="28"/>
          <w:rtl/>
        </w:rPr>
        <w:t xml:space="preserve">      </w:t>
      </w:r>
      <w:r w:rsidR="006E5360" w:rsidRPr="002D18BF">
        <w:rPr>
          <w:rFonts w:cs="B Mitra" w:hint="cs"/>
          <w:sz w:val="28"/>
          <w:rtl/>
        </w:rPr>
        <w:t>پ</w:t>
      </w:r>
      <w:r w:rsidRPr="002D18BF">
        <w:rPr>
          <w:rFonts w:cs="B Mitra" w:hint="cs"/>
          <w:sz w:val="28"/>
          <w:rtl/>
        </w:rPr>
        <w:t xml:space="preserve"> ) موافقت كميته پروژه گروه كامپيوتر </w:t>
      </w:r>
    </w:p>
    <w:p w:rsidR="006E5360" w:rsidRPr="002D18BF" w:rsidRDefault="006E5360" w:rsidP="00042DD8">
      <w:pPr>
        <w:spacing w:line="192" w:lineRule="auto"/>
        <w:ind w:firstLine="0"/>
        <w:rPr>
          <w:rFonts w:cs="Times New Roman"/>
          <w:sz w:val="28"/>
          <w:rtl/>
        </w:rPr>
      </w:pPr>
      <w:r w:rsidRPr="002D18BF">
        <w:rPr>
          <w:rFonts w:cs="B Mitra" w:hint="cs"/>
          <w:sz w:val="28"/>
          <w:rtl/>
        </w:rPr>
        <w:t xml:space="preserve">      ت ) اخذ واحد «پروژه ناتمام» در انتخاب واحد ترم آينده</w:t>
      </w:r>
    </w:p>
    <w:p w:rsidR="006F4896" w:rsidRPr="002D18BF" w:rsidRDefault="006F4896" w:rsidP="00042DD8">
      <w:pPr>
        <w:spacing w:line="192" w:lineRule="auto"/>
        <w:ind w:firstLine="0"/>
        <w:rPr>
          <w:rFonts w:cs="B Mitra"/>
          <w:sz w:val="14"/>
          <w:szCs w:val="14"/>
          <w:rtl/>
        </w:rPr>
      </w:pPr>
    </w:p>
    <w:p w:rsidR="003B4736" w:rsidRPr="002D18BF" w:rsidRDefault="003B4736" w:rsidP="00042DD8">
      <w:pPr>
        <w:pBdr>
          <w:bottom w:val="single" w:sz="6" w:space="1" w:color="auto"/>
        </w:pBdr>
        <w:spacing w:line="192" w:lineRule="auto"/>
        <w:ind w:firstLine="0"/>
        <w:rPr>
          <w:rFonts w:cs="B Mitra"/>
          <w:sz w:val="28"/>
          <w:rtl/>
        </w:rPr>
      </w:pPr>
      <w:r w:rsidRPr="002D18BF">
        <w:rPr>
          <w:rFonts w:cs="B Mitra" w:hint="cs"/>
          <w:sz w:val="28"/>
          <w:rtl/>
        </w:rPr>
        <w:t xml:space="preserve">تبصره : مهلت نهايي ارسال نمرات پروژه كارشناسي مطابق مصوبه كميته پروژه گروه كامپيوتر در جلسه مورخ 23/2/1382 مي باشد كه </w:t>
      </w:r>
      <w:r w:rsidR="006F4896" w:rsidRPr="002D18BF">
        <w:rPr>
          <w:rFonts w:cs="B Mitra" w:hint="cs"/>
          <w:sz w:val="28"/>
          <w:rtl/>
        </w:rPr>
        <w:t>در</w:t>
      </w:r>
      <w:r w:rsidRPr="002D18BF">
        <w:rPr>
          <w:rFonts w:cs="B Mitra" w:hint="cs"/>
          <w:sz w:val="28"/>
          <w:rtl/>
        </w:rPr>
        <w:t xml:space="preserve"> آ</w:t>
      </w:r>
      <w:r w:rsidR="006F4896" w:rsidRPr="002D18BF">
        <w:rPr>
          <w:rFonts w:cs="B Mitra" w:hint="cs"/>
          <w:sz w:val="28"/>
          <w:rtl/>
        </w:rPr>
        <w:t>ي</w:t>
      </w:r>
      <w:r w:rsidRPr="002D18BF">
        <w:rPr>
          <w:rFonts w:cs="B Mitra" w:hint="cs"/>
          <w:sz w:val="28"/>
          <w:rtl/>
        </w:rPr>
        <w:t xml:space="preserve">ين نامه موجود است . </w:t>
      </w:r>
    </w:p>
    <w:p w:rsidR="003B4736" w:rsidRPr="002D18BF" w:rsidRDefault="003B4736" w:rsidP="00042DD8">
      <w:pPr>
        <w:spacing w:line="192" w:lineRule="auto"/>
        <w:ind w:firstLine="0"/>
        <w:rPr>
          <w:rFonts w:cs="B Mitra"/>
          <w:sz w:val="12"/>
          <w:szCs w:val="12"/>
          <w:rtl/>
        </w:rPr>
      </w:pPr>
    </w:p>
    <w:p w:rsidR="003B4736" w:rsidRPr="002D18BF" w:rsidRDefault="003B4736" w:rsidP="00042DD8">
      <w:pPr>
        <w:spacing w:line="192" w:lineRule="auto"/>
        <w:ind w:firstLine="0"/>
        <w:rPr>
          <w:rFonts w:cs="B Mitra"/>
          <w:sz w:val="28"/>
          <w:rtl/>
        </w:rPr>
      </w:pPr>
      <w:r w:rsidRPr="002D18BF">
        <w:rPr>
          <w:rFonts w:cs="B Mitra" w:hint="cs"/>
          <w:sz w:val="28"/>
          <w:rtl/>
        </w:rPr>
        <w:t xml:space="preserve">نام و نام خانوادگي دانشجو :                             تاريخ درخواست:                امضاء دانشجو:       </w:t>
      </w:r>
    </w:p>
    <w:p w:rsidR="001A55BF" w:rsidRPr="002D18BF" w:rsidRDefault="001A55BF" w:rsidP="00042DD8">
      <w:pPr>
        <w:spacing w:line="192" w:lineRule="auto"/>
        <w:ind w:firstLine="0"/>
        <w:rPr>
          <w:rFonts w:cs="B Mitra"/>
          <w:sz w:val="18"/>
          <w:szCs w:val="18"/>
          <w:rtl/>
        </w:rPr>
      </w:pPr>
    </w:p>
    <w:p w:rsidR="001A55BF" w:rsidRPr="002D18BF" w:rsidRDefault="001A55BF" w:rsidP="00042DD8">
      <w:pPr>
        <w:spacing w:line="192" w:lineRule="auto"/>
        <w:ind w:firstLine="0"/>
        <w:rPr>
          <w:rFonts w:cs="B Mitra"/>
          <w:b/>
          <w:bCs/>
          <w:sz w:val="28"/>
          <w:rtl/>
        </w:rPr>
      </w:pPr>
      <w:r w:rsidRPr="002D18BF">
        <w:rPr>
          <w:rFonts w:cs="B Mitra" w:hint="cs"/>
          <w:b/>
          <w:bCs/>
          <w:sz w:val="28"/>
          <w:rtl/>
        </w:rPr>
        <w:t xml:space="preserve">اظهار نظر استاد راهنما و مدت زمان لازم براي تمديد پروژه : </w:t>
      </w:r>
    </w:p>
    <w:p w:rsidR="009E2899" w:rsidRDefault="009E2899" w:rsidP="00042DD8">
      <w:pPr>
        <w:spacing w:line="192" w:lineRule="auto"/>
        <w:ind w:firstLine="0"/>
        <w:rPr>
          <w:rFonts w:cs="B Mitra"/>
          <w:sz w:val="22"/>
          <w:szCs w:val="22"/>
          <w:rtl/>
        </w:rPr>
      </w:pPr>
    </w:p>
    <w:p w:rsidR="002D18BF" w:rsidRPr="002D18BF" w:rsidRDefault="002D18BF" w:rsidP="00042DD8">
      <w:pPr>
        <w:spacing w:line="192" w:lineRule="auto"/>
        <w:ind w:firstLine="0"/>
        <w:rPr>
          <w:rFonts w:cs="B Mitra"/>
          <w:sz w:val="22"/>
          <w:szCs w:val="22"/>
          <w:rtl/>
        </w:rPr>
      </w:pPr>
    </w:p>
    <w:p w:rsidR="009E2899" w:rsidRPr="002D18BF" w:rsidRDefault="009E2899" w:rsidP="00042DD8">
      <w:pPr>
        <w:spacing w:line="192" w:lineRule="auto"/>
        <w:ind w:firstLine="0"/>
        <w:rPr>
          <w:rFonts w:cs="B Mitra"/>
          <w:sz w:val="20"/>
          <w:szCs w:val="20"/>
          <w:rtl/>
        </w:rPr>
      </w:pPr>
    </w:p>
    <w:p w:rsidR="001A55BF" w:rsidRPr="002D18BF" w:rsidRDefault="001A55BF" w:rsidP="00042DD8">
      <w:pPr>
        <w:spacing w:line="192" w:lineRule="auto"/>
        <w:ind w:firstLine="0"/>
        <w:rPr>
          <w:rFonts w:cs="B Mitra"/>
          <w:sz w:val="28"/>
          <w:rtl/>
        </w:rPr>
      </w:pP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t xml:space="preserve">امضاء استاد راهنما </w:t>
      </w:r>
    </w:p>
    <w:p w:rsidR="006069FA" w:rsidRPr="002D18BF" w:rsidRDefault="006069FA" w:rsidP="00042DD8">
      <w:pPr>
        <w:spacing w:line="192" w:lineRule="auto"/>
        <w:ind w:firstLine="0"/>
        <w:rPr>
          <w:rFonts w:cs="B Mitra"/>
          <w:sz w:val="10"/>
          <w:szCs w:val="10"/>
          <w:rtl/>
        </w:rPr>
      </w:pPr>
    </w:p>
    <w:p w:rsidR="009E2899" w:rsidRPr="006D1C76" w:rsidRDefault="009E2899" w:rsidP="00042DD8">
      <w:pPr>
        <w:spacing w:line="192" w:lineRule="auto"/>
        <w:ind w:firstLine="0"/>
        <w:rPr>
          <w:rFonts w:cs="B Lotus"/>
          <w:sz w:val="28"/>
          <w:rtl/>
        </w:rPr>
      </w:pPr>
      <w:r w:rsidRPr="006D1C76">
        <w:rPr>
          <w:rFonts w:cs="B Lotus" w:hint="cs"/>
          <w:sz w:val="28"/>
          <w:rtl/>
        </w:rPr>
        <w:t xml:space="preserve">در جلسه كميته پروژه مورخه ................... بررسي و مورد تأييد قرار گرفت </w:t>
      </w:r>
      <w:r w:rsidRPr="006D1C76">
        <w:rPr>
          <w:rFonts w:cs="B Lotus" w:hint="cs"/>
          <w:sz w:val="28"/>
        </w:rPr>
        <w:sym w:font="Webdings" w:char="F031"/>
      </w:r>
      <w:r w:rsidRPr="006D1C76">
        <w:rPr>
          <w:rFonts w:cs="B Lotus" w:hint="cs"/>
          <w:sz w:val="28"/>
          <w:rtl/>
        </w:rPr>
        <w:t xml:space="preserve"> نگرفت </w:t>
      </w:r>
      <w:r w:rsidRPr="006D1C76">
        <w:rPr>
          <w:rFonts w:cs="B Lotus" w:hint="cs"/>
          <w:sz w:val="28"/>
        </w:rPr>
        <w:sym w:font="Webdings" w:char="F031"/>
      </w:r>
      <w:r w:rsidRPr="006D1C76">
        <w:rPr>
          <w:rFonts w:cs="B Lotus" w:hint="cs"/>
          <w:sz w:val="28"/>
          <w:rtl/>
        </w:rPr>
        <w:t xml:space="preserve">  علت : </w:t>
      </w:r>
    </w:p>
    <w:p w:rsidR="003B4736" w:rsidRDefault="009E2899" w:rsidP="00042DD8">
      <w:pPr>
        <w:spacing w:line="192" w:lineRule="auto"/>
        <w:ind w:firstLine="0"/>
        <w:rPr>
          <w:rtl/>
        </w:rPr>
      </w:pPr>
      <w:r w:rsidRPr="006D1C76">
        <w:rPr>
          <w:rFonts w:cs="B Lotus" w:hint="cs"/>
          <w:sz w:val="28"/>
          <w:rtl/>
        </w:rPr>
        <w:t xml:space="preserve"> </w:t>
      </w:r>
      <w:r w:rsidRPr="006D1C76">
        <w:rPr>
          <w:rFonts w:cs="B Lotus" w:hint="cs"/>
          <w:b/>
          <w:bCs/>
          <w:sz w:val="28"/>
          <w:rtl/>
        </w:rPr>
        <w:t>امضاء و تأييد</w:t>
      </w:r>
      <w:r w:rsidRPr="006D1C76">
        <w:rPr>
          <w:rFonts w:cs="B Lotus" w:hint="cs"/>
          <w:sz w:val="28"/>
          <w:rtl/>
        </w:rPr>
        <w:t xml:space="preserve"> دبير كميته پروژه :</w:t>
      </w:r>
    </w:p>
    <w:p w:rsidR="009338E0" w:rsidRDefault="009338E0" w:rsidP="005B3B97">
      <w:pPr>
        <w:spacing w:line="16" w:lineRule="atLeast"/>
        <w:rPr>
          <w:rtl/>
        </w:rPr>
        <w:sectPr w:rsidR="009338E0" w:rsidSect="00794C9E">
          <w:pgSz w:w="11906" w:h="16838" w:code="9"/>
          <w:pgMar w:top="0" w:right="851" w:bottom="0" w:left="851" w:header="0" w:footer="340" w:gutter="0"/>
          <w:cols w:space="720"/>
          <w:bidi/>
          <w:rtlGutter/>
        </w:sectPr>
      </w:pPr>
    </w:p>
    <w:p w:rsidR="009338E0" w:rsidRPr="00150A00" w:rsidRDefault="008D4F0E" w:rsidP="005B3B97">
      <w:pPr>
        <w:spacing w:line="16" w:lineRule="atLeast"/>
        <w:jc w:val="left"/>
        <w:rPr>
          <w:rFonts w:cs="B Mitra"/>
          <w:sz w:val="28"/>
          <w:rtl/>
          <w:lang w:bidi="fa-IR"/>
        </w:rPr>
      </w:pPr>
      <w:r>
        <w:rPr>
          <w:rFonts w:cs="B Mitra"/>
          <w:noProof/>
          <w:sz w:val="28"/>
          <w:rtl/>
        </w:rPr>
        <w:lastRenderedPageBreak/>
        <w:pict>
          <v:group id="_x0000_s1068" editas="canvas" style="position:absolute;left:0;text-align:left;margin-left:11.85pt;margin-top:-7.6pt;width:368.5pt;height:518.1pt;z-index:251650048" coordorigin="9010,699" coordsize="7370,10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9010;top:699;width:7370;height:10362" o:preferrelative="f" stroked="t">
              <v:fill o:detectmouseclick="t"/>
              <v:path o:extrusionok="t" o:connecttype="none"/>
              <o:lock v:ext="edit" aspectratio="f" text="t"/>
            </v:shape>
            <v:shape id="_x0000_s1072" type="#_x0000_t202" style="position:absolute;left:9370;top:2139;width:6660;height:8611" filled="f" stroked="f">
              <v:textbox style="mso-next-textbox:#_x0000_s1072">
                <w:txbxContent>
                  <w:p w:rsidR="002D65FA" w:rsidRDefault="002D65FA" w:rsidP="00EC44CA">
                    <w:pPr>
                      <w:rPr>
                        <w:rFonts w:cs="B Mitra"/>
                        <w:b/>
                        <w:bCs/>
                        <w:sz w:val="28"/>
                        <w:rtl/>
                        <w:lang w:bidi="fa-IR"/>
                      </w:rPr>
                    </w:pPr>
                    <w:r>
                      <w:rPr>
                        <w:rFonts w:cs="B Mitra" w:hint="cs"/>
                        <w:b/>
                        <w:bCs/>
                        <w:sz w:val="28"/>
                        <w:rtl/>
                        <w:lang w:bidi="fa-IR"/>
                      </w:rPr>
                      <w:t>به نام خدا</w:t>
                    </w:r>
                  </w:p>
                  <w:p w:rsidR="002D65FA" w:rsidRDefault="002D65FA" w:rsidP="00EC44CA">
                    <w:pPr>
                      <w:rPr>
                        <w:rFonts w:cs="B Mitra"/>
                        <w:b/>
                        <w:bCs/>
                        <w:sz w:val="28"/>
                        <w:rtl/>
                        <w:lang w:bidi="fa-IR"/>
                      </w:rPr>
                    </w:pPr>
                  </w:p>
                  <w:p w:rsidR="002D65FA" w:rsidRPr="00150A00" w:rsidRDefault="002D65FA" w:rsidP="00EC44CA">
                    <w:pPr>
                      <w:jc w:val="left"/>
                      <w:rPr>
                        <w:rFonts w:cs="B Mitra"/>
                        <w:b/>
                        <w:bCs/>
                        <w:sz w:val="28"/>
                        <w:rtl/>
                        <w:lang w:bidi="fa-IR"/>
                      </w:rPr>
                    </w:pPr>
                    <w:r w:rsidRPr="00150A00">
                      <w:rPr>
                        <w:rFonts w:cs="B Mitra" w:hint="cs"/>
                        <w:b/>
                        <w:bCs/>
                        <w:sz w:val="28"/>
                        <w:rtl/>
                        <w:lang w:bidi="fa-IR"/>
                      </w:rPr>
                      <w:t>به: کمیته پروژه گروه کامپیوتر</w:t>
                    </w:r>
                  </w:p>
                  <w:p w:rsidR="002D65FA" w:rsidRDefault="002D65FA" w:rsidP="00EC44CA">
                    <w:pPr>
                      <w:rPr>
                        <w:rFonts w:cs="B Mitra"/>
                        <w:sz w:val="28"/>
                        <w:rtl/>
                        <w:lang w:bidi="fa-IR"/>
                      </w:rPr>
                    </w:pPr>
                    <w:r>
                      <w:rPr>
                        <w:rFonts w:cs="B Mitra" w:hint="cs"/>
                        <w:sz w:val="28"/>
                        <w:rtl/>
                        <w:lang w:bidi="fa-IR"/>
                      </w:rPr>
                      <w:t xml:space="preserve">    گواهی می شود پروژه </w:t>
                    </w:r>
                    <w:r w:rsidRPr="00150A00">
                      <w:rPr>
                        <w:rFonts w:cs="B Mitra" w:hint="cs"/>
                        <w:sz w:val="28"/>
                        <w:rtl/>
                        <w:lang w:bidi="fa-IR"/>
                      </w:rPr>
                      <w:t xml:space="preserve"> با مشخصات زیر به اتمام رسیده است و آماده دفاع می</w:t>
                    </w:r>
                    <w:r>
                      <w:rPr>
                        <w:rFonts w:cs="B Mitra" w:hint="eastAsia"/>
                        <w:sz w:val="28"/>
                        <w:rtl/>
                        <w:lang w:bidi="fa-IR"/>
                      </w:rPr>
                      <w:t>‌</w:t>
                    </w:r>
                    <w:r w:rsidRPr="00150A00">
                      <w:rPr>
                        <w:rFonts w:cs="B Mitra" w:hint="cs"/>
                        <w:sz w:val="28"/>
                        <w:rtl/>
                        <w:lang w:bidi="fa-IR"/>
                      </w:rPr>
                      <w:t>باشد.</w:t>
                    </w:r>
                  </w:p>
                  <w:p w:rsidR="002D65FA" w:rsidRPr="00150A00" w:rsidRDefault="002D65FA" w:rsidP="00EC44CA">
                    <w:pPr>
                      <w:jc w:val="left"/>
                      <w:rPr>
                        <w:rFonts w:cs="B Mitra"/>
                        <w:sz w:val="28"/>
                        <w:rtl/>
                        <w:lang w:bidi="fa-IR"/>
                      </w:rPr>
                    </w:pPr>
                  </w:p>
                  <w:p w:rsidR="002D65FA" w:rsidRPr="00150A00" w:rsidRDefault="002D65FA" w:rsidP="00EC44CA">
                    <w:pPr>
                      <w:jc w:val="left"/>
                      <w:rPr>
                        <w:rFonts w:cs="B Mitra"/>
                        <w:b/>
                        <w:bCs/>
                        <w:sz w:val="28"/>
                        <w:rtl/>
                        <w:lang w:bidi="fa-IR"/>
                      </w:rPr>
                    </w:pPr>
                    <w:r w:rsidRPr="00150A00">
                      <w:rPr>
                        <w:rFonts w:cs="B Mitra" w:hint="cs"/>
                        <w:b/>
                        <w:bCs/>
                        <w:sz w:val="28"/>
                        <w:rtl/>
                        <w:lang w:bidi="fa-IR"/>
                      </w:rPr>
                      <w:t>عنوان پروژه:</w:t>
                    </w:r>
                  </w:p>
                  <w:p w:rsidR="002D65FA" w:rsidRPr="00150A00" w:rsidRDefault="002D65FA" w:rsidP="00EC44CA">
                    <w:pPr>
                      <w:jc w:val="left"/>
                      <w:rPr>
                        <w:rFonts w:cs="B Mitra"/>
                        <w:sz w:val="28"/>
                        <w:rtl/>
                        <w:lang w:bidi="fa-IR"/>
                      </w:rPr>
                    </w:pPr>
                  </w:p>
                  <w:p w:rsidR="002D65FA" w:rsidRPr="00150A00" w:rsidRDefault="002D65FA" w:rsidP="00EC44CA">
                    <w:pPr>
                      <w:jc w:val="left"/>
                      <w:rPr>
                        <w:rFonts w:cs="B Mitra"/>
                        <w:sz w:val="28"/>
                        <w:rtl/>
                        <w:lang w:bidi="fa-IR"/>
                      </w:rPr>
                    </w:pPr>
                  </w:p>
                  <w:p w:rsidR="002D65FA" w:rsidRPr="00150A00" w:rsidRDefault="002D65FA" w:rsidP="00EC44CA">
                    <w:pPr>
                      <w:jc w:val="left"/>
                      <w:rPr>
                        <w:rFonts w:cs="B Mitra"/>
                        <w:b/>
                        <w:bCs/>
                        <w:sz w:val="28"/>
                        <w:rtl/>
                        <w:lang w:bidi="fa-IR"/>
                      </w:rPr>
                    </w:pPr>
                    <w:r w:rsidRPr="00150A00">
                      <w:rPr>
                        <w:rFonts w:cs="B Mitra" w:hint="cs"/>
                        <w:b/>
                        <w:bCs/>
                        <w:sz w:val="28"/>
                        <w:rtl/>
                        <w:lang w:bidi="fa-IR"/>
                      </w:rPr>
                      <w:t>ارائه کنندگان: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029"/>
                      <w:gridCol w:w="3317"/>
                      <w:gridCol w:w="694"/>
                    </w:tblGrid>
                    <w:tr w:rsidR="002D65FA" w:rsidRPr="00974DB3">
                      <w:trPr>
                        <w:jc w:val="center"/>
                      </w:trPr>
                      <w:tc>
                        <w:tcPr>
                          <w:tcW w:w="1008" w:type="dxa"/>
                        </w:tcPr>
                        <w:p w:rsidR="002D65FA" w:rsidRPr="00974DB3" w:rsidRDefault="002D65FA" w:rsidP="00974DB3">
                          <w:pPr>
                            <w:ind w:firstLine="0"/>
                            <w:jc w:val="left"/>
                            <w:rPr>
                              <w:rFonts w:cs="B Mitra"/>
                              <w:sz w:val="28"/>
                              <w:lang w:bidi="fa-IR"/>
                            </w:rPr>
                          </w:pPr>
                          <w:r w:rsidRPr="00974DB3">
                            <w:rPr>
                              <w:rFonts w:cs="B Mitra" w:hint="cs"/>
                              <w:sz w:val="28"/>
                              <w:rtl/>
                              <w:lang w:bidi="fa-IR"/>
                            </w:rPr>
                            <w:t>گرایش</w:t>
                          </w:r>
                        </w:p>
                      </w:tc>
                      <w:tc>
                        <w:tcPr>
                          <w:tcW w:w="1029" w:type="dxa"/>
                        </w:tcPr>
                        <w:p w:rsidR="002D65FA" w:rsidRPr="00974DB3" w:rsidRDefault="002D65FA" w:rsidP="00974DB3">
                          <w:pPr>
                            <w:ind w:firstLine="0"/>
                            <w:jc w:val="left"/>
                            <w:rPr>
                              <w:rFonts w:cs="B Mitra"/>
                              <w:sz w:val="28"/>
                              <w:lang w:bidi="fa-IR"/>
                            </w:rPr>
                          </w:pPr>
                          <w:r w:rsidRPr="00974DB3">
                            <w:rPr>
                              <w:rFonts w:cs="B Mitra" w:hint="cs"/>
                              <w:sz w:val="28"/>
                              <w:rtl/>
                              <w:lang w:bidi="fa-IR"/>
                            </w:rPr>
                            <w:t>مقطع</w:t>
                          </w:r>
                        </w:p>
                      </w:tc>
                      <w:tc>
                        <w:tcPr>
                          <w:tcW w:w="3317" w:type="dxa"/>
                        </w:tcPr>
                        <w:p w:rsidR="002D65FA" w:rsidRPr="00974DB3" w:rsidRDefault="002D65FA" w:rsidP="00974DB3">
                          <w:pPr>
                            <w:ind w:firstLine="0"/>
                            <w:jc w:val="left"/>
                            <w:rPr>
                              <w:rFonts w:cs="B Mitra"/>
                              <w:sz w:val="28"/>
                              <w:lang w:bidi="fa-IR"/>
                            </w:rPr>
                          </w:pPr>
                          <w:r w:rsidRPr="00974DB3">
                            <w:rPr>
                              <w:rFonts w:cs="B Mitra" w:hint="cs"/>
                              <w:sz w:val="28"/>
                              <w:rtl/>
                              <w:lang w:bidi="fa-IR"/>
                            </w:rPr>
                            <w:t>نام و نام خانوادگی</w:t>
                          </w:r>
                        </w:p>
                      </w:tc>
                      <w:tc>
                        <w:tcPr>
                          <w:tcW w:w="694" w:type="dxa"/>
                        </w:tcPr>
                        <w:p w:rsidR="002D65FA" w:rsidRPr="00974DB3" w:rsidRDefault="002D65FA" w:rsidP="00974DB3">
                          <w:pPr>
                            <w:ind w:firstLine="0"/>
                            <w:jc w:val="left"/>
                            <w:rPr>
                              <w:rFonts w:cs="B Mitra"/>
                              <w:sz w:val="28"/>
                              <w:lang w:bidi="fa-IR"/>
                            </w:rPr>
                          </w:pPr>
                          <w:r w:rsidRPr="00974DB3">
                            <w:rPr>
                              <w:rFonts w:cs="B Mitra" w:hint="cs"/>
                              <w:sz w:val="28"/>
                              <w:rtl/>
                              <w:lang w:bidi="fa-IR"/>
                            </w:rPr>
                            <w:t>ردیف</w:t>
                          </w:r>
                        </w:p>
                      </w:tc>
                    </w:tr>
                    <w:tr w:rsidR="002D65FA" w:rsidRPr="00974DB3">
                      <w:trPr>
                        <w:jc w:val="center"/>
                      </w:trPr>
                      <w:tc>
                        <w:tcPr>
                          <w:tcW w:w="1008" w:type="dxa"/>
                        </w:tcPr>
                        <w:p w:rsidR="002D65FA" w:rsidRPr="00974DB3" w:rsidRDefault="002D65FA" w:rsidP="00974DB3">
                          <w:pPr>
                            <w:ind w:firstLine="0"/>
                            <w:jc w:val="left"/>
                            <w:rPr>
                              <w:rFonts w:cs="B Mitra"/>
                              <w:sz w:val="28"/>
                              <w:lang w:bidi="fa-IR"/>
                            </w:rPr>
                          </w:pPr>
                        </w:p>
                      </w:tc>
                      <w:tc>
                        <w:tcPr>
                          <w:tcW w:w="1029" w:type="dxa"/>
                        </w:tcPr>
                        <w:p w:rsidR="002D65FA" w:rsidRPr="00974DB3" w:rsidRDefault="002D65FA" w:rsidP="00974DB3">
                          <w:pPr>
                            <w:ind w:firstLine="0"/>
                            <w:jc w:val="left"/>
                            <w:rPr>
                              <w:rFonts w:cs="B Mitra"/>
                              <w:sz w:val="28"/>
                              <w:lang w:bidi="fa-IR"/>
                            </w:rPr>
                          </w:pPr>
                        </w:p>
                      </w:tc>
                      <w:tc>
                        <w:tcPr>
                          <w:tcW w:w="3317" w:type="dxa"/>
                        </w:tcPr>
                        <w:p w:rsidR="002D65FA" w:rsidRPr="00974DB3" w:rsidRDefault="002D65FA" w:rsidP="00974DB3">
                          <w:pPr>
                            <w:ind w:firstLine="0"/>
                            <w:rPr>
                              <w:rFonts w:cs="B Mitra"/>
                              <w:sz w:val="28"/>
                              <w:lang w:bidi="fa-IR"/>
                            </w:rPr>
                          </w:pPr>
                        </w:p>
                      </w:tc>
                      <w:tc>
                        <w:tcPr>
                          <w:tcW w:w="694" w:type="dxa"/>
                        </w:tcPr>
                        <w:p w:rsidR="002D65FA" w:rsidRPr="00974DB3" w:rsidRDefault="002D65FA" w:rsidP="00974DB3">
                          <w:pPr>
                            <w:ind w:firstLine="0"/>
                            <w:jc w:val="left"/>
                            <w:rPr>
                              <w:rFonts w:cs="B Mitra"/>
                              <w:sz w:val="28"/>
                              <w:lang w:bidi="fa-IR"/>
                            </w:rPr>
                          </w:pPr>
                        </w:p>
                      </w:tc>
                    </w:tr>
                    <w:tr w:rsidR="002D65FA" w:rsidRPr="00974DB3">
                      <w:trPr>
                        <w:jc w:val="center"/>
                      </w:trPr>
                      <w:tc>
                        <w:tcPr>
                          <w:tcW w:w="1008" w:type="dxa"/>
                        </w:tcPr>
                        <w:p w:rsidR="002D65FA" w:rsidRPr="00974DB3" w:rsidRDefault="002D65FA" w:rsidP="00974DB3">
                          <w:pPr>
                            <w:ind w:firstLine="0"/>
                            <w:jc w:val="left"/>
                            <w:rPr>
                              <w:rFonts w:cs="B Mitra"/>
                              <w:sz w:val="28"/>
                              <w:lang w:bidi="fa-IR"/>
                            </w:rPr>
                          </w:pPr>
                        </w:p>
                      </w:tc>
                      <w:tc>
                        <w:tcPr>
                          <w:tcW w:w="1029" w:type="dxa"/>
                        </w:tcPr>
                        <w:p w:rsidR="002D65FA" w:rsidRPr="00974DB3" w:rsidRDefault="002D65FA" w:rsidP="00974DB3">
                          <w:pPr>
                            <w:ind w:firstLine="0"/>
                            <w:jc w:val="left"/>
                            <w:rPr>
                              <w:rFonts w:cs="B Mitra"/>
                              <w:sz w:val="28"/>
                              <w:lang w:bidi="fa-IR"/>
                            </w:rPr>
                          </w:pPr>
                        </w:p>
                      </w:tc>
                      <w:tc>
                        <w:tcPr>
                          <w:tcW w:w="3317" w:type="dxa"/>
                        </w:tcPr>
                        <w:p w:rsidR="002D65FA" w:rsidRPr="00974DB3" w:rsidRDefault="002D65FA" w:rsidP="00974DB3">
                          <w:pPr>
                            <w:ind w:firstLine="0"/>
                            <w:rPr>
                              <w:rFonts w:cs="B Mitra"/>
                              <w:sz w:val="28"/>
                              <w:lang w:bidi="fa-IR"/>
                            </w:rPr>
                          </w:pPr>
                        </w:p>
                      </w:tc>
                      <w:tc>
                        <w:tcPr>
                          <w:tcW w:w="694" w:type="dxa"/>
                        </w:tcPr>
                        <w:p w:rsidR="002D65FA" w:rsidRPr="00974DB3" w:rsidRDefault="002D65FA" w:rsidP="00974DB3">
                          <w:pPr>
                            <w:ind w:firstLine="0"/>
                            <w:jc w:val="left"/>
                            <w:rPr>
                              <w:rFonts w:cs="B Mitra"/>
                              <w:sz w:val="28"/>
                              <w:lang w:bidi="fa-IR"/>
                            </w:rPr>
                          </w:pPr>
                        </w:p>
                      </w:tc>
                    </w:tr>
                  </w:tbl>
                  <w:p w:rsidR="002D65FA" w:rsidRPr="00150A00" w:rsidRDefault="002D65FA" w:rsidP="00EC44CA">
                    <w:pPr>
                      <w:jc w:val="left"/>
                      <w:rPr>
                        <w:rFonts w:cs="B Mitra"/>
                        <w:sz w:val="28"/>
                        <w:rtl/>
                        <w:lang w:bidi="fa-IR"/>
                      </w:rPr>
                    </w:pPr>
                  </w:p>
                  <w:p w:rsidR="002D65FA" w:rsidRPr="00150A00" w:rsidRDefault="002D65FA" w:rsidP="00EC44CA">
                    <w:pPr>
                      <w:jc w:val="left"/>
                      <w:rPr>
                        <w:rFonts w:cs="B Mitra"/>
                        <w:sz w:val="28"/>
                        <w:rtl/>
                        <w:lang w:bidi="fa-IR"/>
                      </w:rPr>
                    </w:pPr>
                    <w:r w:rsidRPr="00150A00">
                      <w:rPr>
                        <w:rFonts w:cs="B Mitra" w:hint="cs"/>
                        <w:sz w:val="28"/>
                        <w:rtl/>
                        <w:lang w:bidi="fa-IR"/>
                      </w:rPr>
                      <w:t>نام و نام خانوادگی استاد(اساتید) راهنما:</w:t>
                    </w:r>
                  </w:p>
                  <w:p w:rsidR="002D65FA" w:rsidRDefault="002D65FA" w:rsidP="00EC44CA">
                    <w:pPr>
                      <w:rPr>
                        <w:rFonts w:cs="B Mitra"/>
                        <w:sz w:val="28"/>
                        <w:rtl/>
                        <w:lang w:bidi="fa-IR"/>
                      </w:rPr>
                    </w:pPr>
                    <w:r w:rsidRPr="00150A00">
                      <w:rPr>
                        <w:rFonts w:cs="B Mitra" w:hint="cs"/>
                        <w:sz w:val="28"/>
                        <w:rtl/>
                        <w:lang w:bidi="fa-IR"/>
                      </w:rPr>
                      <w:t>تاریخ و امضاء:</w:t>
                    </w:r>
                  </w:p>
                  <w:p w:rsidR="002D65FA" w:rsidRDefault="002D65FA" w:rsidP="00EC44CA">
                    <w:pPr>
                      <w:rPr>
                        <w:rFonts w:cs="B Mitra"/>
                        <w:sz w:val="28"/>
                        <w:rtl/>
                        <w:lang w:bidi="fa-IR"/>
                      </w:rPr>
                    </w:pPr>
                  </w:p>
                  <w:p w:rsidR="002D65FA" w:rsidRDefault="002D65FA" w:rsidP="00EC44CA">
                    <w:pPr>
                      <w:jc w:val="left"/>
                      <w:rPr>
                        <w:rFonts w:cs="B Mitra"/>
                        <w:sz w:val="28"/>
                        <w:rtl/>
                        <w:lang w:bidi="fa-IR"/>
                      </w:rPr>
                    </w:pPr>
                  </w:p>
                  <w:p w:rsidR="002D65FA" w:rsidRDefault="002D65FA" w:rsidP="00EC44CA">
                    <w:pPr>
                      <w:jc w:val="left"/>
                      <w:rPr>
                        <w:rFonts w:cs="B Mitra"/>
                        <w:sz w:val="28"/>
                        <w:rtl/>
                        <w:lang w:bidi="fa-IR"/>
                      </w:rPr>
                    </w:pPr>
                  </w:p>
                  <w:p w:rsidR="002D65FA" w:rsidRPr="00D01488" w:rsidRDefault="002D65FA" w:rsidP="00EC44CA">
                    <w:pPr>
                      <w:jc w:val="left"/>
                    </w:pPr>
                    <w:r w:rsidRPr="00150A00">
                      <w:rPr>
                        <w:rFonts w:cs="B Mitra" w:hint="cs"/>
                        <w:sz w:val="28"/>
                        <w:rtl/>
                        <w:lang w:bidi="fa-IR"/>
                      </w:rPr>
                      <w:t>:</w:t>
                    </w:r>
                  </w:p>
                </w:txbxContent>
              </v:textbox>
            </v:shape>
            <v:shape id="_x0000_s1091" type="#_x0000_t75" style="position:absolute;left:9052;top:720;width:1699;height:2160">
              <v:imagedata r:id="rId49" o:title="scan0002"/>
            </v:shape>
            <w10:wrap anchorx="page"/>
          </v:group>
        </w:pict>
      </w:r>
      <w:r>
        <w:rPr>
          <w:noProof/>
          <w:rtl/>
        </w:rPr>
        <w:pict>
          <v:group id="_x0000_s1073" editas="canvas" style="position:absolute;left:0;text-align:left;margin-left:-384.65pt;margin-top:-9pt;width:368.5pt;height:522pt;z-index:251651072" coordorigin="1080,671" coordsize="7370,10440">
            <v:shape id="_x0000_s1074" type="#_x0000_t75" style="position:absolute;left:1080;top:671;width:7370;height:10440" o:preferrelative="f" stroked="t">
              <v:fill o:detectmouseclick="t"/>
              <v:path o:extrusionok="t" o:connecttype="none"/>
              <o:lock v:ext="edit" aspectratio="f" text="t"/>
            </v:shape>
            <v:shape id="_x0000_s1077" type="#_x0000_t202" style="position:absolute;left:1440;top:1751;width:6660;height:9180" filled="f" stroked="f">
              <v:textbox style="mso-next-textbox:#_x0000_s1077">
                <w:txbxContent>
                  <w:p w:rsidR="002D65FA" w:rsidRDefault="002D65FA" w:rsidP="00C27901">
                    <w:pPr>
                      <w:rPr>
                        <w:rFonts w:cs="B Mitra"/>
                        <w:b/>
                        <w:bCs/>
                        <w:sz w:val="28"/>
                        <w:rtl/>
                        <w:lang w:bidi="fa-IR"/>
                      </w:rPr>
                    </w:pPr>
                    <w:r>
                      <w:rPr>
                        <w:rFonts w:cs="B Mitra" w:hint="cs"/>
                        <w:b/>
                        <w:bCs/>
                        <w:sz w:val="28"/>
                        <w:rtl/>
                        <w:lang w:bidi="fa-IR"/>
                      </w:rPr>
                      <w:t>به نام خدا</w:t>
                    </w:r>
                  </w:p>
                  <w:p w:rsidR="002D65FA" w:rsidRDefault="002D65FA" w:rsidP="00C27901">
                    <w:pPr>
                      <w:rPr>
                        <w:rFonts w:cs="B Mitra"/>
                        <w:b/>
                        <w:bCs/>
                        <w:sz w:val="28"/>
                        <w:rtl/>
                        <w:lang w:bidi="fa-IR"/>
                      </w:rPr>
                    </w:pPr>
                  </w:p>
                  <w:p w:rsidR="002D65FA" w:rsidRDefault="002D65FA" w:rsidP="00C27901">
                    <w:pPr>
                      <w:rPr>
                        <w:rFonts w:cs="B Mitra"/>
                        <w:b/>
                        <w:bCs/>
                        <w:sz w:val="28"/>
                        <w:rtl/>
                        <w:lang w:bidi="fa-IR"/>
                      </w:rPr>
                    </w:pPr>
                  </w:p>
                  <w:p w:rsidR="002D65FA" w:rsidRPr="00EC70CE" w:rsidRDefault="002D65FA" w:rsidP="00C27901">
                    <w:pPr>
                      <w:rPr>
                        <w:sz w:val="28"/>
                        <w:rtl/>
                      </w:rPr>
                    </w:pPr>
                    <w:r>
                      <w:rPr>
                        <w:rFonts w:hint="cs"/>
                        <w:sz w:val="28"/>
                        <w:rtl/>
                      </w:rPr>
                      <w:t xml:space="preserve">استاد محترم، </w:t>
                    </w:r>
                    <w:r w:rsidRPr="00EC70CE">
                      <w:rPr>
                        <w:rFonts w:hint="cs"/>
                        <w:sz w:val="28"/>
                        <w:rtl/>
                      </w:rPr>
                      <w:t>..................</w:t>
                    </w:r>
                    <w:r>
                      <w:rPr>
                        <w:rFonts w:hint="cs"/>
                        <w:sz w:val="28"/>
                        <w:rtl/>
                      </w:rPr>
                      <w:t>........</w:t>
                    </w:r>
                    <w:r w:rsidRPr="00EC70CE">
                      <w:rPr>
                        <w:rFonts w:hint="cs"/>
                        <w:sz w:val="28"/>
                        <w:rtl/>
                      </w:rPr>
                      <w:t>.......................</w:t>
                    </w:r>
                  </w:p>
                  <w:p w:rsidR="002D65FA" w:rsidRPr="00EC70CE" w:rsidRDefault="002D65FA" w:rsidP="00C27901">
                    <w:pPr>
                      <w:rPr>
                        <w:sz w:val="28"/>
                        <w:rtl/>
                      </w:rPr>
                    </w:pPr>
                    <w:r w:rsidRPr="00EC70CE">
                      <w:rPr>
                        <w:rFonts w:hint="cs"/>
                        <w:sz w:val="28"/>
                        <w:rtl/>
                      </w:rPr>
                      <w:t xml:space="preserve">بدینوسیله از جنابعالی دعوت می شود تا </w:t>
                    </w:r>
                    <w:r>
                      <w:rPr>
                        <w:rFonts w:hint="cs"/>
                        <w:sz w:val="28"/>
                        <w:rtl/>
                      </w:rPr>
                      <w:t xml:space="preserve">به عنوان استاد داور </w:t>
                    </w:r>
                    <w:r w:rsidRPr="00EC70CE">
                      <w:rPr>
                        <w:rFonts w:hint="cs"/>
                        <w:sz w:val="28"/>
                        <w:rtl/>
                      </w:rPr>
                      <w:t xml:space="preserve">در جلسه دفاع  با عنوان: </w:t>
                    </w:r>
                    <w:r>
                      <w:rPr>
                        <w:rFonts w:hint="cs"/>
                        <w:sz w:val="28"/>
                        <w:rtl/>
                      </w:rPr>
                      <w:t>........</w:t>
                    </w:r>
                    <w:r w:rsidRPr="00EC70CE">
                      <w:rPr>
                        <w:rFonts w:hint="cs"/>
                        <w:sz w:val="28"/>
                        <w:rtl/>
                      </w:rPr>
                      <w:t>..........................................................</w:t>
                    </w:r>
                    <w:r>
                      <w:rPr>
                        <w:rFonts w:hint="cs"/>
                        <w:sz w:val="28"/>
                        <w:rtl/>
                      </w:rPr>
                      <w:t>..............</w:t>
                    </w:r>
                    <w:r w:rsidRPr="00EC70CE">
                      <w:rPr>
                        <w:rFonts w:hint="cs"/>
                        <w:sz w:val="28"/>
                        <w:rtl/>
                      </w:rPr>
                      <w:t>........</w:t>
                    </w:r>
                    <w:r>
                      <w:rPr>
                        <w:rFonts w:hint="cs"/>
                        <w:sz w:val="28"/>
                        <w:rtl/>
                      </w:rPr>
                      <w:t>.............</w:t>
                    </w:r>
                    <w:r w:rsidRPr="00EC70CE">
                      <w:rPr>
                        <w:rFonts w:hint="cs"/>
                        <w:sz w:val="28"/>
                        <w:rtl/>
                      </w:rPr>
                      <w:t xml:space="preserve"> </w:t>
                    </w:r>
                    <w:r>
                      <w:rPr>
                        <w:rFonts w:hint="cs"/>
                        <w:sz w:val="28"/>
                        <w:rtl/>
                      </w:rPr>
                      <w:t xml:space="preserve">در مقطع تحصيلي ......................... </w:t>
                    </w:r>
                    <w:r w:rsidRPr="00EC70CE">
                      <w:rPr>
                        <w:rFonts w:hint="cs"/>
                        <w:sz w:val="28"/>
                        <w:rtl/>
                      </w:rPr>
                      <w:t xml:space="preserve">که توسط دانشجویان </w:t>
                    </w:r>
                    <w:r>
                      <w:rPr>
                        <w:rFonts w:hint="cs"/>
                        <w:sz w:val="28"/>
                        <w:rtl/>
                      </w:rPr>
                      <w:t>زیر:</w:t>
                    </w:r>
                  </w:p>
                  <w:p w:rsidR="002D65FA" w:rsidRPr="00EC70CE" w:rsidRDefault="002D65FA" w:rsidP="00C27901">
                    <w:pPr>
                      <w:rPr>
                        <w:sz w:val="28"/>
                        <w:rtl/>
                      </w:rPr>
                    </w:pPr>
                    <w:r w:rsidRPr="00EC70CE">
                      <w:rPr>
                        <w:rFonts w:hint="cs"/>
                        <w:sz w:val="28"/>
                        <w:rtl/>
                      </w:rPr>
                      <w:t>1-</w:t>
                    </w:r>
                  </w:p>
                  <w:p w:rsidR="002D65FA" w:rsidRPr="00EC70CE" w:rsidRDefault="002D65FA" w:rsidP="00C27901">
                    <w:pPr>
                      <w:rPr>
                        <w:sz w:val="28"/>
                        <w:rtl/>
                      </w:rPr>
                    </w:pPr>
                    <w:r w:rsidRPr="00EC70CE">
                      <w:rPr>
                        <w:rFonts w:hint="cs"/>
                        <w:sz w:val="28"/>
                        <w:rtl/>
                      </w:rPr>
                      <w:t>2-</w:t>
                    </w:r>
                  </w:p>
                  <w:p w:rsidR="002D65FA" w:rsidRPr="00EC70CE" w:rsidRDefault="002D65FA" w:rsidP="00C27901">
                    <w:pPr>
                      <w:rPr>
                        <w:sz w:val="28"/>
                        <w:rtl/>
                      </w:rPr>
                    </w:pPr>
                    <w:r w:rsidRPr="00EC70CE">
                      <w:rPr>
                        <w:rFonts w:hint="cs"/>
                        <w:sz w:val="28"/>
                        <w:rtl/>
                      </w:rPr>
                      <w:t>با راهنمایی استاد محترم ................................................. انجام شده است، حضور بهم رسانید.</w:t>
                    </w:r>
                  </w:p>
                  <w:p w:rsidR="002D65FA" w:rsidRDefault="002D65FA" w:rsidP="003F412A">
                    <w:pPr>
                      <w:rPr>
                        <w:sz w:val="28"/>
                        <w:rtl/>
                      </w:rPr>
                    </w:pPr>
                    <w:r>
                      <w:rPr>
                        <w:rFonts w:hint="cs"/>
                        <w:sz w:val="28"/>
                        <w:rtl/>
                      </w:rPr>
                      <w:t>يک نسخه از پ</w:t>
                    </w:r>
                    <w:r w:rsidRPr="00EC70CE">
                      <w:rPr>
                        <w:rFonts w:hint="cs"/>
                        <w:sz w:val="28"/>
                        <w:rtl/>
                      </w:rPr>
                      <w:t>ایان نامه و فرم پیشنهاد پرو</w:t>
                    </w:r>
                    <w:r>
                      <w:rPr>
                        <w:rFonts w:hint="cs"/>
                        <w:sz w:val="28"/>
                        <w:rtl/>
                      </w:rPr>
                      <w:t>ژ</w:t>
                    </w:r>
                    <w:r w:rsidRPr="00EC70CE">
                      <w:rPr>
                        <w:rFonts w:hint="cs"/>
                        <w:sz w:val="28"/>
                        <w:rtl/>
                      </w:rPr>
                      <w:t xml:space="preserve">ه </w:t>
                    </w:r>
                    <w:r>
                      <w:rPr>
                        <w:rFonts w:hint="cs"/>
                        <w:sz w:val="28"/>
                        <w:rtl/>
                      </w:rPr>
                      <w:t xml:space="preserve">توسط </w:t>
                    </w:r>
                    <w:r w:rsidRPr="00EC70CE">
                      <w:rPr>
                        <w:rFonts w:hint="cs"/>
                        <w:sz w:val="28"/>
                        <w:rtl/>
                      </w:rPr>
                      <w:t xml:space="preserve">دانشجویان مذکور به </w:t>
                    </w:r>
                    <w:r>
                      <w:rPr>
                        <w:rFonts w:hint="cs"/>
                        <w:sz w:val="28"/>
                        <w:rtl/>
                      </w:rPr>
                      <w:t>حضور تقديم</w:t>
                    </w:r>
                    <w:r w:rsidRPr="00EC70CE">
                      <w:rPr>
                        <w:rFonts w:hint="cs"/>
                        <w:sz w:val="28"/>
                        <w:rtl/>
                      </w:rPr>
                      <w:t xml:space="preserve"> می</w:t>
                    </w:r>
                    <w:r>
                      <w:rPr>
                        <w:rFonts w:hint="eastAsia"/>
                        <w:sz w:val="28"/>
                        <w:rtl/>
                      </w:rPr>
                      <w:t>‌</w:t>
                    </w:r>
                    <w:r w:rsidRPr="00EC70CE">
                      <w:rPr>
                        <w:rFonts w:hint="cs"/>
                        <w:sz w:val="28"/>
                        <w:rtl/>
                      </w:rPr>
                      <w:t>گردد. در ضمن  به منظور شرکت در جلسه دفاع، زمان پیشنهادی خود را اعلام نما</w:t>
                    </w:r>
                    <w:r>
                      <w:rPr>
                        <w:rFonts w:hint="cs"/>
                        <w:sz w:val="28"/>
                        <w:rtl/>
                      </w:rPr>
                      <w:t>يي</w:t>
                    </w:r>
                    <w:r w:rsidRPr="00EC70CE">
                      <w:rPr>
                        <w:rFonts w:hint="cs"/>
                        <w:sz w:val="28"/>
                        <w:rtl/>
                      </w:rPr>
                      <w:t>د.</w:t>
                    </w:r>
                  </w:p>
                  <w:p w:rsidR="002D65FA" w:rsidRPr="00EC70CE" w:rsidRDefault="002D65FA" w:rsidP="00C27901">
                    <w:pPr>
                      <w:rPr>
                        <w:sz w:val="28"/>
                        <w:rtl/>
                      </w:rPr>
                    </w:pPr>
                  </w:p>
                  <w:p w:rsidR="002D65FA" w:rsidRPr="00EC70CE" w:rsidRDefault="002D65FA" w:rsidP="00C27901">
                    <w:pPr>
                      <w:ind w:left="1440" w:firstLine="720"/>
                      <w:jc w:val="center"/>
                      <w:rPr>
                        <w:sz w:val="28"/>
                        <w:rtl/>
                      </w:rPr>
                    </w:pPr>
                    <w:r w:rsidRPr="00EC70CE">
                      <w:rPr>
                        <w:rFonts w:hint="cs"/>
                        <w:sz w:val="28"/>
                        <w:rtl/>
                      </w:rPr>
                      <w:t xml:space="preserve">با احترام </w:t>
                    </w:r>
                  </w:p>
                  <w:p w:rsidR="002D65FA" w:rsidRDefault="002D65FA" w:rsidP="00C27901">
                    <w:pPr>
                      <w:ind w:left="3600" w:firstLine="720"/>
                      <w:rPr>
                        <w:rFonts w:cs="B Mitra"/>
                        <w:b/>
                        <w:bCs/>
                        <w:sz w:val="28"/>
                        <w:rtl/>
                        <w:lang w:bidi="fa-IR"/>
                      </w:rPr>
                    </w:pPr>
                    <w:r w:rsidRPr="00EC70CE">
                      <w:rPr>
                        <w:rFonts w:hint="cs"/>
                        <w:sz w:val="28"/>
                        <w:rtl/>
                      </w:rPr>
                      <w:t>دبیر کمیته پروژه</w:t>
                    </w:r>
                  </w:p>
                  <w:p w:rsidR="002D65FA" w:rsidRPr="00D01488" w:rsidRDefault="002D65FA" w:rsidP="00C27901">
                    <w:pPr>
                      <w:jc w:val="right"/>
                    </w:pPr>
                  </w:p>
                </w:txbxContent>
              </v:textbox>
            </v:shape>
            <v:shape id="_x0000_s1090" type="#_x0000_t75" style="position:absolute;left:1132;top:720;width:1699;height:2160">
              <v:imagedata r:id="rId49" o:title="scan0002"/>
            </v:shape>
            <w10:wrap anchorx="page"/>
          </v:group>
        </w:pict>
      </w:r>
    </w:p>
    <w:p w:rsidR="00F30FB8" w:rsidRDefault="00F30FB8"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8D4F0E" w:rsidP="005B3B97">
      <w:pPr>
        <w:spacing w:line="16" w:lineRule="atLeast"/>
        <w:jc w:val="left"/>
        <w:rPr>
          <w:rtl/>
        </w:rPr>
      </w:pPr>
      <w:r>
        <w:rPr>
          <w:noProof/>
          <w:rtl/>
        </w:rPr>
        <w:pict>
          <v:group id="_x0000_s1078" editas="canvas" style="position:absolute;left:0;text-align:left;margin-left:14.05pt;margin-top:-11.5pt;width:368.5pt;height:522pt;z-index:251652096" coordorigin="9054,621" coordsize="7370,10440">
            <v:shape id="_x0000_s1079" type="#_x0000_t75" style="position:absolute;left:9054;top:621;width:7370;height:10440" o:preferrelative="f" stroked="t">
              <v:fill o:detectmouseclick="t"/>
              <v:path o:extrusionok="t" o:connecttype="none"/>
              <o:lock v:ext="edit" aspectratio="f" text="t"/>
            </v:shape>
            <v:shape id="_x0000_s1081" type="#_x0000_t202" style="position:absolute;left:9414;top:1701;width:6660;height:9180" filled="f" stroked="f">
              <v:textbox style="mso-next-textbox:#_x0000_s1081">
                <w:txbxContent>
                  <w:p w:rsidR="002D65FA" w:rsidRDefault="002D65FA" w:rsidP="00EC44CA">
                    <w:pPr>
                      <w:rPr>
                        <w:rFonts w:cs="B Mitra"/>
                        <w:b/>
                        <w:bCs/>
                        <w:sz w:val="28"/>
                        <w:rtl/>
                        <w:lang w:bidi="fa-IR"/>
                      </w:rPr>
                    </w:pPr>
                    <w:r>
                      <w:rPr>
                        <w:rFonts w:cs="B Mitra" w:hint="cs"/>
                        <w:b/>
                        <w:bCs/>
                        <w:sz w:val="28"/>
                        <w:rtl/>
                        <w:lang w:bidi="fa-IR"/>
                      </w:rPr>
                      <w:t>به نام خدا</w:t>
                    </w:r>
                  </w:p>
                  <w:p w:rsidR="002D65FA" w:rsidRDefault="002D65FA" w:rsidP="00EC44CA">
                    <w:pPr>
                      <w:rPr>
                        <w:rFonts w:cs="B Mitra"/>
                        <w:b/>
                        <w:bCs/>
                        <w:sz w:val="28"/>
                        <w:rtl/>
                        <w:lang w:bidi="fa-IR"/>
                      </w:rPr>
                    </w:pPr>
                  </w:p>
                  <w:p w:rsidR="002D65FA" w:rsidRDefault="002D65FA" w:rsidP="00EC44CA">
                    <w:pPr>
                      <w:rPr>
                        <w:rFonts w:cs="B Mitra"/>
                        <w:b/>
                        <w:bCs/>
                        <w:sz w:val="28"/>
                        <w:rtl/>
                        <w:lang w:bidi="fa-IR"/>
                      </w:rPr>
                    </w:pPr>
                  </w:p>
                  <w:p w:rsidR="002D65FA" w:rsidRPr="00310D0A" w:rsidRDefault="002D65FA" w:rsidP="00EC44CA">
                    <w:pPr>
                      <w:rPr>
                        <w:rFonts w:cs="B Mitra"/>
                        <w:b/>
                        <w:bCs/>
                        <w:sz w:val="26"/>
                        <w:szCs w:val="26"/>
                        <w:rtl/>
                        <w:lang w:bidi="fa-IR"/>
                      </w:rPr>
                    </w:pPr>
                    <w:r>
                      <w:rPr>
                        <w:rFonts w:cs="B Mitra" w:hint="cs"/>
                        <w:b/>
                        <w:bCs/>
                        <w:sz w:val="26"/>
                        <w:szCs w:val="26"/>
                        <w:rtl/>
                        <w:lang w:bidi="fa-IR"/>
                      </w:rPr>
                      <w:t>مدیر</w:t>
                    </w:r>
                    <w:r w:rsidRPr="00310D0A">
                      <w:rPr>
                        <w:rFonts w:cs="B Mitra" w:hint="cs"/>
                        <w:b/>
                        <w:bCs/>
                        <w:sz w:val="26"/>
                        <w:szCs w:val="26"/>
                        <w:rtl/>
                        <w:lang w:bidi="fa-IR"/>
                      </w:rPr>
                      <w:t xml:space="preserve"> محترم</w:t>
                    </w:r>
                    <w:r>
                      <w:rPr>
                        <w:rFonts w:cs="B Mitra" w:hint="cs"/>
                        <w:b/>
                        <w:bCs/>
                        <w:sz w:val="26"/>
                        <w:szCs w:val="26"/>
                        <w:rtl/>
                        <w:lang w:bidi="fa-IR"/>
                      </w:rPr>
                      <w:t xml:space="preserve"> اداره</w:t>
                    </w:r>
                    <w:r w:rsidRPr="00310D0A">
                      <w:rPr>
                        <w:rFonts w:cs="B Mitra" w:hint="cs"/>
                        <w:b/>
                        <w:bCs/>
                        <w:sz w:val="26"/>
                        <w:szCs w:val="26"/>
                        <w:rtl/>
                        <w:lang w:bidi="fa-IR"/>
                      </w:rPr>
                      <w:t xml:space="preserve"> آموزش</w:t>
                    </w:r>
                  </w:p>
                  <w:p w:rsidR="002D65FA" w:rsidRDefault="002D65FA" w:rsidP="00EC44CA">
                    <w:pPr>
                      <w:rPr>
                        <w:rFonts w:cs="B Mitra"/>
                        <w:b/>
                        <w:bCs/>
                        <w:sz w:val="26"/>
                        <w:szCs w:val="26"/>
                        <w:rtl/>
                        <w:lang w:bidi="fa-IR"/>
                      </w:rPr>
                    </w:pPr>
                  </w:p>
                  <w:p w:rsidR="002D65FA" w:rsidRDefault="002D65FA" w:rsidP="00EC44CA">
                    <w:pPr>
                      <w:jc w:val="both"/>
                      <w:rPr>
                        <w:rFonts w:cs="B Mitra"/>
                        <w:b/>
                        <w:bCs/>
                        <w:sz w:val="26"/>
                        <w:szCs w:val="26"/>
                        <w:rtl/>
                        <w:lang w:bidi="fa-IR"/>
                      </w:rPr>
                    </w:pPr>
                  </w:p>
                  <w:p w:rsidR="002D65FA" w:rsidRDefault="002D65FA" w:rsidP="00EC44CA">
                    <w:pPr>
                      <w:jc w:val="both"/>
                      <w:rPr>
                        <w:rFonts w:cs="B Mitra"/>
                        <w:sz w:val="26"/>
                        <w:szCs w:val="26"/>
                        <w:rtl/>
                        <w:lang w:bidi="fa-IR"/>
                      </w:rPr>
                    </w:pPr>
                    <w:r>
                      <w:rPr>
                        <w:rFonts w:cs="B Mitra" w:hint="cs"/>
                        <w:sz w:val="26"/>
                        <w:szCs w:val="26"/>
                        <w:rtl/>
                        <w:lang w:bidi="fa-IR"/>
                      </w:rPr>
                      <w:t>با سلام</w:t>
                    </w:r>
                  </w:p>
                  <w:p w:rsidR="002D65FA" w:rsidRDefault="002D65FA" w:rsidP="00EC44CA">
                    <w:pPr>
                      <w:jc w:val="both"/>
                      <w:rPr>
                        <w:rFonts w:cs="B Mitra"/>
                        <w:sz w:val="26"/>
                        <w:szCs w:val="26"/>
                        <w:rtl/>
                        <w:lang w:bidi="fa-IR"/>
                      </w:rPr>
                    </w:pPr>
                    <w:r>
                      <w:rPr>
                        <w:rFonts w:cs="B Mitra" w:hint="cs"/>
                        <w:sz w:val="26"/>
                        <w:szCs w:val="26"/>
                        <w:rtl/>
                        <w:lang w:bidi="fa-IR"/>
                      </w:rPr>
                      <w:tab/>
                      <w:t xml:space="preserve">احتراماً دانشجویان زیر جهت برگزاری جلسه دفاع از پروژه پاياني خود            در تاریخ                        ساعت                  به حضور معرفی </w:t>
                    </w:r>
                    <w:r>
                      <w:rPr>
                        <w:rFonts w:cs="B Mitra"/>
                        <w:sz w:val="26"/>
                        <w:szCs w:val="26"/>
                        <w:rtl/>
                        <w:lang w:bidi="fa-IR"/>
                      </w:rPr>
                      <w:br/>
                    </w:r>
                    <w:r>
                      <w:rPr>
                        <w:rFonts w:cs="B Mitra" w:hint="cs"/>
                        <w:sz w:val="26"/>
                        <w:szCs w:val="26"/>
                        <w:rtl/>
                        <w:lang w:bidi="fa-IR"/>
                      </w:rPr>
                      <w:t>می</w:t>
                    </w:r>
                    <w:r>
                      <w:rPr>
                        <w:rFonts w:cs="B Mitra" w:hint="eastAsia"/>
                        <w:sz w:val="26"/>
                        <w:szCs w:val="26"/>
                        <w:rtl/>
                        <w:lang w:bidi="fa-IR"/>
                      </w:rPr>
                      <w:t>‌</w:t>
                    </w:r>
                    <w:r>
                      <w:rPr>
                        <w:rFonts w:cs="B Mitra" w:hint="cs"/>
                        <w:sz w:val="26"/>
                        <w:szCs w:val="26"/>
                        <w:rtl/>
                        <w:lang w:bidi="fa-IR"/>
                      </w:rPr>
                      <w:t>شوند. لطفاً همکاری لازم را جهت تخصیص محل برگزاری جلسه و وسایل مورد نیاز  عنایت فرمايید.</w:t>
                    </w:r>
                  </w:p>
                  <w:p w:rsidR="002D65FA" w:rsidRDefault="002D65FA" w:rsidP="00EC44CA">
                    <w:pPr>
                      <w:jc w:val="both"/>
                      <w:rPr>
                        <w:rFonts w:cs="B Mitra"/>
                        <w:sz w:val="26"/>
                        <w:szCs w:val="26"/>
                        <w:rtl/>
                        <w:lang w:bidi="fa-IR"/>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2987"/>
                      <w:gridCol w:w="1109"/>
                      <w:gridCol w:w="1052"/>
                    </w:tblGrid>
                    <w:tr w:rsidR="002D65FA" w:rsidRPr="00974DB3">
                      <w:tc>
                        <w:tcPr>
                          <w:tcW w:w="945" w:type="dxa"/>
                        </w:tcPr>
                        <w:p w:rsidR="002D65FA" w:rsidRPr="00974DB3" w:rsidRDefault="002D65FA" w:rsidP="00974DB3">
                          <w:pPr>
                            <w:ind w:firstLine="0"/>
                            <w:jc w:val="center"/>
                            <w:rPr>
                              <w:rFonts w:cs="B Mitra"/>
                              <w:sz w:val="26"/>
                              <w:szCs w:val="26"/>
                              <w:rtl/>
                              <w:lang w:bidi="fa-IR"/>
                            </w:rPr>
                          </w:pPr>
                          <w:r w:rsidRPr="00974DB3">
                            <w:rPr>
                              <w:rFonts w:cs="B Mitra" w:hint="cs"/>
                              <w:sz w:val="26"/>
                              <w:szCs w:val="26"/>
                              <w:rtl/>
                              <w:lang w:bidi="fa-IR"/>
                            </w:rPr>
                            <w:t>ردیف</w:t>
                          </w:r>
                        </w:p>
                      </w:tc>
                      <w:tc>
                        <w:tcPr>
                          <w:tcW w:w="2987" w:type="dxa"/>
                        </w:tcPr>
                        <w:p w:rsidR="002D65FA" w:rsidRPr="00974DB3" w:rsidRDefault="002D65FA" w:rsidP="00974DB3">
                          <w:pPr>
                            <w:ind w:firstLine="0"/>
                            <w:jc w:val="center"/>
                            <w:rPr>
                              <w:rFonts w:cs="B Mitra"/>
                              <w:sz w:val="26"/>
                              <w:szCs w:val="26"/>
                              <w:rtl/>
                              <w:lang w:bidi="fa-IR"/>
                            </w:rPr>
                          </w:pPr>
                          <w:r w:rsidRPr="00974DB3">
                            <w:rPr>
                              <w:rFonts w:cs="B Mitra" w:hint="cs"/>
                              <w:sz w:val="26"/>
                              <w:szCs w:val="26"/>
                              <w:rtl/>
                              <w:lang w:bidi="fa-IR"/>
                            </w:rPr>
                            <w:t>نام و نام خانوادگی</w:t>
                          </w:r>
                        </w:p>
                      </w:tc>
                      <w:tc>
                        <w:tcPr>
                          <w:tcW w:w="1109" w:type="dxa"/>
                        </w:tcPr>
                        <w:p w:rsidR="002D65FA" w:rsidRPr="00974DB3" w:rsidRDefault="002D65FA" w:rsidP="00974DB3">
                          <w:pPr>
                            <w:ind w:firstLine="0"/>
                            <w:jc w:val="center"/>
                            <w:rPr>
                              <w:rFonts w:cs="B Mitra"/>
                              <w:sz w:val="26"/>
                              <w:szCs w:val="26"/>
                              <w:rtl/>
                              <w:lang w:bidi="fa-IR"/>
                            </w:rPr>
                          </w:pPr>
                          <w:r w:rsidRPr="00974DB3">
                            <w:rPr>
                              <w:rFonts w:cs="B Mitra" w:hint="cs"/>
                              <w:sz w:val="26"/>
                              <w:szCs w:val="26"/>
                              <w:rtl/>
                              <w:lang w:bidi="fa-IR"/>
                            </w:rPr>
                            <w:t>مقطع</w:t>
                          </w:r>
                        </w:p>
                      </w:tc>
                      <w:tc>
                        <w:tcPr>
                          <w:tcW w:w="1052" w:type="dxa"/>
                        </w:tcPr>
                        <w:p w:rsidR="002D65FA" w:rsidRPr="00974DB3" w:rsidRDefault="002D65FA" w:rsidP="00974DB3">
                          <w:pPr>
                            <w:ind w:firstLine="0"/>
                            <w:jc w:val="center"/>
                            <w:rPr>
                              <w:rFonts w:cs="B Mitra"/>
                              <w:sz w:val="26"/>
                              <w:szCs w:val="26"/>
                              <w:rtl/>
                              <w:lang w:bidi="fa-IR"/>
                            </w:rPr>
                          </w:pPr>
                          <w:r w:rsidRPr="00974DB3">
                            <w:rPr>
                              <w:rFonts w:cs="B Mitra" w:hint="cs"/>
                              <w:sz w:val="26"/>
                              <w:szCs w:val="26"/>
                              <w:rtl/>
                              <w:lang w:bidi="fa-IR"/>
                            </w:rPr>
                            <w:t>گرایش</w:t>
                          </w:r>
                        </w:p>
                      </w:tc>
                    </w:tr>
                    <w:tr w:rsidR="002D65FA" w:rsidRPr="00974DB3">
                      <w:tc>
                        <w:tcPr>
                          <w:tcW w:w="945" w:type="dxa"/>
                        </w:tcPr>
                        <w:p w:rsidR="002D65FA" w:rsidRPr="00974DB3" w:rsidRDefault="002D65FA" w:rsidP="00974DB3">
                          <w:pPr>
                            <w:ind w:firstLine="0"/>
                            <w:rPr>
                              <w:rFonts w:cs="B Mitra"/>
                              <w:sz w:val="26"/>
                              <w:szCs w:val="26"/>
                              <w:rtl/>
                              <w:lang w:bidi="fa-IR"/>
                            </w:rPr>
                          </w:pPr>
                        </w:p>
                      </w:tc>
                      <w:tc>
                        <w:tcPr>
                          <w:tcW w:w="2987" w:type="dxa"/>
                        </w:tcPr>
                        <w:p w:rsidR="002D65FA" w:rsidRPr="00974DB3" w:rsidRDefault="002D65FA" w:rsidP="00974DB3">
                          <w:pPr>
                            <w:ind w:firstLine="0"/>
                            <w:rPr>
                              <w:rFonts w:cs="B Mitra"/>
                              <w:sz w:val="26"/>
                              <w:szCs w:val="26"/>
                              <w:rtl/>
                              <w:lang w:bidi="fa-IR"/>
                            </w:rPr>
                          </w:pPr>
                        </w:p>
                      </w:tc>
                      <w:tc>
                        <w:tcPr>
                          <w:tcW w:w="1109" w:type="dxa"/>
                        </w:tcPr>
                        <w:p w:rsidR="002D65FA" w:rsidRPr="00974DB3" w:rsidRDefault="002D65FA" w:rsidP="00974DB3">
                          <w:pPr>
                            <w:ind w:firstLine="0"/>
                            <w:rPr>
                              <w:rFonts w:cs="B Mitra"/>
                              <w:sz w:val="26"/>
                              <w:szCs w:val="26"/>
                              <w:rtl/>
                              <w:lang w:bidi="fa-IR"/>
                            </w:rPr>
                          </w:pPr>
                        </w:p>
                      </w:tc>
                      <w:tc>
                        <w:tcPr>
                          <w:tcW w:w="1052" w:type="dxa"/>
                        </w:tcPr>
                        <w:p w:rsidR="002D65FA" w:rsidRPr="00974DB3" w:rsidRDefault="002D65FA" w:rsidP="00974DB3">
                          <w:pPr>
                            <w:ind w:firstLine="0"/>
                            <w:rPr>
                              <w:rFonts w:cs="B Mitra"/>
                              <w:sz w:val="26"/>
                              <w:szCs w:val="26"/>
                              <w:rtl/>
                              <w:lang w:bidi="fa-IR"/>
                            </w:rPr>
                          </w:pPr>
                        </w:p>
                      </w:tc>
                    </w:tr>
                    <w:tr w:rsidR="002D65FA" w:rsidRPr="00974DB3">
                      <w:tc>
                        <w:tcPr>
                          <w:tcW w:w="945" w:type="dxa"/>
                        </w:tcPr>
                        <w:p w:rsidR="002D65FA" w:rsidRPr="00974DB3" w:rsidRDefault="002D65FA" w:rsidP="00974DB3">
                          <w:pPr>
                            <w:ind w:firstLine="0"/>
                            <w:rPr>
                              <w:rFonts w:cs="B Mitra"/>
                              <w:sz w:val="26"/>
                              <w:szCs w:val="26"/>
                              <w:rtl/>
                              <w:lang w:bidi="fa-IR"/>
                            </w:rPr>
                          </w:pPr>
                        </w:p>
                      </w:tc>
                      <w:tc>
                        <w:tcPr>
                          <w:tcW w:w="2987" w:type="dxa"/>
                        </w:tcPr>
                        <w:p w:rsidR="002D65FA" w:rsidRPr="00974DB3" w:rsidRDefault="002D65FA" w:rsidP="00974DB3">
                          <w:pPr>
                            <w:ind w:firstLine="0"/>
                            <w:rPr>
                              <w:rFonts w:cs="B Mitra"/>
                              <w:sz w:val="26"/>
                              <w:szCs w:val="26"/>
                              <w:rtl/>
                              <w:lang w:bidi="fa-IR"/>
                            </w:rPr>
                          </w:pPr>
                        </w:p>
                      </w:tc>
                      <w:tc>
                        <w:tcPr>
                          <w:tcW w:w="1109" w:type="dxa"/>
                        </w:tcPr>
                        <w:p w:rsidR="002D65FA" w:rsidRPr="00974DB3" w:rsidRDefault="002D65FA" w:rsidP="00974DB3">
                          <w:pPr>
                            <w:ind w:firstLine="0"/>
                            <w:rPr>
                              <w:rFonts w:cs="B Mitra"/>
                              <w:sz w:val="26"/>
                              <w:szCs w:val="26"/>
                              <w:rtl/>
                              <w:lang w:bidi="fa-IR"/>
                            </w:rPr>
                          </w:pPr>
                        </w:p>
                      </w:tc>
                      <w:tc>
                        <w:tcPr>
                          <w:tcW w:w="1052" w:type="dxa"/>
                        </w:tcPr>
                        <w:p w:rsidR="002D65FA" w:rsidRPr="00974DB3" w:rsidRDefault="002D65FA" w:rsidP="00974DB3">
                          <w:pPr>
                            <w:ind w:firstLine="0"/>
                            <w:rPr>
                              <w:rFonts w:cs="B Mitra"/>
                              <w:sz w:val="26"/>
                              <w:szCs w:val="26"/>
                              <w:rtl/>
                              <w:lang w:bidi="fa-IR"/>
                            </w:rPr>
                          </w:pPr>
                        </w:p>
                      </w:tc>
                    </w:tr>
                  </w:tbl>
                  <w:p w:rsidR="002D65FA" w:rsidRDefault="002D65FA" w:rsidP="00EC44CA">
                    <w:pPr>
                      <w:rPr>
                        <w:rFonts w:cs="B Mitra"/>
                        <w:sz w:val="26"/>
                        <w:szCs w:val="26"/>
                        <w:rtl/>
                        <w:lang w:bidi="fa-IR"/>
                      </w:rPr>
                    </w:pPr>
                  </w:p>
                  <w:p w:rsidR="002D65FA" w:rsidRDefault="002D65FA" w:rsidP="00EC44CA">
                    <w:pPr>
                      <w:rPr>
                        <w:rFonts w:cs="B Mitra"/>
                        <w:sz w:val="26"/>
                        <w:szCs w:val="26"/>
                        <w:rtl/>
                        <w:lang w:bidi="fa-IR"/>
                      </w:rPr>
                    </w:pPr>
                  </w:p>
                  <w:p w:rsidR="002D65FA" w:rsidRDefault="002D65FA" w:rsidP="00EC44CA">
                    <w:pPr>
                      <w:ind w:left="2880"/>
                      <w:jc w:val="center"/>
                      <w:rPr>
                        <w:rFonts w:cs="B Mitra"/>
                        <w:sz w:val="26"/>
                        <w:szCs w:val="26"/>
                        <w:rtl/>
                        <w:lang w:bidi="fa-IR"/>
                      </w:rPr>
                    </w:pPr>
                    <w:r>
                      <w:rPr>
                        <w:rFonts w:cs="B Mitra" w:hint="cs"/>
                        <w:sz w:val="26"/>
                        <w:szCs w:val="26"/>
                        <w:rtl/>
                        <w:lang w:bidi="fa-IR"/>
                      </w:rPr>
                      <w:t>با تشکر از همکاری جنابعالی</w:t>
                    </w:r>
                  </w:p>
                  <w:p w:rsidR="002D65FA" w:rsidRDefault="002D65FA" w:rsidP="00EC44CA">
                    <w:pPr>
                      <w:ind w:left="3600" w:firstLine="0"/>
                      <w:rPr>
                        <w:rFonts w:cs="B Mitra"/>
                        <w:b/>
                        <w:bCs/>
                        <w:sz w:val="28"/>
                        <w:rtl/>
                        <w:lang w:bidi="fa-IR"/>
                      </w:rPr>
                    </w:pPr>
                    <w:r>
                      <w:rPr>
                        <w:rFonts w:cs="B Mitra" w:hint="cs"/>
                        <w:sz w:val="26"/>
                        <w:szCs w:val="26"/>
                        <w:rtl/>
                        <w:lang w:bidi="fa-IR"/>
                      </w:rPr>
                      <w:t>دبیر کمیته پروژه گروه کامپیوتر</w:t>
                    </w:r>
                  </w:p>
                  <w:p w:rsidR="002D65FA" w:rsidRPr="00D01488" w:rsidRDefault="002D65FA" w:rsidP="00EC44CA">
                    <w:pPr>
                      <w:jc w:val="right"/>
                    </w:pPr>
                  </w:p>
                </w:txbxContent>
              </v:textbox>
            </v:shape>
            <v:shape id="_x0000_s1092" type="#_x0000_t75" style="position:absolute;left:9101;top:671;width:1699;height:2160">
              <v:imagedata r:id="rId49" o:title="scan0002"/>
            </v:shape>
            <w10:wrap anchorx="page"/>
          </v:group>
        </w:pict>
      </w: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sectPr w:rsidR="00464209" w:rsidSect="009338E0">
          <w:pgSz w:w="16838" w:h="11906" w:orient="landscape" w:code="9"/>
          <w:pgMar w:top="851" w:right="0" w:bottom="851" w:left="0" w:header="624" w:footer="340" w:gutter="0"/>
          <w:cols w:num="2" w:space="720" w:equalWidth="0">
            <w:col w:w="8065" w:space="708"/>
            <w:col w:w="8065"/>
          </w:cols>
          <w:bidi/>
          <w:rtlGutter/>
        </w:sectPr>
      </w:pPr>
    </w:p>
    <w:p w:rsidR="005B3B97" w:rsidRDefault="006C5410" w:rsidP="005B3B97">
      <w:pPr>
        <w:spacing w:line="168" w:lineRule="auto"/>
        <w:jc w:val="center"/>
        <w:rPr>
          <w:rtl/>
        </w:rPr>
      </w:pPr>
      <w:r>
        <w:rPr>
          <w:rFonts w:hint="cs"/>
          <w:noProof/>
          <w:rtl/>
          <w:lang w:bidi="fa-IR"/>
        </w:rPr>
        <w:lastRenderedPageBreak/>
        <w:drawing>
          <wp:anchor distT="0" distB="0" distL="114300" distR="114300" simplePos="0" relativeHeight="251667456" behindDoc="0" locked="0" layoutInCell="1" allowOverlap="1">
            <wp:simplePos x="0" y="0"/>
            <wp:positionH relativeFrom="column">
              <wp:posOffset>-50165</wp:posOffset>
            </wp:positionH>
            <wp:positionV relativeFrom="paragraph">
              <wp:posOffset>0</wp:posOffset>
            </wp:positionV>
            <wp:extent cx="1078865" cy="1371600"/>
            <wp:effectExtent l="19050" t="0" r="6985" b="0"/>
            <wp:wrapNone/>
            <wp:docPr id="87" name="Picture 2"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0002"/>
                    <pic:cNvPicPr>
                      <a:picLocks noChangeAspect="1" noChangeArrowheads="1"/>
                    </pic:cNvPicPr>
                  </pic:nvPicPr>
                  <pic:blipFill>
                    <a:blip r:embed="rId8"/>
                    <a:srcRect/>
                    <a:stretch>
                      <a:fillRect/>
                    </a:stretch>
                  </pic:blipFill>
                  <pic:spPr bwMode="auto">
                    <a:xfrm>
                      <a:off x="0" y="0"/>
                      <a:ext cx="1078865" cy="1371600"/>
                    </a:xfrm>
                    <a:prstGeom prst="rect">
                      <a:avLst/>
                    </a:prstGeom>
                    <a:noFill/>
                    <a:ln w="9525">
                      <a:noFill/>
                      <a:miter lim="800000"/>
                      <a:headEnd/>
                      <a:tailEnd/>
                    </a:ln>
                  </pic:spPr>
                </pic:pic>
              </a:graphicData>
            </a:graphic>
          </wp:anchor>
        </w:drawing>
      </w:r>
      <w:r w:rsidR="005B3B97" w:rsidRPr="004B2A1A">
        <w:rPr>
          <w:rFonts w:hint="cs"/>
          <w:rtl/>
        </w:rPr>
        <w:t>به نام خدا</w:t>
      </w:r>
    </w:p>
    <w:p w:rsidR="005B3B97" w:rsidRPr="00B71456" w:rsidRDefault="005B3B97" w:rsidP="005B3B97">
      <w:pPr>
        <w:spacing w:line="168" w:lineRule="auto"/>
        <w:rPr>
          <w:sz w:val="20"/>
          <w:szCs w:val="24"/>
          <w:rtl/>
        </w:rPr>
      </w:pPr>
      <w:r w:rsidRPr="00B71456">
        <w:rPr>
          <w:rFonts w:hint="cs"/>
          <w:sz w:val="20"/>
          <w:szCs w:val="24"/>
          <w:rtl/>
        </w:rPr>
        <w:t>شماره ارسال</w:t>
      </w:r>
      <w:r>
        <w:rPr>
          <w:rFonts w:hint="cs"/>
          <w:sz w:val="20"/>
          <w:szCs w:val="24"/>
          <w:rtl/>
        </w:rPr>
        <w:t xml:space="preserve"> نمره</w:t>
      </w:r>
      <w:r w:rsidRPr="00B71456">
        <w:rPr>
          <w:rFonts w:hint="cs"/>
          <w:sz w:val="20"/>
          <w:szCs w:val="24"/>
          <w:rtl/>
        </w:rPr>
        <w:t>:------------</w:t>
      </w:r>
      <w:r w:rsidRPr="00B71456">
        <w:rPr>
          <w:rFonts w:hint="cs"/>
          <w:sz w:val="20"/>
          <w:szCs w:val="24"/>
          <w:rtl/>
        </w:rPr>
        <w:tab/>
      </w:r>
      <w:r w:rsidRPr="00B71456">
        <w:rPr>
          <w:rFonts w:hint="cs"/>
          <w:szCs w:val="24"/>
          <w:rtl/>
        </w:rPr>
        <w:t xml:space="preserve">          </w:t>
      </w:r>
    </w:p>
    <w:p w:rsidR="005B3B97" w:rsidRPr="00B71456" w:rsidRDefault="005B3B97" w:rsidP="005B3B97">
      <w:pPr>
        <w:spacing w:line="168" w:lineRule="auto"/>
        <w:rPr>
          <w:szCs w:val="24"/>
          <w:rtl/>
        </w:rPr>
      </w:pPr>
      <w:r w:rsidRPr="00B71456">
        <w:rPr>
          <w:rFonts w:hint="cs"/>
          <w:sz w:val="20"/>
          <w:szCs w:val="24"/>
          <w:rtl/>
        </w:rPr>
        <w:t>تاريخ ارسال</w:t>
      </w:r>
      <w:r>
        <w:rPr>
          <w:rFonts w:hint="cs"/>
          <w:sz w:val="20"/>
          <w:szCs w:val="24"/>
          <w:rtl/>
        </w:rPr>
        <w:t xml:space="preserve"> نمره</w:t>
      </w:r>
      <w:r w:rsidRPr="00B71456">
        <w:rPr>
          <w:rFonts w:hint="cs"/>
          <w:sz w:val="20"/>
          <w:szCs w:val="24"/>
          <w:rtl/>
        </w:rPr>
        <w:t>:------------</w:t>
      </w:r>
      <w:r w:rsidRPr="00B71456">
        <w:rPr>
          <w:rFonts w:hint="cs"/>
          <w:szCs w:val="24"/>
          <w:rtl/>
        </w:rPr>
        <w:tab/>
      </w:r>
      <w:r w:rsidRPr="00B71456">
        <w:rPr>
          <w:rFonts w:hint="cs"/>
          <w:szCs w:val="24"/>
          <w:rtl/>
        </w:rPr>
        <w:tab/>
      </w:r>
    </w:p>
    <w:p w:rsidR="005B3B97" w:rsidRDefault="005B3B97" w:rsidP="005B3B97">
      <w:pPr>
        <w:spacing w:line="168" w:lineRule="auto"/>
        <w:jc w:val="center"/>
        <w:rPr>
          <w:sz w:val="32"/>
          <w:szCs w:val="32"/>
          <w:rtl/>
        </w:rPr>
      </w:pPr>
      <w:r w:rsidRPr="001F7D4C">
        <w:rPr>
          <w:rFonts w:hint="cs"/>
          <w:sz w:val="32"/>
          <w:szCs w:val="32"/>
          <w:rtl/>
        </w:rPr>
        <w:t>صورت جلسه دفاع از پروژه</w:t>
      </w:r>
      <w:r>
        <w:rPr>
          <w:rFonts w:hint="cs"/>
          <w:sz w:val="32"/>
          <w:szCs w:val="32"/>
          <w:rtl/>
        </w:rPr>
        <w:t xml:space="preserve"> در</w:t>
      </w:r>
      <w:r w:rsidRPr="001F7D4C">
        <w:rPr>
          <w:rFonts w:hint="cs"/>
          <w:sz w:val="32"/>
          <w:szCs w:val="32"/>
          <w:rtl/>
        </w:rPr>
        <w:t xml:space="preserve"> </w:t>
      </w:r>
      <w:r>
        <w:rPr>
          <w:rFonts w:hint="cs"/>
          <w:sz w:val="32"/>
          <w:szCs w:val="32"/>
          <w:rtl/>
        </w:rPr>
        <w:t>گروه کامپیوتر</w:t>
      </w:r>
    </w:p>
    <w:p w:rsidR="005B3B97" w:rsidRDefault="005B3B97" w:rsidP="005B3B97">
      <w:pPr>
        <w:spacing w:line="168" w:lineRule="auto"/>
        <w:rPr>
          <w:sz w:val="28"/>
          <w:rtl/>
        </w:rPr>
      </w:pPr>
      <w:r>
        <w:rPr>
          <w:rFonts w:hint="cs"/>
          <w:sz w:val="28"/>
          <w:rtl/>
        </w:rPr>
        <w:t xml:space="preserve">جلسه دفاع از پروژه </w:t>
      </w:r>
      <w:r w:rsidRPr="004B2A1A">
        <w:rPr>
          <w:rFonts w:hint="cs"/>
          <w:sz w:val="28"/>
          <w:rtl/>
        </w:rPr>
        <w:t xml:space="preserve">به شرح زير در تاريخ                       ساعت         </w:t>
      </w:r>
      <w:r>
        <w:rPr>
          <w:rFonts w:hint="cs"/>
          <w:sz w:val="28"/>
          <w:rtl/>
        </w:rPr>
        <w:t xml:space="preserve">   </w:t>
      </w:r>
      <w:r w:rsidRPr="004B2A1A">
        <w:rPr>
          <w:rFonts w:hint="cs"/>
          <w:sz w:val="28"/>
          <w:rtl/>
        </w:rPr>
        <w:t xml:space="preserve">      برگزار گرديد:</w:t>
      </w:r>
    </w:p>
    <w:p w:rsidR="005B3B97" w:rsidRPr="00B71456" w:rsidRDefault="005B3B97" w:rsidP="005B3B97">
      <w:pPr>
        <w:spacing w:line="168" w:lineRule="auto"/>
        <w:rPr>
          <w:sz w:val="10"/>
          <w:szCs w:val="10"/>
          <w:rtl/>
        </w:rPr>
      </w:pPr>
    </w:p>
    <w:p w:rsidR="005B3B97" w:rsidRDefault="005B3B97" w:rsidP="005B3B97">
      <w:pPr>
        <w:spacing w:line="168" w:lineRule="auto"/>
        <w:rPr>
          <w:sz w:val="32"/>
          <w:szCs w:val="32"/>
          <w:rtl/>
        </w:rPr>
      </w:pPr>
      <w:r w:rsidRPr="001F7D4C">
        <w:rPr>
          <w:rFonts w:hint="cs"/>
          <w:sz w:val="32"/>
          <w:szCs w:val="32"/>
          <w:rtl/>
        </w:rPr>
        <w:t>عنوان پروژه:</w:t>
      </w:r>
    </w:p>
    <w:p w:rsidR="005B3B97" w:rsidRPr="00B71456" w:rsidRDefault="005B3B97" w:rsidP="005B3B97">
      <w:pPr>
        <w:spacing w:line="168" w:lineRule="auto"/>
        <w:rPr>
          <w:sz w:val="10"/>
          <w:szCs w:val="10"/>
          <w:rtl/>
        </w:rPr>
      </w:pPr>
    </w:p>
    <w:p w:rsidR="005B3B97" w:rsidRPr="0043316A" w:rsidRDefault="005B3B97" w:rsidP="005B3B97">
      <w:pPr>
        <w:spacing w:line="168" w:lineRule="auto"/>
        <w:rPr>
          <w:sz w:val="28"/>
          <w:rtl/>
        </w:rPr>
      </w:pPr>
      <w:r w:rsidRPr="0043316A">
        <w:rPr>
          <w:rFonts w:hint="cs"/>
          <w:sz w:val="28"/>
          <w:rtl/>
        </w:rPr>
        <w:t xml:space="preserve">نيمسال تعريف پروژه: ترم </w:t>
      </w:r>
      <w:r>
        <w:rPr>
          <w:rFonts w:hint="cs"/>
          <w:sz w:val="28"/>
          <w:rtl/>
        </w:rPr>
        <w:t>........</w:t>
      </w:r>
      <w:r w:rsidRPr="0043316A">
        <w:rPr>
          <w:rFonts w:hint="cs"/>
          <w:sz w:val="28"/>
          <w:rtl/>
        </w:rPr>
        <w:t xml:space="preserve"> سال تحصيلي ..........       </w:t>
      </w:r>
      <w:r>
        <w:rPr>
          <w:rFonts w:hint="cs"/>
          <w:sz w:val="28"/>
          <w:rtl/>
        </w:rPr>
        <w:tab/>
      </w:r>
      <w:r>
        <w:rPr>
          <w:rFonts w:hint="cs"/>
          <w:sz w:val="28"/>
          <w:rtl/>
        </w:rPr>
        <w:tab/>
      </w:r>
      <w:r w:rsidRPr="0043316A">
        <w:rPr>
          <w:rFonts w:hint="cs"/>
          <w:sz w:val="28"/>
          <w:rtl/>
        </w:rPr>
        <w:t>نيمسال ت</w:t>
      </w:r>
      <w:r>
        <w:rPr>
          <w:rFonts w:hint="cs"/>
          <w:sz w:val="28"/>
          <w:rtl/>
        </w:rPr>
        <w:t>مديد</w:t>
      </w:r>
      <w:r w:rsidRPr="0043316A">
        <w:rPr>
          <w:rFonts w:hint="cs"/>
          <w:sz w:val="28"/>
          <w:rtl/>
        </w:rPr>
        <w:t xml:space="preserve"> پروژه: ترم </w:t>
      </w:r>
      <w:r>
        <w:rPr>
          <w:rFonts w:hint="cs"/>
          <w:sz w:val="28"/>
          <w:rtl/>
        </w:rPr>
        <w:t>........</w:t>
      </w:r>
      <w:r w:rsidRPr="0043316A">
        <w:rPr>
          <w:rFonts w:hint="cs"/>
          <w:sz w:val="28"/>
          <w:rtl/>
        </w:rPr>
        <w:t xml:space="preserve"> سال تحصيلي ..........</w:t>
      </w:r>
    </w:p>
    <w:p w:rsidR="005B3B97" w:rsidRPr="00B71456" w:rsidRDefault="005B3B97" w:rsidP="005B3B97">
      <w:pPr>
        <w:spacing w:line="168" w:lineRule="auto"/>
        <w:rPr>
          <w:sz w:val="8"/>
          <w:szCs w:val="8"/>
          <w:rtl/>
        </w:rPr>
      </w:pPr>
    </w:p>
    <w:p w:rsidR="005B3B97" w:rsidRDefault="005B3B97" w:rsidP="005B3B97">
      <w:pPr>
        <w:pBdr>
          <w:bottom w:val="single" w:sz="6" w:space="1" w:color="auto"/>
        </w:pBdr>
        <w:spacing w:line="168" w:lineRule="auto"/>
        <w:rPr>
          <w:sz w:val="28"/>
          <w:rtl/>
        </w:rPr>
      </w:pPr>
      <w:r w:rsidRPr="00CA034A">
        <w:rPr>
          <w:rFonts w:hint="cs"/>
          <w:sz w:val="28"/>
          <w:rtl/>
        </w:rPr>
        <w:t>نام و نام خانوادگی استاد راهنما:</w:t>
      </w:r>
      <w:r w:rsidRPr="00CA034A">
        <w:rPr>
          <w:rFonts w:hint="cs"/>
          <w:sz w:val="28"/>
          <w:rtl/>
        </w:rPr>
        <w:tab/>
      </w:r>
      <w:r w:rsidRPr="00CA034A">
        <w:rPr>
          <w:rFonts w:hint="cs"/>
          <w:sz w:val="28"/>
          <w:rtl/>
        </w:rPr>
        <w:tab/>
      </w:r>
      <w:r w:rsidRPr="00CA034A">
        <w:rPr>
          <w:rFonts w:hint="cs"/>
          <w:sz w:val="28"/>
          <w:rtl/>
        </w:rPr>
        <w:tab/>
      </w:r>
      <w:r w:rsidRPr="00CA034A">
        <w:rPr>
          <w:rFonts w:hint="cs"/>
          <w:sz w:val="28"/>
          <w:rtl/>
        </w:rPr>
        <w:tab/>
        <w:t>نام و نام خانوادگی استاد د</w:t>
      </w:r>
      <w:r>
        <w:rPr>
          <w:rFonts w:hint="cs"/>
          <w:sz w:val="28"/>
          <w:rtl/>
        </w:rPr>
        <w:t>اور</w:t>
      </w:r>
      <w:r w:rsidRPr="00CA034A">
        <w:rPr>
          <w:rFonts w:hint="cs"/>
          <w:sz w:val="28"/>
          <w:rtl/>
        </w:rPr>
        <w:t>:</w:t>
      </w:r>
      <w:r w:rsidRPr="008F5677">
        <w:rPr>
          <w:rFonts w:hint="cs"/>
          <w:sz w:val="28"/>
          <w:rtl/>
        </w:rPr>
        <w:tab/>
      </w:r>
    </w:p>
    <w:p w:rsidR="005B3B97" w:rsidRPr="00B71456" w:rsidRDefault="005B3B97" w:rsidP="005B3B97">
      <w:pPr>
        <w:pBdr>
          <w:bottom w:val="single" w:sz="6" w:space="1" w:color="auto"/>
        </w:pBdr>
        <w:spacing w:line="168" w:lineRule="auto"/>
        <w:rPr>
          <w:sz w:val="6"/>
          <w:szCs w:val="6"/>
          <w:rtl/>
        </w:rPr>
      </w:pPr>
    </w:p>
    <w:p w:rsidR="005B3B97" w:rsidRPr="00B71456" w:rsidRDefault="005B3B97" w:rsidP="005B3B97">
      <w:pPr>
        <w:spacing w:line="168" w:lineRule="auto"/>
        <w:rPr>
          <w:sz w:val="6"/>
          <w:szCs w:val="6"/>
          <w:rtl/>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6"/>
        <w:gridCol w:w="5249"/>
        <w:gridCol w:w="1045"/>
        <w:gridCol w:w="482"/>
        <w:gridCol w:w="229"/>
        <w:gridCol w:w="779"/>
        <w:gridCol w:w="775"/>
        <w:gridCol w:w="779"/>
        <w:gridCol w:w="777"/>
      </w:tblGrid>
      <w:tr w:rsidR="005B3B97">
        <w:trPr>
          <w:trHeight w:val="132"/>
          <w:jc w:val="center"/>
        </w:trPr>
        <w:tc>
          <w:tcPr>
            <w:tcW w:w="5791" w:type="dxa"/>
            <w:gridSpan w:val="2"/>
            <w:vMerge w:val="restart"/>
            <w:tcBorders>
              <w:top w:val="nil"/>
              <w:left w:val="nil"/>
              <w:right w:val="nil"/>
            </w:tcBorders>
            <w:tcMar>
              <w:left w:w="0" w:type="dxa"/>
              <w:right w:w="0" w:type="dxa"/>
            </w:tcMar>
          </w:tcPr>
          <w:p w:rsidR="005B3B97" w:rsidRPr="005D299E" w:rsidRDefault="005B3B97" w:rsidP="005B3B97">
            <w:pPr>
              <w:spacing w:line="168" w:lineRule="auto"/>
              <w:ind w:firstLine="0"/>
              <w:jc w:val="left"/>
              <w:rPr>
                <w:sz w:val="36"/>
                <w:szCs w:val="36"/>
                <w:rtl/>
              </w:rPr>
            </w:pPr>
            <w:r>
              <w:rPr>
                <w:rFonts w:hint="cs"/>
                <w:sz w:val="36"/>
                <w:szCs w:val="36"/>
                <w:rtl/>
              </w:rPr>
              <w:t>ارايه</w:t>
            </w:r>
            <w:r w:rsidRPr="005D299E">
              <w:rPr>
                <w:rFonts w:hint="cs"/>
                <w:sz w:val="36"/>
                <w:szCs w:val="36"/>
                <w:rtl/>
              </w:rPr>
              <w:t xml:space="preserve"> دهندگان و شرح نمرات:</w:t>
            </w:r>
          </w:p>
          <w:p w:rsidR="005B3B97" w:rsidRDefault="005B3B97" w:rsidP="005B3B97">
            <w:pPr>
              <w:spacing w:line="168" w:lineRule="auto"/>
              <w:ind w:firstLine="0"/>
              <w:jc w:val="left"/>
              <w:rPr>
                <w:sz w:val="28"/>
                <w:rtl/>
              </w:rPr>
            </w:pPr>
          </w:p>
        </w:tc>
        <w:tc>
          <w:tcPr>
            <w:tcW w:w="1797" w:type="dxa"/>
            <w:gridSpan w:val="3"/>
            <w:tcBorders>
              <w:top w:val="nil"/>
              <w:left w:val="nil"/>
              <w:bottom w:val="sing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single" w:sz="12"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1</w:t>
            </w:r>
          </w:p>
        </w:tc>
        <w:tc>
          <w:tcPr>
            <w:tcW w:w="1588" w:type="dxa"/>
            <w:gridSpan w:val="2"/>
            <w:tcBorders>
              <w:top w:val="sing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2</w:t>
            </w:r>
          </w:p>
        </w:tc>
      </w:tr>
      <w:tr w:rsidR="005B3B97">
        <w:trPr>
          <w:trHeight w:val="246"/>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12"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نام و نام خانوادگي</w:t>
            </w:r>
          </w:p>
        </w:tc>
        <w:tc>
          <w:tcPr>
            <w:tcW w:w="1588" w:type="dxa"/>
            <w:gridSpan w:val="2"/>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219"/>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4"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شماره دانشجويي</w:t>
            </w:r>
          </w:p>
        </w:tc>
        <w:tc>
          <w:tcPr>
            <w:tcW w:w="1588" w:type="dxa"/>
            <w:gridSpan w:val="2"/>
            <w:tcBorders>
              <w:top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single" w:sz="4"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64"/>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4"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مقطع تحصيلي</w:t>
            </w:r>
          </w:p>
        </w:tc>
        <w:tc>
          <w:tcPr>
            <w:tcW w:w="1588" w:type="dxa"/>
            <w:gridSpan w:val="2"/>
            <w:tcBorders>
              <w:top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single" w:sz="4"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338"/>
          <w:jc w:val="center"/>
        </w:trPr>
        <w:tc>
          <w:tcPr>
            <w:tcW w:w="5791" w:type="dxa"/>
            <w:gridSpan w:val="2"/>
            <w:vMerge/>
            <w:tcBorders>
              <w:left w:val="nil"/>
              <w:bottom w:val="double" w:sz="12" w:space="0" w:color="auto"/>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left w:val="single" w:sz="12" w:space="0" w:color="auto"/>
              <w:bottom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گرايش</w:t>
            </w:r>
          </w:p>
        </w:tc>
        <w:tc>
          <w:tcPr>
            <w:tcW w:w="1588" w:type="dxa"/>
            <w:gridSpan w:val="2"/>
            <w:tcBorders>
              <w:bottom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bottom w:val="doub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cantSplit/>
          <w:trHeight w:val="327"/>
          <w:jc w:val="center"/>
        </w:trPr>
        <w:tc>
          <w:tcPr>
            <w:tcW w:w="366" w:type="dxa"/>
            <w:vMerge w:val="restart"/>
            <w:tcBorders>
              <w:top w:val="double" w:sz="12" w:space="0" w:color="auto"/>
              <w:left w:val="double" w:sz="12" w:space="0" w:color="auto"/>
            </w:tcBorders>
            <w:tcMar>
              <w:left w:w="0" w:type="dxa"/>
              <w:right w:w="0" w:type="dxa"/>
            </w:tcMar>
            <w:textDirection w:val="btLr"/>
            <w:vAlign w:val="center"/>
          </w:tcPr>
          <w:p w:rsidR="005B3B97" w:rsidRPr="00785762" w:rsidRDefault="005B3B97" w:rsidP="005B3B97">
            <w:pPr>
              <w:spacing w:line="168" w:lineRule="auto"/>
              <w:ind w:left="113" w:right="113" w:firstLine="0"/>
              <w:jc w:val="center"/>
              <w:rPr>
                <w:sz w:val="20"/>
                <w:szCs w:val="20"/>
                <w:rtl/>
              </w:rPr>
            </w:pPr>
            <w:r w:rsidRPr="00785762">
              <w:rPr>
                <w:rFonts w:hint="cs"/>
                <w:sz w:val="20"/>
                <w:szCs w:val="20"/>
                <w:rtl/>
              </w:rPr>
              <w:t>رديف</w:t>
            </w:r>
          </w:p>
        </w:tc>
        <w:tc>
          <w:tcPr>
            <w:tcW w:w="7222" w:type="dxa"/>
            <w:gridSpan w:val="4"/>
            <w:tcBorders>
              <w:top w:val="double" w:sz="12" w:space="0" w:color="auto"/>
              <w:bottom w:val="nil"/>
              <w:right w:val="single" w:sz="4" w:space="0" w:color="auto"/>
            </w:tcBorders>
            <w:tcMar>
              <w:left w:w="0" w:type="dxa"/>
              <w:right w:w="0" w:type="dxa"/>
            </w:tcMar>
            <w:vAlign w:val="center"/>
          </w:tcPr>
          <w:p w:rsidR="005B3B97" w:rsidRPr="000D0BDF" w:rsidRDefault="005B3B97" w:rsidP="005B3B97">
            <w:pPr>
              <w:spacing w:line="168" w:lineRule="auto"/>
              <w:ind w:firstLine="0"/>
              <w:jc w:val="center"/>
              <w:rPr>
                <w:sz w:val="28"/>
                <w:rtl/>
              </w:rPr>
            </w:pPr>
            <w:r w:rsidRPr="000D0BDF">
              <w:rPr>
                <w:rFonts w:hint="cs"/>
                <w:sz w:val="28"/>
                <w:rtl/>
              </w:rPr>
              <w:t>معيارهاي ارزشيابي</w:t>
            </w:r>
          </w:p>
        </w:tc>
        <w:tc>
          <w:tcPr>
            <w:tcW w:w="794" w:type="dxa"/>
            <w:vMerge w:val="restart"/>
            <w:tcBorders>
              <w:top w:val="double" w:sz="12" w:space="0" w:color="auto"/>
              <w:left w:val="single" w:sz="4" w:space="0" w:color="auto"/>
            </w:tcBorders>
            <w:shd w:val="clear" w:color="auto" w:fill="E0E0E0"/>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راهنما</w:t>
            </w:r>
          </w:p>
        </w:tc>
        <w:tc>
          <w:tcPr>
            <w:tcW w:w="794" w:type="dxa"/>
            <w:vMerge w:val="restart"/>
            <w:tcBorders>
              <w:top w:val="double" w:sz="12" w:space="0" w:color="auto"/>
            </w:tcBorders>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داور</w:t>
            </w:r>
          </w:p>
        </w:tc>
        <w:tc>
          <w:tcPr>
            <w:tcW w:w="794" w:type="dxa"/>
            <w:vMerge w:val="restart"/>
            <w:tcBorders>
              <w:top w:val="double" w:sz="12" w:space="0" w:color="auto"/>
            </w:tcBorders>
            <w:shd w:val="clear" w:color="auto" w:fill="E0E0E0"/>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راهنما</w:t>
            </w:r>
          </w:p>
        </w:tc>
        <w:tc>
          <w:tcPr>
            <w:tcW w:w="794" w:type="dxa"/>
            <w:vMerge w:val="restart"/>
            <w:tcBorders>
              <w:top w:val="double" w:sz="12" w:space="0" w:color="auto"/>
              <w:right w:val="double" w:sz="12" w:space="0" w:color="auto"/>
            </w:tcBorders>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داور</w:t>
            </w:r>
          </w:p>
        </w:tc>
      </w:tr>
      <w:tr w:rsidR="005B3B97">
        <w:trPr>
          <w:cantSplit/>
          <w:trHeight w:val="347"/>
          <w:jc w:val="center"/>
        </w:trPr>
        <w:tc>
          <w:tcPr>
            <w:tcW w:w="366" w:type="dxa"/>
            <w:vMerge/>
            <w:tcBorders>
              <w:left w:val="double" w:sz="12" w:space="0" w:color="auto"/>
              <w:bottom w:val="double" w:sz="12" w:space="0" w:color="auto"/>
            </w:tcBorders>
            <w:tcMar>
              <w:left w:w="0" w:type="dxa"/>
              <w:right w:w="0" w:type="dxa"/>
            </w:tcMar>
            <w:textDirection w:val="btLr"/>
            <w:vAlign w:val="center"/>
          </w:tcPr>
          <w:p w:rsidR="005B3B97" w:rsidRPr="00037CCA" w:rsidRDefault="005B3B97" w:rsidP="005B3B97">
            <w:pPr>
              <w:spacing w:line="168" w:lineRule="auto"/>
              <w:ind w:left="113" w:right="113" w:firstLine="0"/>
              <w:jc w:val="center"/>
              <w:rPr>
                <w:szCs w:val="24"/>
                <w:rtl/>
              </w:rPr>
            </w:pPr>
          </w:p>
        </w:tc>
        <w:tc>
          <w:tcPr>
            <w:tcW w:w="6499" w:type="dxa"/>
            <w:gridSpan w:val="2"/>
            <w:tcBorders>
              <w:top w:val="nil"/>
              <w:bottom w:val="double" w:sz="12"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left"/>
              <w:rPr>
                <w:szCs w:val="24"/>
                <w:rtl/>
              </w:rPr>
            </w:pPr>
          </w:p>
        </w:tc>
        <w:tc>
          <w:tcPr>
            <w:tcW w:w="487" w:type="dxa"/>
            <w:tcBorders>
              <w:top w:val="single" w:sz="4" w:space="0" w:color="auto"/>
              <w:bottom w:val="double" w:sz="12" w:space="0" w:color="auto"/>
              <w:right w:val="single" w:sz="4" w:space="0" w:color="auto"/>
            </w:tcBorders>
            <w:tcMar>
              <w:left w:w="0" w:type="dxa"/>
              <w:right w:w="0" w:type="dxa"/>
            </w:tcMar>
            <w:vAlign w:val="center"/>
          </w:tcPr>
          <w:p w:rsidR="005B3B97" w:rsidRPr="000F619B" w:rsidRDefault="005B3B97" w:rsidP="005B3B97">
            <w:pPr>
              <w:spacing w:line="168" w:lineRule="auto"/>
              <w:ind w:firstLine="0"/>
              <w:jc w:val="center"/>
              <w:rPr>
                <w:szCs w:val="24"/>
                <w:rtl/>
              </w:rPr>
            </w:pPr>
            <w:r w:rsidRPr="000D0BDF">
              <w:rPr>
                <w:rFonts w:hint="cs"/>
                <w:sz w:val="20"/>
                <w:szCs w:val="20"/>
                <w:rtl/>
              </w:rPr>
              <w:t>بارم</w:t>
            </w:r>
          </w:p>
        </w:tc>
        <w:tc>
          <w:tcPr>
            <w:tcW w:w="236" w:type="dxa"/>
            <w:tcBorders>
              <w:top w:val="nil"/>
              <w:bottom w:val="double" w:sz="12" w:space="0" w:color="auto"/>
              <w:right w:val="single" w:sz="4" w:space="0" w:color="auto"/>
            </w:tcBorders>
            <w:tcMar>
              <w:left w:w="0" w:type="dxa"/>
              <w:right w:w="0" w:type="dxa"/>
            </w:tcMar>
            <w:vAlign w:val="center"/>
          </w:tcPr>
          <w:p w:rsidR="005B3B97" w:rsidRPr="0065688E" w:rsidRDefault="005B3B97" w:rsidP="005B3B97">
            <w:pPr>
              <w:spacing w:line="168" w:lineRule="auto"/>
              <w:ind w:firstLine="0"/>
              <w:jc w:val="center"/>
              <w:rPr>
                <w:sz w:val="2"/>
                <w:szCs w:val="2"/>
                <w:rtl/>
              </w:rPr>
            </w:pPr>
          </w:p>
        </w:tc>
        <w:tc>
          <w:tcPr>
            <w:tcW w:w="794" w:type="dxa"/>
            <w:vMerge/>
            <w:tcBorders>
              <w:left w:val="single" w:sz="4" w:space="0" w:color="auto"/>
              <w:bottom w:val="double" w:sz="12" w:space="0" w:color="auto"/>
            </w:tcBorders>
            <w:shd w:val="clear" w:color="auto" w:fill="E0E0E0"/>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tcBorders>
            <w:shd w:val="clear" w:color="auto" w:fill="E0E0E0"/>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right w:val="doub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r>
      <w:tr w:rsidR="005B3B97">
        <w:trPr>
          <w:trHeight w:val="138"/>
          <w:jc w:val="center"/>
        </w:trPr>
        <w:tc>
          <w:tcPr>
            <w:tcW w:w="366"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1</w:t>
            </w:r>
          </w:p>
        </w:tc>
        <w:tc>
          <w:tcPr>
            <w:tcW w:w="6499" w:type="dxa"/>
            <w:gridSpan w:val="2"/>
            <w:tcBorders>
              <w:top w:val="double" w:sz="12" w:space="0" w:color="auto"/>
            </w:tcBorders>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پروژه</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رعايت دقيق جزييات مندرج در فرم تعريف پروژه</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ارزش علمی و یا ارزش کاربردی</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تجزيه و تحليل مساله</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ابتکار و نوآوری در انجام پروژه</w:t>
            </w:r>
          </w:p>
          <w:p w:rsidR="005B3B97" w:rsidRPr="00BB7F5E" w:rsidRDefault="005B3B97" w:rsidP="005B3B97">
            <w:pPr>
              <w:spacing w:line="168" w:lineRule="auto"/>
              <w:ind w:firstLine="0"/>
              <w:rPr>
                <w:szCs w:val="24"/>
                <w:rtl/>
              </w:rPr>
            </w:pPr>
            <w:r>
              <w:rPr>
                <w:rFonts w:hint="cs"/>
                <w:szCs w:val="24"/>
                <w:rtl/>
              </w:rPr>
              <w:t>-</w:t>
            </w:r>
            <w:r w:rsidRPr="00BB7F5E">
              <w:rPr>
                <w:rFonts w:hint="cs"/>
                <w:szCs w:val="24"/>
                <w:rtl/>
              </w:rPr>
              <w:t>کميت و کيفيت و جديد بودن ابزارها و برنامه هاي استفاده شده</w:t>
            </w:r>
          </w:p>
        </w:tc>
        <w:tc>
          <w:tcPr>
            <w:tcW w:w="487" w:type="dxa"/>
            <w:tcBorders>
              <w:top w:val="double" w:sz="12" w:space="0" w:color="auto"/>
            </w:tcBorders>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10</w:t>
            </w:r>
          </w:p>
        </w:tc>
        <w:tc>
          <w:tcPr>
            <w:tcW w:w="236"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2</w:t>
            </w:r>
          </w:p>
        </w:tc>
        <w:tc>
          <w:tcPr>
            <w:tcW w:w="6499" w:type="dxa"/>
            <w:gridSpan w:val="2"/>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ارائه</w:t>
            </w:r>
          </w:p>
          <w:p w:rsidR="005B3B97" w:rsidRDefault="005B3B97" w:rsidP="005B3B97">
            <w:pPr>
              <w:spacing w:line="168" w:lineRule="auto"/>
              <w:ind w:firstLine="0"/>
              <w:rPr>
                <w:szCs w:val="24"/>
                <w:rtl/>
              </w:rPr>
            </w:pPr>
            <w:r>
              <w:rPr>
                <w:rFonts w:hint="cs"/>
                <w:szCs w:val="24"/>
                <w:rtl/>
              </w:rPr>
              <w:t xml:space="preserve"> - </w:t>
            </w:r>
            <w:r w:rsidRPr="00BB7F5E">
              <w:rPr>
                <w:rFonts w:hint="cs"/>
                <w:szCs w:val="24"/>
                <w:rtl/>
              </w:rPr>
              <w:t>شرح آزمايشهاي انجام شده و تسلط در بحث و نتيجه‌گيري و اثبات کارايي سيستم</w:t>
            </w:r>
          </w:p>
          <w:p w:rsidR="005B3B97" w:rsidRDefault="005B3B97" w:rsidP="005B3B97">
            <w:pPr>
              <w:spacing w:line="168" w:lineRule="auto"/>
              <w:ind w:firstLine="0"/>
              <w:rPr>
                <w:sz w:val="20"/>
                <w:szCs w:val="20"/>
                <w:rtl/>
              </w:rPr>
            </w:pPr>
            <w:r>
              <w:rPr>
                <w:rFonts w:hint="cs"/>
                <w:szCs w:val="24"/>
                <w:rtl/>
              </w:rPr>
              <w:t>-</w:t>
            </w:r>
            <w:r w:rsidRPr="00BB7F5E">
              <w:rPr>
                <w:rFonts w:hint="cs"/>
                <w:szCs w:val="24"/>
                <w:rtl/>
              </w:rPr>
              <w:t xml:space="preserve"> نحوه </w:t>
            </w:r>
            <w:r>
              <w:rPr>
                <w:rFonts w:hint="cs"/>
                <w:szCs w:val="24"/>
                <w:rtl/>
              </w:rPr>
              <w:t>ارايه</w:t>
            </w:r>
            <w:r w:rsidRPr="00BB7F5E">
              <w:rPr>
                <w:rFonts w:hint="cs"/>
                <w:szCs w:val="24"/>
                <w:rtl/>
              </w:rPr>
              <w:t xml:space="preserve">: شامل رعایت زمان، تفهیم موضوع، کیفیت اسلایدها </w:t>
            </w:r>
            <w:r w:rsidRPr="00BB7F5E">
              <w:rPr>
                <w:rFonts w:hint="cs"/>
                <w:sz w:val="20"/>
                <w:szCs w:val="20"/>
                <w:rtl/>
              </w:rPr>
              <w:t>(براي</w:t>
            </w:r>
            <w:r w:rsidRPr="00BB7F5E">
              <w:rPr>
                <w:rFonts w:hint="eastAsia"/>
                <w:sz w:val="20"/>
                <w:szCs w:val="20"/>
                <w:rtl/>
              </w:rPr>
              <w:t>‌</w:t>
            </w:r>
            <w:r w:rsidRPr="00BB7F5E">
              <w:rPr>
                <w:rFonts w:hint="cs"/>
                <w:sz w:val="20"/>
                <w:szCs w:val="20"/>
                <w:rtl/>
              </w:rPr>
              <w:t>دانشجويان</w:t>
            </w:r>
            <w:r w:rsidRPr="00BB7F5E">
              <w:rPr>
                <w:rFonts w:hint="eastAsia"/>
                <w:sz w:val="20"/>
                <w:szCs w:val="20"/>
                <w:rtl/>
              </w:rPr>
              <w:t>‌</w:t>
            </w:r>
            <w:r w:rsidRPr="00BB7F5E">
              <w:rPr>
                <w:rFonts w:hint="cs"/>
                <w:sz w:val="20"/>
                <w:szCs w:val="20"/>
                <w:rtl/>
              </w:rPr>
              <w:t>کارشناسي)</w:t>
            </w:r>
          </w:p>
          <w:p w:rsidR="005B3B97" w:rsidRPr="00BB7F5E" w:rsidRDefault="005B3B97" w:rsidP="005B3B97">
            <w:pPr>
              <w:spacing w:line="168" w:lineRule="auto"/>
              <w:ind w:firstLine="0"/>
              <w:rPr>
                <w:szCs w:val="24"/>
                <w:rtl/>
              </w:rPr>
            </w:pPr>
            <w:r>
              <w:rPr>
                <w:rFonts w:hint="cs"/>
                <w:szCs w:val="24"/>
                <w:rtl/>
              </w:rPr>
              <w:t>-</w:t>
            </w:r>
            <w:r w:rsidRPr="00BB7F5E">
              <w:rPr>
                <w:rFonts w:hint="cs"/>
                <w:szCs w:val="24"/>
                <w:rtl/>
              </w:rPr>
              <w:t xml:space="preserve"> تسلط به موضوع و توانایی پاسخگویی  به سئوالات </w:t>
            </w:r>
            <w:r w:rsidRPr="00BB7F5E">
              <w:rPr>
                <w:rFonts w:hint="cs"/>
                <w:sz w:val="20"/>
                <w:szCs w:val="20"/>
                <w:rtl/>
              </w:rPr>
              <w:t>( براي دانشجويان کارداني)</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4</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3</w:t>
            </w:r>
          </w:p>
        </w:tc>
        <w:tc>
          <w:tcPr>
            <w:tcW w:w="6499" w:type="dxa"/>
            <w:gridSpan w:val="2"/>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گزارش</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ميزان استفاده از منابع و مراجع و کيفيت آنها</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انسجام در تنظیم و تدوین مطالب در پايان نامه</w:t>
            </w:r>
          </w:p>
          <w:p w:rsidR="005B3B97" w:rsidRPr="00BB7F5E" w:rsidRDefault="005B3B97" w:rsidP="005B3B97">
            <w:pPr>
              <w:spacing w:line="168" w:lineRule="auto"/>
              <w:ind w:firstLine="0"/>
              <w:rPr>
                <w:szCs w:val="24"/>
                <w:rtl/>
              </w:rPr>
            </w:pPr>
            <w:r>
              <w:rPr>
                <w:rFonts w:hint="cs"/>
                <w:szCs w:val="24"/>
                <w:rtl/>
              </w:rPr>
              <w:t xml:space="preserve">- </w:t>
            </w:r>
            <w:r w:rsidRPr="00BB7F5E">
              <w:rPr>
                <w:rFonts w:hint="cs"/>
                <w:szCs w:val="24"/>
                <w:rtl/>
              </w:rPr>
              <w:t>کیفیت تصاویر و جدولهای استفاده شده در پايان نامه</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3</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4</w:t>
            </w:r>
          </w:p>
        </w:tc>
        <w:tc>
          <w:tcPr>
            <w:tcW w:w="6499" w:type="dxa"/>
            <w:gridSpan w:val="2"/>
            <w:tcMar>
              <w:left w:w="57" w:type="dxa"/>
              <w:right w:w="57" w:type="dxa"/>
            </w:tcMar>
            <w:vAlign w:val="center"/>
          </w:tcPr>
          <w:p w:rsidR="005B3B97" w:rsidRPr="00BB7F5E" w:rsidRDefault="005B3B97" w:rsidP="005B3B97">
            <w:pPr>
              <w:spacing w:line="168" w:lineRule="auto"/>
              <w:ind w:firstLine="0"/>
              <w:rPr>
                <w:szCs w:val="24"/>
                <w:rtl/>
              </w:rPr>
            </w:pPr>
            <w:r w:rsidRPr="00BB7F5E">
              <w:rPr>
                <w:rFonts w:hint="cs"/>
                <w:szCs w:val="24"/>
                <w:rtl/>
              </w:rPr>
              <w:t>مقاله استخراج شده که پذيرفته شده</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sidRPr="00AA1092">
              <w:rPr>
                <w:rFonts w:hint="cs"/>
                <w:sz w:val="20"/>
                <w:szCs w:val="24"/>
                <w:rtl/>
              </w:rPr>
              <w:t>2+</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259"/>
          <w:jc w:val="center"/>
        </w:trPr>
        <w:tc>
          <w:tcPr>
            <w:tcW w:w="366" w:type="dxa"/>
            <w:tcBorders>
              <w:bottom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5</w:t>
            </w:r>
          </w:p>
        </w:tc>
        <w:tc>
          <w:tcPr>
            <w:tcW w:w="6499" w:type="dxa"/>
            <w:gridSpan w:val="2"/>
            <w:shd w:val="clear" w:color="auto" w:fill="auto"/>
            <w:tcMar>
              <w:left w:w="57" w:type="dxa"/>
              <w:right w:w="57" w:type="dxa"/>
            </w:tcMar>
            <w:vAlign w:val="center"/>
          </w:tcPr>
          <w:p w:rsidR="005B3B97" w:rsidRPr="00BB7F5E" w:rsidRDefault="005B3B97" w:rsidP="005B3B97">
            <w:pPr>
              <w:spacing w:line="168" w:lineRule="auto"/>
              <w:ind w:firstLine="0"/>
              <w:rPr>
                <w:szCs w:val="24"/>
                <w:rtl/>
              </w:rPr>
            </w:pPr>
            <w:r w:rsidRPr="00BB7F5E">
              <w:rPr>
                <w:rFonts w:hint="cs"/>
                <w:szCs w:val="24"/>
                <w:rtl/>
              </w:rPr>
              <w:t>کيفيت علمي مقاله (مقاله</w:t>
            </w:r>
            <w:r w:rsidRPr="00BB7F5E">
              <w:rPr>
                <w:rFonts w:hint="eastAsia"/>
                <w:szCs w:val="24"/>
                <w:rtl/>
              </w:rPr>
              <w:t>‌</w:t>
            </w:r>
            <w:r w:rsidRPr="00BB7F5E">
              <w:rPr>
                <w:rFonts w:hint="cs"/>
                <w:szCs w:val="24"/>
                <w:rtl/>
              </w:rPr>
              <w:t>هاي) استخراج شده که پذيرفته نشده</w:t>
            </w:r>
          </w:p>
        </w:tc>
        <w:tc>
          <w:tcPr>
            <w:tcW w:w="487" w:type="dxa"/>
            <w:shd w:val="clear" w:color="auto" w:fill="auto"/>
            <w:tcMar>
              <w:left w:w="0" w:type="dxa"/>
              <w:right w:w="0" w:type="dxa"/>
            </w:tcMar>
            <w:vAlign w:val="center"/>
          </w:tcPr>
          <w:p w:rsidR="005B3B97" w:rsidRPr="00AA1092" w:rsidRDefault="005B3B97" w:rsidP="005B3B97">
            <w:pPr>
              <w:spacing w:line="168" w:lineRule="auto"/>
              <w:ind w:firstLine="0"/>
              <w:jc w:val="center"/>
              <w:rPr>
                <w:sz w:val="20"/>
                <w:szCs w:val="24"/>
                <w:rtl/>
              </w:rPr>
            </w:pPr>
            <w:r w:rsidRPr="00AA1092">
              <w:rPr>
                <w:rFonts w:hint="cs"/>
                <w:sz w:val="20"/>
                <w:szCs w:val="24"/>
                <w:rtl/>
              </w:rPr>
              <w:t>2+</w:t>
            </w:r>
          </w:p>
        </w:tc>
        <w:tc>
          <w:tcPr>
            <w:tcW w:w="236"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409"/>
          <w:jc w:val="center"/>
        </w:trPr>
        <w:tc>
          <w:tcPr>
            <w:tcW w:w="366" w:type="dxa"/>
            <w:tcBorders>
              <w:bottom w:val="double" w:sz="4" w:space="0" w:color="auto"/>
            </w:tcBorders>
            <w:tcMar>
              <w:left w:w="0" w:type="dxa"/>
              <w:right w:w="0" w:type="dxa"/>
            </w:tcMar>
            <w:vAlign w:val="center"/>
          </w:tcPr>
          <w:p w:rsidR="005B3B97" w:rsidRDefault="005B3B97" w:rsidP="005B3B97">
            <w:pPr>
              <w:spacing w:line="168" w:lineRule="auto"/>
              <w:ind w:firstLine="0"/>
              <w:jc w:val="center"/>
              <w:rPr>
                <w:szCs w:val="24"/>
                <w:rtl/>
              </w:rPr>
            </w:pPr>
            <w:r>
              <w:rPr>
                <w:rFonts w:hint="cs"/>
                <w:szCs w:val="24"/>
                <w:rtl/>
              </w:rPr>
              <w:t>6</w:t>
            </w:r>
          </w:p>
        </w:tc>
        <w:tc>
          <w:tcPr>
            <w:tcW w:w="6499" w:type="dxa"/>
            <w:gridSpan w:val="2"/>
            <w:tcBorders>
              <w:bottom w:val="double" w:sz="4" w:space="0" w:color="auto"/>
            </w:tcBorders>
            <w:shd w:val="clear" w:color="auto" w:fill="auto"/>
            <w:tcMar>
              <w:left w:w="57" w:type="dxa"/>
              <w:right w:w="57" w:type="dxa"/>
            </w:tcMar>
            <w:vAlign w:val="center"/>
          </w:tcPr>
          <w:p w:rsidR="005B3B97" w:rsidRPr="00BB7F5E" w:rsidRDefault="005B3B97" w:rsidP="005B3B97">
            <w:pPr>
              <w:spacing w:line="168" w:lineRule="auto"/>
              <w:ind w:firstLine="0"/>
              <w:rPr>
                <w:szCs w:val="24"/>
                <w:rtl/>
              </w:rPr>
            </w:pPr>
            <w:r>
              <w:rPr>
                <w:rFonts w:hint="cs"/>
                <w:szCs w:val="24"/>
                <w:rtl/>
              </w:rPr>
              <w:t>میانگین مجموع</w:t>
            </w:r>
          </w:p>
        </w:tc>
        <w:tc>
          <w:tcPr>
            <w:tcW w:w="487" w:type="dxa"/>
            <w:tcBorders>
              <w:bottom w:val="double" w:sz="4" w:space="0" w:color="auto"/>
            </w:tcBorders>
            <w:shd w:val="clear" w:color="auto" w:fill="auto"/>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21</w:t>
            </w:r>
          </w:p>
        </w:tc>
        <w:tc>
          <w:tcPr>
            <w:tcW w:w="236" w:type="dxa"/>
            <w:tcBorders>
              <w:bottom w:val="double" w:sz="4" w:space="0" w:color="auto"/>
            </w:tcBorders>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bottom w:val="double" w:sz="4"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bottom w:val="double" w:sz="4"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1108"/>
          <w:jc w:val="center"/>
        </w:trPr>
        <w:tc>
          <w:tcPr>
            <w:tcW w:w="366" w:type="dxa"/>
            <w:tcBorders>
              <w:top w:val="double" w:sz="4" w:space="0" w:color="auto"/>
              <w:left w:val="double" w:sz="4" w:space="0" w:color="auto"/>
              <w:bottom w:val="double" w:sz="4" w:space="0" w:color="auto"/>
            </w:tcBorders>
            <w:shd w:val="clear" w:color="auto" w:fill="B3B3B3"/>
            <w:tcMar>
              <w:left w:w="0" w:type="dxa"/>
              <w:right w:w="0" w:type="dxa"/>
            </w:tcMar>
            <w:textDirection w:val="btLr"/>
            <w:vAlign w:val="center"/>
          </w:tcPr>
          <w:p w:rsidR="005B3B97" w:rsidRPr="000D0BDF" w:rsidRDefault="005B3B97" w:rsidP="005B3B97">
            <w:pPr>
              <w:spacing w:line="168" w:lineRule="auto"/>
              <w:ind w:left="113" w:right="113" w:firstLine="0"/>
              <w:jc w:val="center"/>
              <w:rPr>
                <w:szCs w:val="24"/>
                <w:rtl/>
              </w:rPr>
            </w:pPr>
            <w:r w:rsidRPr="000D0BDF">
              <w:rPr>
                <w:rFonts w:hint="cs"/>
                <w:szCs w:val="24"/>
                <w:rtl/>
              </w:rPr>
              <w:t>کميته پروژه</w:t>
            </w:r>
          </w:p>
        </w:tc>
        <w:tc>
          <w:tcPr>
            <w:tcW w:w="6499" w:type="dxa"/>
            <w:gridSpan w:val="2"/>
            <w:tcBorders>
              <w:top w:val="double" w:sz="4" w:space="0" w:color="auto"/>
            </w:tcBorders>
            <w:tcMar>
              <w:left w:w="57" w:type="dxa"/>
              <w:right w:w="57" w:type="dxa"/>
            </w:tcMar>
            <w:vAlign w:val="center"/>
          </w:tcPr>
          <w:p w:rsidR="005B3B97" w:rsidRPr="00F72653" w:rsidRDefault="005B3B97" w:rsidP="005B3B97">
            <w:pPr>
              <w:spacing w:line="168" w:lineRule="auto"/>
              <w:rPr>
                <w:rtl/>
              </w:rPr>
            </w:pPr>
            <w:r w:rsidRPr="00F72653">
              <w:rPr>
                <w:rFonts w:hint="cs"/>
                <w:rtl/>
              </w:rPr>
              <w:t>رعايت قوانين نگارش پايان نامه</w:t>
            </w:r>
            <w:r>
              <w:rPr>
                <w:rFonts w:hint="cs"/>
                <w:rtl/>
              </w:rPr>
              <w:t xml:space="preserve"> و نظم دانشجو در مراحل مختلف پروژه و ارائه پروژه در زمان مقرر</w:t>
            </w:r>
          </w:p>
        </w:tc>
        <w:tc>
          <w:tcPr>
            <w:tcW w:w="487" w:type="dxa"/>
            <w:tcBorders>
              <w:top w:val="double" w:sz="4" w:space="0" w:color="auto"/>
            </w:tcBorders>
            <w:tcMar>
              <w:left w:w="0" w:type="dxa"/>
              <w:right w:w="0" w:type="dxa"/>
            </w:tcMar>
            <w:vAlign w:val="center"/>
          </w:tcPr>
          <w:p w:rsidR="005B3B97" w:rsidRPr="00BB7F5E" w:rsidRDefault="005B3B97" w:rsidP="005B3B97">
            <w:pPr>
              <w:spacing w:line="168" w:lineRule="auto"/>
              <w:ind w:firstLine="0"/>
              <w:jc w:val="center"/>
              <w:rPr>
                <w:sz w:val="20"/>
                <w:szCs w:val="24"/>
                <w:rtl/>
              </w:rPr>
            </w:pPr>
            <w:r>
              <w:rPr>
                <w:rFonts w:hint="cs"/>
                <w:sz w:val="20"/>
                <w:szCs w:val="24"/>
                <w:rtl/>
              </w:rPr>
              <w:t>3</w:t>
            </w:r>
          </w:p>
        </w:tc>
        <w:tc>
          <w:tcPr>
            <w:tcW w:w="236" w:type="dxa"/>
            <w:tcBorders>
              <w:top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double" w:sz="4" w:space="0" w:color="auto"/>
              <w:right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52"/>
          <w:jc w:val="center"/>
        </w:trPr>
        <w:tc>
          <w:tcPr>
            <w:tcW w:w="366" w:type="dxa"/>
            <w:tcBorders>
              <w:top w:val="double" w:sz="4" w:space="0" w:color="auto"/>
              <w:left w:val="nil"/>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222" w:type="dxa"/>
            <w:gridSpan w:val="4"/>
            <w:tcBorders>
              <w:top w:val="double" w:sz="4" w:space="0" w:color="auto"/>
              <w:bottom w:val="single" w:sz="4" w:space="0" w:color="auto"/>
              <w:right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نمره نهايي</w:t>
            </w:r>
          </w:p>
        </w:tc>
        <w:tc>
          <w:tcPr>
            <w:tcW w:w="1588" w:type="dxa"/>
            <w:gridSpan w:val="2"/>
            <w:tcBorders>
              <w:top w:val="double" w:sz="12" w:space="0" w:color="auto"/>
              <w:left w:val="double" w:sz="12" w:space="0" w:color="auto"/>
              <w:bottom w:val="double" w:sz="12" w:space="0" w:color="auto"/>
              <w:right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double" w:sz="12" w:space="0" w:color="auto"/>
              <w:left w:val="double" w:sz="12" w:space="0" w:color="auto"/>
              <w:bottom w:val="double" w:sz="12" w:space="0" w:color="auto"/>
              <w:right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385"/>
          <w:jc w:val="center"/>
        </w:trPr>
        <w:tc>
          <w:tcPr>
            <w:tcW w:w="10764" w:type="dxa"/>
            <w:gridSpan w:val="9"/>
            <w:tcBorders>
              <w:top w:val="single" w:sz="4" w:space="0" w:color="auto"/>
              <w:left w:val="single" w:sz="4" w:space="0" w:color="auto"/>
              <w:bottom w:val="single" w:sz="4"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both"/>
              <w:rPr>
                <w:szCs w:val="24"/>
                <w:rtl/>
                <w:lang w:bidi="fa-IR"/>
              </w:rPr>
            </w:pPr>
            <w:r>
              <w:rPr>
                <w:rFonts w:hint="cs"/>
                <w:szCs w:val="24"/>
                <w:rtl/>
                <w:lang w:bidi="fa-IR"/>
              </w:rPr>
              <w:t xml:space="preserve"> توضيحات:</w:t>
            </w:r>
          </w:p>
        </w:tc>
      </w:tr>
    </w:tbl>
    <w:p w:rsidR="005B3B97" w:rsidRDefault="005B3B97" w:rsidP="005B3B97">
      <w:pPr>
        <w:spacing w:line="168" w:lineRule="auto"/>
        <w:rPr>
          <w:sz w:val="28"/>
          <w:rtl/>
        </w:rPr>
      </w:pPr>
      <w:r>
        <w:rPr>
          <w:rFonts w:hint="cs"/>
          <w:sz w:val="28"/>
          <w:rtl/>
        </w:rPr>
        <w:t>امضا</w:t>
      </w:r>
      <w:r w:rsidRPr="009746BF">
        <w:rPr>
          <w:rFonts w:hint="cs"/>
          <w:sz w:val="28"/>
          <w:rtl/>
        </w:rPr>
        <w:t>ء</w:t>
      </w:r>
      <w:r>
        <w:rPr>
          <w:rFonts w:hint="cs"/>
          <w:sz w:val="28"/>
          <w:rtl/>
        </w:rPr>
        <w:t xml:space="preserve"> </w:t>
      </w:r>
      <w:r w:rsidRPr="009746BF">
        <w:rPr>
          <w:rFonts w:hint="cs"/>
          <w:sz w:val="28"/>
          <w:rtl/>
        </w:rPr>
        <w:t>استادراهنما</w:t>
      </w:r>
      <w:r>
        <w:rPr>
          <w:rFonts w:hint="cs"/>
          <w:sz w:val="28"/>
          <w:rtl/>
        </w:rPr>
        <w:t>:</w:t>
      </w:r>
      <w:r>
        <w:rPr>
          <w:rFonts w:hint="cs"/>
          <w:sz w:val="28"/>
          <w:rtl/>
        </w:rPr>
        <w:tab/>
      </w:r>
      <w:r>
        <w:rPr>
          <w:rFonts w:hint="cs"/>
          <w:sz w:val="28"/>
          <w:rtl/>
        </w:rPr>
        <w:tab/>
        <w:t xml:space="preserve">       </w:t>
      </w:r>
      <w:r>
        <w:rPr>
          <w:rFonts w:hint="cs"/>
          <w:sz w:val="28"/>
          <w:rtl/>
        </w:rPr>
        <w:tab/>
        <w:t xml:space="preserve"> امضا</w:t>
      </w:r>
      <w:r w:rsidRPr="009746BF">
        <w:rPr>
          <w:rFonts w:hint="cs"/>
          <w:sz w:val="28"/>
          <w:rtl/>
        </w:rPr>
        <w:t>ء</w:t>
      </w:r>
      <w:r>
        <w:rPr>
          <w:rFonts w:hint="cs"/>
          <w:sz w:val="28"/>
          <w:rtl/>
        </w:rPr>
        <w:t xml:space="preserve"> </w:t>
      </w:r>
      <w:r w:rsidRPr="009746BF">
        <w:rPr>
          <w:rFonts w:hint="cs"/>
          <w:sz w:val="28"/>
          <w:rtl/>
        </w:rPr>
        <w:t>استاد د</w:t>
      </w:r>
      <w:r>
        <w:rPr>
          <w:rFonts w:hint="cs"/>
          <w:sz w:val="28"/>
          <w:rtl/>
        </w:rPr>
        <w:t>اور</w:t>
      </w:r>
      <w:r w:rsidRPr="009746BF">
        <w:rPr>
          <w:rFonts w:hint="cs"/>
          <w:sz w:val="28"/>
          <w:rtl/>
        </w:rPr>
        <w:t>:</w:t>
      </w:r>
      <w:r>
        <w:rPr>
          <w:rFonts w:hint="cs"/>
          <w:sz w:val="28"/>
          <w:rtl/>
        </w:rPr>
        <w:tab/>
      </w:r>
      <w:r>
        <w:rPr>
          <w:rFonts w:hint="cs"/>
          <w:sz w:val="28"/>
          <w:rtl/>
        </w:rPr>
        <w:tab/>
      </w:r>
      <w:r>
        <w:rPr>
          <w:rFonts w:hint="cs"/>
          <w:sz w:val="28"/>
          <w:rtl/>
        </w:rPr>
        <w:tab/>
        <w:t>امضا</w:t>
      </w:r>
      <w:r w:rsidRPr="009746BF">
        <w:rPr>
          <w:rFonts w:hint="cs"/>
          <w:sz w:val="28"/>
          <w:rtl/>
        </w:rPr>
        <w:t>ء</w:t>
      </w:r>
      <w:r>
        <w:rPr>
          <w:rFonts w:hint="cs"/>
          <w:sz w:val="28"/>
          <w:rtl/>
        </w:rPr>
        <w:t xml:space="preserve"> دبیر کمیته پروژه:</w:t>
      </w:r>
      <w:r>
        <w:rPr>
          <w:rFonts w:hint="cs"/>
          <w:sz w:val="28"/>
          <w:rtl/>
        </w:rPr>
        <w:tab/>
      </w:r>
      <w:r>
        <w:rPr>
          <w:rFonts w:hint="cs"/>
          <w:sz w:val="28"/>
          <w:rtl/>
        </w:rPr>
        <w:tab/>
      </w:r>
    </w:p>
    <w:p w:rsidR="005B3B97" w:rsidRPr="00E723BF" w:rsidRDefault="005B3B97" w:rsidP="005B3B97">
      <w:pPr>
        <w:spacing w:line="168" w:lineRule="auto"/>
        <w:rPr>
          <w:sz w:val="18"/>
          <w:szCs w:val="18"/>
          <w:rtl/>
        </w:rPr>
      </w:pPr>
    </w:p>
    <w:p w:rsidR="005B3B97" w:rsidRDefault="005B3B97" w:rsidP="005B3B97">
      <w:pPr>
        <w:spacing w:line="168" w:lineRule="auto"/>
        <w:rPr>
          <w:sz w:val="28"/>
          <w:rtl/>
        </w:rPr>
      </w:pPr>
      <w:r>
        <w:rPr>
          <w:rFonts w:hint="cs"/>
          <w:sz w:val="28"/>
          <w:rtl/>
        </w:rPr>
        <w:t xml:space="preserve">دبیرخانه محترم،تایید می شود لطفا ارسال فرمائید. </w:t>
      </w:r>
      <w:r>
        <w:rPr>
          <w:rFonts w:hint="cs"/>
          <w:sz w:val="28"/>
          <w:rtl/>
        </w:rPr>
        <w:tab/>
        <w:t xml:space="preserve">                      تاريخ و </w:t>
      </w:r>
      <w:r w:rsidRPr="009746BF">
        <w:rPr>
          <w:rFonts w:hint="cs"/>
          <w:sz w:val="28"/>
          <w:rtl/>
        </w:rPr>
        <w:t>امضاء مدیر گروه:</w:t>
      </w:r>
    </w:p>
    <w:p w:rsidR="005B3B97" w:rsidRDefault="005B3B97" w:rsidP="005B3B97">
      <w:pPr>
        <w:spacing w:line="168" w:lineRule="auto"/>
        <w:rPr>
          <w:sz w:val="28"/>
          <w:rtl/>
        </w:rPr>
      </w:pPr>
    </w:p>
    <w:p w:rsidR="005B3B97" w:rsidRPr="009746BF" w:rsidRDefault="005B3B97" w:rsidP="005B3B97">
      <w:pPr>
        <w:spacing w:line="168" w:lineRule="auto"/>
        <w:rPr>
          <w:sz w:val="28"/>
          <w:rtl/>
        </w:rPr>
      </w:pPr>
      <w:r>
        <w:rPr>
          <w:rFonts w:hint="cs"/>
          <w:sz w:val="28"/>
          <w:rtl/>
        </w:rPr>
        <w:t>تاریخ و امضا</w:t>
      </w:r>
      <w:r w:rsidRPr="009746BF">
        <w:rPr>
          <w:rFonts w:hint="cs"/>
          <w:sz w:val="28"/>
          <w:rtl/>
        </w:rPr>
        <w:t>ء</w:t>
      </w:r>
      <w:r>
        <w:rPr>
          <w:rFonts w:hint="cs"/>
          <w:sz w:val="28"/>
          <w:rtl/>
        </w:rPr>
        <w:t>مدیر آموزش:</w:t>
      </w:r>
    </w:p>
    <w:p w:rsidR="005B3B97" w:rsidRDefault="005B3B97" w:rsidP="005B3B97">
      <w:pPr>
        <w:spacing w:line="16" w:lineRule="atLeast"/>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pStyle w:val="Heading1"/>
        <w:spacing w:line="16" w:lineRule="atLeast"/>
        <w:rPr>
          <w:rtl/>
          <w:lang w:bidi="fa-IR"/>
        </w:rPr>
      </w:pPr>
      <w:r>
        <w:rPr>
          <w:rFonts w:hint="cs"/>
          <w:rtl/>
        </w:rPr>
        <w:t>منابع و مراجع</w:t>
      </w:r>
    </w:p>
    <w:p w:rsidR="00851E80" w:rsidRPr="00851E80" w:rsidRDefault="00851E80" w:rsidP="005B3B97">
      <w:pPr>
        <w:spacing w:line="16" w:lineRule="atLeast"/>
        <w:rPr>
          <w:rtl/>
          <w:lang w:bidi="fa-IR"/>
        </w:rPr>
      </w:pPr>
    </w:p>
    <w:p w:rsidR="00E86AC6" w:rsidRDefault="00BF037E" w:rsidP="005B3B97">
      <w:pPr>
        <w:spacing w:line="16" w:lineRule="atLeast"/>
        <w:rPr>
          <w:rtl/>
        </w:rPr>
      </w:pPr>
      <w:r>
        <w:rPr>
          <w:rFonts w:hint="cs"/>
          <w:rtl/>
        </w:rPr>
        <w:t xml:space="preserve">[1]- </w:t>
      </w:r>
      <w:r w:rsidR="00AA7BC5">
        <w:rPr>
          <w:rFonts w:hint="cs"/>
          <w:rtl/>
        </w:rPr>
        <w:t xml:space="preserve">ياحقي، محمد جعفر و ناصح، محمد مهدي، </w:t>
      </w:r>
      <w:r w:rsidR="00AA7BC5">
        <w:rPr>
          <w:rFonts w:hint="cs"/>
          <w:i/>
          <w:iCs/>
          <w:rtl/>
        </w:rPr>
        <w:t>راهنماي نگارش و ويرايش</w:t>
      </w:r>
      <w:r w:rsidR="00AA7BC5">
        <w:rPr>
          <w:rFonts w:hint="cs"/>
          <w:rtl/>
        </w:rPr>
        <w:t>،</w:t>
      </w:r>
      <w:r w:rsidR="001B0ADB">
        <w:rPr>
          <w:rFonts w:hint="cs"/>
          <w:rtl/>
        </w:rPr>
        <w:t xml:space="preserve"> موسسه چاپ و انتشارات آستان قدس رضوي، 1368، ص 10-124.</w:t>
      </w:r>
    </w:p>
    <w:p w:rsidR="00BF037E" w:rsidRDefault="001D542C" w:rsidP="005B3B97">
      <w:pPr>
        <w:spacing w:line="16" w:lineRule="atLeast"/>
        <w:rPr>
          <w:rtl/>
        </w:rPr>
      </w:pPr>
      <w:r>
        <w:rPr>
          <w:rFonts w:hint="cs"/>
          <w:rtl/>
        </w:rPr>
        <w:t>[2]-</w:t>
      </w:r>
      <w:r w:rsidR="000B7E52">
        <w:rPr>
          <w:rFonts w:hint="cs"/>
          <w:rtl/>
        </w:rPr>
        <w:t xml:space="preserve"> حد</w:t>
      </w:r>
      <w:r w:rsidR="00546C7F">
        <w:rPr>
          <w:rFonts w:hint="cs"/>
          <w:rtl/>
        </w:rPr>
        <w:t>ّ</w:t>
      </w:r>
      <w:r w:rsidR="000B7E52">
        <w:rPr>
          <w:rFonts w:hint="cs"/>
          <w:rtl/>
        </w:rPr>
        <w:t xml:space="preserve">اد عادل، غلامعلي، </w:t>
      </w:r>
      <w:r w:rsidR="000B7E52">
        <w:rPr>
          <w:rFonts w:hint="cs"/>
          <w:i/>
          <w:iCs/>
          <w:rtl/>
        </w:rPr>
        <w:t>دستور خط</w:t>
      </w:r>
      <w:r w:rsidR="00012013">
        <w:rPr>
          <w:rFonts w:hint="cs"/>
          <w:i/>
          <w:iCs/>
          <w:rtl/>
        </w:rPr>
        <w:t>ّ</w:t>
      </w:r>
      <w:r w:rsidR="000B7E52">
        <w:rPr>
          <w:rFonts w:hint="cs"/>
          <w:i/>
          <w:iCs/>
          <w:rtl/>
        </w:rPr>
        <w:t xml:space="preserve"> فارسي</w:t>
      </w:r>
      <w:r w:rsidR="000B7E52">
        <w:rPr>
          <w:rFonts w:hint="cs"/>
          <w:rtl/>
        </w:rPr>
        <w:t xml:space="preserve">، نشريه الکترونيکي فرهنگستان زبان و ادب </w:t>
      </w:r>
      <w:r w:rsidR="00E95B28">
        <w:rPr>
          <w:rFonts w:hint="cs"/>
          <w:rtl/>
        </w:rPr>
        <w:t>پ</w:t>
      </w:r>
      <w:r w:rsidR="000B7E52">
        <w:rPr>
          <w:rFonts w:hint="cs"/>
          <w:rtl/>
        </w:rPr>
        <w:t>ارسي، 1380.</w:t>
      </w:r>
    </w:p>
    <w:p w:rsidR="000531F9" w:rsidRPr="000B7E52" w:rsidRDefault="000531F9" w:rsidP="005B3B97">
      <w:pPr>
        <w:spacing w:line="16" w:lineRule="atLeast"/>
        <w:rPr>
          <w:rtl/>
          <w:lang w:bidi="fa-IR"/>
        </w:rPr>
      </w:pPr>
    </w:p>
    <w:p w:rsidR="001D542C" w:rsidRDefault="008D4A41" w:rsidP="005B3B97">
      <w:pPr>
        <w:bidi w:val="0"/>
        <w:spacing w:line="16" w:lineRule="atLeast"/>
        <w:ind w:firstLine="0"/>
        <w:rPr>
          <w:lang w:bidi="fa-IR"/>
        </w:rPr>
      </w:pPr>
      <w:r>
        <w:t>[3]- www.sadjad.ac.ir</w:t>
      </w:r>
    </w:p>
    <w:p w:rsidR="00BF037E" w:rsidRDefault="008337FB" w:rsidP="008337FB">
      <w:pPr>
        <w:bidi w:val="0"/>
        <w:spacing w:line="16" w:lineRule="atLeast"/>
        <w:rPr>
          <w:ins w:id="2878" w:author="mohammad minoei" w:date="2015-09-07T18:51:00Z"/>
          <w:lang w:bidi="fa-IR"/>
        </w:rPr>
        <w:pPrChange w:id="2879" w:author="mohammad minoei" w:date="2015-09-07T18:50:00Z">
          <w:pPr>
            <w:spacing w:line="16" w:lineRule="atLeast"/>
          </w:pPr>
        </w:pPrChange>
      </w:pPr>
      <w:ins w:id="2880" w:author="mohammad minoei" w:date="2015-09-07T18:51:00Z">
        <w:r>
          <w:rPr>
            <w:lang w:bidi="fa-IR"/>
          </w:rPr>
          <w:fldChar w:fldCharType="begin"/>
        </w:r>
        <w:r>
          <w:rPr>
            <w:lang w:bidi="fa-IR"/>
          </w:rPr>
          <w:instrText xml:space="preserve"> HYPERLINK "</w:instrText>
        </w:r>
      </w:ins>
      <w:ins w:id="2881" w:author="mohammad minoei" w:date="2015-09-07T18:50:00Z">
        <w:r w:rsidRPr="008337FB">
          <w:rPr>
            <w:lang w:bidi="fa-IR"/>
          </w:rPr>
          <w:instrText>http://compiler.ir/%D</w:instrText>
        </w:r>
        <w:r w:rsidRPr="008337FB">
          <w:rPr>
            <w:rtl/>
            <w:lang w:bidi="fa-IR"/>
          </w:rPr>
          <w:instrText>8%</w:instrText>
        </w:r>
        <w:r w:rsidRPr="008337FB">
          <w:rPr>
            <w:lang w:bidi="fa-IR"/>
          </w:rPr>
          <w:instrText>A</w:instrText>
        </w:r>
        <w:r w:rsidRPr="008337FB">
          <w:rPr>
            <w:rtl/>
            <w:lang w:bidi="fa-IR"/>
          </w:rPr>
          <w:instrText>2%</w:instrText>
        </w:r>
        <w:r w:rsidRPr="008337FB">
          <w:rPr>
            <w:lang w:bidi="fa-IR"/>
          </w:rPr>
          <w:instrText>D</w:instrText>
        </w:r>
        <w:r w:rsidRPr="008337FB">
          <w:rPr>
            <w:rtl/>
            <w:lang w:bidi="fa-IR"/>
          </w:rPr>
          <w:instrText>9%85%</w:instrText>
        </w:r>
        <w:r w:rsidRPr="008337FB">
          <w:rPr>
            <w:lang w:bidi="fa-IR"/>
          </w:rPr>
          <w:instrText>D</w:instrText>
        </w:r>
        <w:r w:rsidRPr="008337FB">
          <w:rPr>
            <w:rtl/>
            <w:lang w:bidi="fa-IR"/>
          </w:rPr>
          <w:instrText>9%88%</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2%</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4</w:instrText>
        </w:r>
        <w:r w:rsidRPr="008337FB">
          <w:rPr>
            <w:lang w:bidi="fa-IR"/>
          </w:rPr>
          <w:instrText>-%D</w:instrText>
        </w:r>
        <w:r w:rsidRPr="008337FB">
          <w:rPr>
            <w:rtl/>
            <w:lang w:bidi="fa-IR"/>
          </w:rPr>
          <w:instrText>9%86%</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5%</w:instrText>
        </w:r>
        <w:r w:rsidRPr="008337FB">
          <w:rPr>
            <w:lang w:bidi="fa-IR"/>
          </w:rPr>
          <w:instrText>D</w:instrText>
        </w:r>
        <w:r w:rsidRPr="008337FB">
          <w:rPr>
            <w:rtl/>
            <w:lang w:bidi="fa-IR"/>
          </w:rPr>
          <w:instrText>8%</w:instrText>
        </w:r>
        <w:r w:rsidRPr="008337FB">
          <w:rPr>
            <w:lang w:bidi="fa-IR"/>
          </w:rPr>
          <w:instrText>A</w:instrText>
        </w:r>
        <w:r w:rsidRPr="008337FB">
          <w:rPr>
            <w:rtl/>
            <w:lang w:bidi="fa-IR"/>
          </w:rPr>
          <w:instrText>8</w:instrText>
        </w:r>
        <w:r w:rsidRPr="008337FB">
          <w:rPr>
            <w:lang w:bidi="fa-IR"/>
          </w:rPr>
          <w:instrText>-asterisk-%D</w:instrText>
        </w:r>
        <w:r w:rsidRPr="008337FB">
          <w:rPr>
            <w:rtl/>
            <w:lang w:bidi="fa-IR"/>
          </w:rPr>
          <w:instrText>8%</w:instrText>
        </w:r>
        <w:r w:rsidRPr="008337FB">
          <w:rPr>
            <w:lang w:bidi="fa-IR"/>
          </w:rPr>
          <w:instrText>B</w:instrText>
        </w:r>
        <w:r w:rsidRPr="008337FB">
          <w:rPr>
            <w:rtl/>
            <w:lang w:bidi="fa-IR"/>
          </w:rPr>
          <w:instrText>1%</w:instrText>
        </w:r>
        <w:r w:rsidRPr="008337FB">
          <w:rPr>
            <w:lang w:bidi="fa-IR"/>
          </w:rPr>
          <w:instrText>D</w:instrText>
        </w:r>
        <w:r w:rsidRPr="008337FB">
          <w:rPr>
            <w:rtl/>
            <w:lang w:bidi="fa-IR"/>
          </w:rPr>
          <w:instrText>9%88%</w:instrText>
        </w:r>
        <w:r w:rsidRPr="008337FB">
          <w:rPr>
            <w:lang w:bidi="fa-IR"/>
          </w:rPr>
          <w:instrText>DB</w:instrText>
        </w:r>
        <w:r w:rsidRPr="008337FB">
          <w:rPr>
            <w:rtl/>
            <w:lang w:bidi="fa-IR"/>
          </w:rPr>
          <w:instrText>%8</w:instrText>
        </w:r>
        <w:r w:rsidRPr="008337FB">
          <w:rPr>
            <w:lang w:bidi="fa-IR"/>
          </w:rPr>
          <w:instrText>C-%D</w:instrText>
        </w:r>
        <w:r w:rsidRPr="008337FB">
          <w:rPr>
            <w:rtl/>
            <w:lang w:bidi="fa-IR"/>
          </w:rPr>
          <w:instrText>9%84%</w:instrText>
        </w:r>
        <w:r w:rsidRPr="008337FB">
          <w:rPr>
            <w:lang w:bidi="fa-IR"/>
          </w:rPr>
          <w:instrText>DB</w:instrText>
        </w:r>
        <w:r w:rsidRPr="008337FB">
          <w:rPr>
            <w:rtl/>
            <w:lang w:bidi="fa-IR"/>
          </w:rPr>
          <w:instrText>%8</w:instrText>
        </w:r>
        <w:r w:rsidRPr="008337FB">
          <w:rPr>
            <w:lang w:bidi="fa-IR"/>
          </w:rPr>
          <w:instrText>C%D</w:instrText>
        </w:r>
        <w:r w:rsidRPr="008337FB">
          <w:rPr>
            <w:rtl/>
            <w:lang w:bidi="fa-IR"/>
          </w:rPr>
          <w:instrText>9%86%</w:instrText>
        </w:r>
        <w:r w:rsidRPr="008337FB">
          <w:rPr>
            <w:lang w:bidi="fa-IR"/>
          </w:rPr>
          <w:instrText>D</w:instrText>
        </w:r>
        <w:r w:rsidRPr="008337FB">
          <w:rPr>
            <w:rtl/>
            <w:lang w:bidi="fa-IR"/>
          </w:rPr>
          <w:instrText>9%88%</w:instrText>
        </w:r>
        <w:r w:rsidRPr="008337FB">
          <w:rPr>
            <w:lang w:bidi="fa-IR"/>
          </w:rPr>
          <w:instrText>DA%A</w:instrText>
        </w:r>
        <w:r w:rsidRPr="008337FB">
          <w:rPr>
            <w:rtl/>
            <w:lang w:bidi="fa-IR"/>
          </w:rPr>
          <w:instrText>9%</w:instrText>
        </w:r>
        <w:r w:rsidRPr="008337FB">
          <w:rPr>
            <w:lang w:bidi="fa-IR"/>
          </w:rPr>
          <w:instrText>D</w:instrText>
        </w:r>
        <w:r w:rsidRPr="008337FB">
          <w:rPr>
            <w:rtl/>
            <w:lang w:bidi="fa-IR"/>
          </w:rPr>
          <w:instrText>8%</w:instrText>
        </w:r>
        <w:r w:rsidRPr="008337FB">
          <w:rPr>
            <w:lang w:bidi="fa-IR"/>
          </w:rPr>
          <w:instrText>B</w:instrText>
        </w:r>
        <w:r w:rsidRPr="008337FB">
          <w:rPr>
            <w:rtl/>
            <w:lang w:bidi="fa-IR"/>
          </w:rPr>
          <w:instrText>3</w:instrText>
        </w:r>
        <w:r w:rsidRPr="008337FB">
          <w:rPr>
            <w:lang w:bidi="fa-IR"/>
          </w:rPr>
          <w:instrText>-debian-</w:instrText>
        </w:r>
        <w:r w:rsidRPr="008337FB">
          <w:rPr>
            <w:rtl/>
            <w:lang w:bidi="fa-IR"/>
          </w:rPr>
          <w:instrText>7/</w:instrText>
        </w:r>
      </w:ins>
      <w:ins w:id="2882" w:author="mohammad minoei" w:date="2015-09-07T18:51:00Z">
        <w:r>
          <w:rPr>
            <w:lang w:bidi="fa-IR"/>
          </w:rPr>
          <w:instrText xml:space="preserve">" </w:instrText>
        </w:r>
        <w:r>
          <w:rPr>
            <w:lang w:bidi="fa-IR"/>
          </w:rPr>
          <w:fldChar w:fldCharType="separate"/>
        </w:r>
      </w:ins>
      <w:ins w:id="2883" w:author="mohammad minoei" w:date="2015-09-07T18:50:00Z">
        <w:r w:rsidRPr="0085201B">
          <w:rPr>
            <w:rStyle w:val="Hyperlink"/>
            <w:lang w:bidi="fa-IR"/>
          </w:rPr>
          <w:t>http://compiler.ir/%D</w:t>
        </w:r>
        <w:r w:rsidRPr="0085201B">
          <w:rPr>
            <w:rStyle w:val="Hyperlink"/>
            <w:rtl/>
            <w:lang w:bidi="fa-IR"/>
          </w:rPr>
          <w:t>8%</w:t>
        </w:r>
        <w:r w:rsidRPr="0085201B">
          <w:rPr>
            <w:rStyle w:val="Hyperlink"/>
            <w:lang w:bidi="fa-IR"/>
          </w:rPr>
          <w:t>A</w:t>
        </w:r>
        <w:r w:rsidRPr="0085201B">
          <w:rPr>
            <w:rStyle w:val="Hyperlink"/>
            <w:rtl/>
            <w:lang w:bidi="fa-IR"/>
          </w:rPr>
          <w:t>2%</w:t>
        </w:r>
        <w:r w:rsidRPr="0085201B">
          <w:rPr>
            <w:rStyle w:val="Hyperlink"/>
            <w:lang w:bidi="fa-IR"/>
          </w:rPr>
          <w:t>D</w:t>
        </w:r>
        <w:r w:rsidRPr="0085201B">
          <w:rPr>
            <w:rStyle w:val="Hyperlink"/>
            <w:rtl/>
            <w:lang w:bidi="fa-IR"/>
          </w:rPr>
          <w:t>9%85%</w:t>
        </w:r>
        <w:r w:rsidRPr="0085201B">
          <w:rPr>
            <w:rStyle w:val="Hyperlink"/>
            <w:lang w:bidi="fa-IR"/>
          </w:rPr>
          <w:t>D</w:t>
        </w:r>
        <w:r w:rsidRPr="0085201B">
          <w:rPr>
            <w:rStyle w:val="Hyperlink"/>
            <w:rtl/>
            <w:lang w:bidi="fa-IR"/>
          </w:rPr>
          <w:t>9%88%</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2%</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4</w:t>
        </w:r>
        <w:r w:rsidRPr="0085201B">
          <w:rPr>
            <w:rStyle w:val="Hyperlink"/>
            <w:lang w:bidi="fa-IR"/>
          </w:rPr>
          <w:t>-%D</w:t>
        </w:r>
        <w:r w:rsidRPr="0085201B">
          <w:rPr>
            <w:rStyle w:val="Hyperlink"/>
            <w:rtl/>
            <w:lang w:bidi="fa-IR"/>
          </w:rPr>
          <w:t>9%86%</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5%</w:t>
        </w:r>
        <w:r w:rsidRPr="0085201B">
          <w:rPr>
            <w:rStyle w:val="Hyperlink"/>
            <w:lang w:bidi="fa-IR"/>
          </w:rPr>
          <w:t>D</w:t>
        </w:r>
        <w:r w:rsidRPr="0085201B">
          <w:rPr>
            <w:rStyle w:val="Hyperlink"/>
            <w:rtl/>
            <w:lang w:bidi="fa-IR"/>
          </w:rPr>
          <w:t>8%</w:t>
        </w:r>
        <w:r w:rsidRPr="0085201B">
          <w:rPr>
            <w:rStyle w:val="Hyperlink"/>
            <w:lang w:bidi="fa-IR"/>
          </w:rPr>
          <w:t>A</w:t>
        </w:r>
        <w:r w:rsidRPr="0085201B">
          <w:rPr>
            <w:rStyle w:val="Hyperlink"/>
            <w:rtl/>
            <w:lang w:bidi="fa-IR"/>
          </w:rPr>
          <w:t>8</w:t>
        </w:r>
        <w:r w:rsidRPr="0085201B">
          <w:rPr>
            <w:rStyle w:val="Hyperlink"/>
            <w:lang w:bidi="fa-IR"/>
          </w:rPr>
          <w:t>-asterisk-%D</w:t>
        </w:r>
        <w:r w:rsidRPr="0085201B">
          <w:rPr>
            <w:rStyle w:val="Hyperlink"/>
            <w:rtl/>
            <w:lang w:bidi="fa-IR"/>
          </w:rPr>
          <w:t>8%</w:t>
        </w:r>
        <w:r w:rsidRPr="0085201B">
          <w:rPr>
            <w:rStyle w:val="Hyperlink"/>
            <w:lang w:bidi="fa-IR"/>
          </w:rPr>
          <w:t>B</w:t>
        </w:r>
        <w:r w:rsidRPr="0085201B">
          <w:rPr>
            <w:rStyle w:val="Hyperlink"/>
            <w:rtl/>
            <w:lang w:bidi="fa-IR"/>
          </w:rPr>
          <w:t>1%</w:t>
        </w:r>
        <w:r w:rsidRPr="0085201B">
          <w:rPr>
            <w:rStyle w:val="Hyperlink"/>
            <w:lang w:bidi="fa-IR"/>
          </w:rPr>
          <w:t>D</w:t>
        </w:r>
        <w:r w:rsidRPr="0085201B">
          <w:rPr>
            <w:rStyle w:val="Hyperlink"/>
            <w:rtl/>
            <w:lang w:bidi="fa-IR"/>
          </w:rPr>
          <w:t>9%88%</w:t>
        </w:r>
        <w:r w:rsidRPr="0085201B">
          <w:rPr>
            <w:rStyle w:val="Hyperlink"/>
            <w:lang w:bidi="fa-IR"/>
          </w:rPr>
          <w:t>DB</w:t>
        </w:r>
        <w:r w:rsidRPr="0085201B">
          <w:rPr>
            <w:rStyle w:val="Hyperlink"/>
            <w:rtl/>
            <w:lang w:bidi="fa-IR"/>
          </w:rPr>
          <w:t>%8</w:t>
        </w:r>
        <w:r w:rsidRPr="0085201B">
          <w:rPr>
            <w:rStyle w:val="Hyperlink"/>
            <w:lang w:bidi="fa-IR"/>
          </w:rPr>
          <w:t>C-%D</w:t>
        </w:r>
        <w:r w:rsidRPr="0085201B">
          <w:rPr>
            <w:rStyle w:val="Hyperlink"/>
            <w:rtl/>
            <w:lang w:bidi="fa-IR"/>
          </w:rPr>
          <w:t>9%84%</w:t>
        </w:r>
        <w:r w:rsidRPr="0085201B">
          <w:rPr>
            <w:rStyle w:val="Hyperlink"/>
            <w:lang w:bidi="fa-IR"/>
          </w:rPr>
          <w:t>DB</w:t>
        </w:r>
        <w:r w:rsidRPr="0085201B">
          <w:rPr>
            <w:rStyle w:val="Hyperlink"/>
            <w:rtl/>
            <w:lang w:bidi="fa-IR"/>
          </w:rPr>
          <w:t>%8</w:t>
        </w:r>
        <w:r w:rsidRPr="0085201B">
          <w:rPr>
            <w:rStyle w:val="Hyperlink"/>
            <w:lang w:bidi="fa-IR"/>
          </w:rPr>
          <w:t>C%D</w:t>
        </w:r>
        <w:r w:rsidRPr="0085201B">
          <w:rPr>
            <w:rStyle w:val="Hyperlink"/>
            <w:rtl/>
            <w:lang w:bidi="fa-IR"/>
          </w:rPr>
          <w:t>9%86%</w:t>
        </w:r>
        <w:r w:rsidRPr="0085201B">
          <w:rPr>
            <w:rStyle w:val="Hyperlink"/>
            <w:lang w:bidi="fa-IR"/>
          </w:rPr>
          <w:t>D</w:t>
        </w:r>
        <w:r w:rsidRPr="0085201B">
          <w:rPr>
            <w:rStyle w:val="Hyperlink"/>
            <w:rtl/>
            <w:lang w:bidi="fa-IR"/>
          </w:rPr>
          <w:t>9%88%</w:t>
        </w:r>
        <w:r w:rsidRPr="0085201B">
          <w:rPr>
            <w:rStyle w:val="Hyperlink"/>
            <w:lang w:bidi="fa-IR"/>
          </w:rPr>
          <w:t>DA%A</w:t>
        </w:r>
        <w:r w:rsidRPr="0085201B">
          <w:rPr>
            <w:rStyle w:val="Hyperlink"/>
            <w:rtl/>
            <w:lang w:bidi="fa-IR"/>
          </w:rPr>
          <w:t>9%</w:t>
        </w:r>
        <w:r w:rsidRPr="0085201B">
          <w:rPr>
            <w:rStyle w:val="Hyperlink"/>
            <w:lang w:bidi="fa-IR"/>
          </w:rPr>
          <w:t>D</w:t>
        </w:r>
        <w:r w:rsidRPr="0085201B">
          <w:rPr>
            <w:rStyle w:val="Hyperlink"/>
            <w:rtl/>
            <w:lang w:bidi="fa-IR"/>
          </w:rPr>
          <w:t>8%</w:t>
        </w:r>
        <w:r w:rsidRPr="0085201B">
          <w:rPr>
            <w:rStyle w:val="Hyperlink"/>
            <w:lang w:bidi="fa-IR"/>
          </w:rPr>
          <w:t>B</w:t>
        </w:r>
        <w:r w:rsidRPr="0085201B">
          <w:rPr>
            <w:rStyle w:val="Hyperlink"/>
            <w:rtl/>
            <w:lang w:bidi="fa-IR"/>
          </w:rPr>
          <w:t>3</w:t>
        </w:r>
        <w:r w:rsidRPr="0085201B">
          <w:rPr>
            <w:rStyle w:val="Hyperlink"/>
            <w:lang w:bidi="fa-IR"/>
          </w:rPr>
          <w:t>-debian-</w:t>
        </w:r>
        <w:r w:rsidRPr="0085201B">
          <w:rPr>
            <w:rStyle w:val="Hyperlink"/>
            <w:rtl/>
            <w:lang w:bidi="fa-IR"/>
          </w:rPr>
          <w:t>7/</w:t>
        </w:r>
      </w:ins>
      <w:ins w:id="2884" w:author="mohammad minoei" w:date="2015-09-07T18:51:00Z">
        <w:r>
          <w:rPr>
            <w:lang w:bidi="fa-IR"/>
          </w:rPr>
          <w:fldChar w:fldCharType="end"/>
        </w:r>
      </w:ins>
    </w:p>
    <w:p w:rsidR="008337FB" w:rsidRDefault="008337FB" w:rsidP="008337FB">
      <w:pPr>
        <w:bidi w:val="0"/>
        <w:spacing w:line="16" w:lineRule="atLeast"/>
        <w:rPr>
          <w:ins w:id="2885" w:author="mohammad minoei" w:date="2015-09-07T18:51:00Z"/>
          <w:lang w:bidi="fa-IR"/>
        </w:rPr>
        <w:pPrChange w:id="2886" w:author="mohammad minoei" w:date="2015-09-07T18:51:00Z">
          <w:pPr>
            <w:spacing w:line="16" w:lineRule="atLeast"/>
          </w:pPr>
        </w:pPrChange>
      </w:pPr>
    </w:p>
    <w:p w:rsidR="008337FB" w:rsidRPr="00E86AC6" w:rsidRDefault="008337FB" w:rsidP="008337FB">
      <w:pPr>
        <w:bidi w:val="0"/>
        <w:spacing w:line="16" w:lineRule="atLeast"/>
        <w:rPr>
          <w:lang w:bidi="fa-IR"/>
        </w:rPr>
        <w:pPrChange w:id="2887" w:author="mohammad minoei" w:date="2015-09-07T18:51:00Z">
          <w:pPr>
            <w:spacing w:line="16" w:lineRule="atLeast"/>
          </w:pPr>
        </w:pPrChange>
      </w:pPr>
      <w:ins w:id="2888" w:author="mohammad minoei" w:date="2015-09-07T18:51:00Z">
        <w:r w:rsidRPr="008337FB">
          <w:rPr>
            <w:lang w:bidi="fa-IR"/>
          </w:rPr>
          <w:t>http://miniatel.com/blog/how-to-install-digium-asterisk-hardware-device-interface-dahdi/</w:t>
        </w:r>
      </w:ins>
    </w:p>
    <w:sectPr w:rsidR="008337FB" w:rsidRPr="00E86AC6" w:rsidSect="005B3B97">
      <w:pgSz w:w="11906" w:h="16838" w:code="9"/>
      <w:pgMar w:top="284" w:right="720" w:bottom="720" w:left="720" w:header="720" w:footer="851" w:gutter="0"/>
      <w:cols w:space="720"/>
      <w:bidi/>
      <w:rtlGutter/>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18D9" w:rsidRDefault="007018D9">
      <w:r>
        <w:separator/>
      </w:r>
    </w:p>
  </w:endnote>
  <w:endnote w:type="continuationSeparator" w:id="0">
    <w:p w:rsidR="007018D9" w:rsidRDefault="00701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embedRegular r:id="rId1" w:fontKey="{6D5E051A-6046-4E3D-A2C7-2F82B6BDCC45}"/>
    <w:embedBold r:id="rId2" w:fontKey="{1A36B005-B4BF-4E0B-A60C-5830D09B65C7}"/>
    <w:embedItalic r:id="rId3" w:fontKey="{6A286802-B7F5-4688-933D-EAC2E77CEF43}"/>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mpset">
    <w:altName w:val="Courier New"/>
    <w:charset w:val="B2"/>
    <w:family w:val="auto"/>
    <w:pitch w:val="variable"/>
    <w:sig w:usb0="00002000" w:usb1="80000000" w:usb2="00000008" w:usb3="00000000" w:csb0="00000040" w:csb1="00000000"/>
  </w:font>
  <w:font w:name="Lotus">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embedRegular r:id="rId4" w:fontKey="{18C5B8EC-FF8F-474D-8A96-B49DAEEC1B62}"/>
  </w:font>
  <w:font w:name="B Mitra">
    <w:panose1 w:val="00000400000000000000"/>
    <w:charset w:val="B2"/>
    <w:family w:val="auto"/>
    <w:pitch w:val="variable"/>
    <w:sig w:usb0="00002001" w:usb1="80000000" w:usb2="00000008" w:usb3="00000000" w:csb0="00000040" w:csb1="00000000"/>
    <w:embedRegular r:id="rId5" w:fontKey="{E4BF9990-C822-413C-B649-93569021309B}"/>
    <w:embedBold r:id="rId6" w:fontKey="{337CF06F-2C0E-454F-993E-36A342B0592F}"/>
  </w:font>
  <w:font w:name="Diwani 3">
    <w:altName w:val="Symbol"/>
    <w:charset w:val="02"/>
    <w:family w:val="auto"/>
    <w:pitch w:val="variable"/>
    <w:sig w:usb0="00000000" w:usb1="10000000" w:usb2="00000000" w:usb3="00000000" w:csb0="80000000" w:csb1="00000000"/>
  </w:font>
  <w:font w:name="B Kamran Outline">
    <w:panose1 w:val="00000400000000000000"/>
    <w:charset w:val="B2"/>
    <w:family w:val="auto"/>
    <w:pitch w:val="variable"/>
    <w:sig w:usb0="00002001" w:usb1="80000000" w:usb2="00000008" w:usb3="00000000" w:csb0="00000040" w:csb1="00000000"/>
    <w:embedRegular r:id="rId7" w:fontKey="{BE414295-04B0-4527-A45B-757A27ABEA4E}"/>
  </w:font>
  <w:font w:name="Zar">
    <w:altName w:val="Courier New"/>
    <w:charset w:val="B2"/>
    <w:family w:val="auto"/>
    <w:pitch w:val="variable"/>
    <w:sig w:usb0="00002000"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8" w:fontKey="{3B01D76C-6734-466D-941B-1070A296C73A}"/>
    <w:embedBold r:id="rId9" w:fontKey="{767DEA04-0BEB-4FA4-98F0-D2EDE5761F14}"/>
    <w:embedBoldItalic r:id="rId10" w:fontKey="{E3F160E2-2555-4F16-BE6E-D3EEF059D60A}"/>
  </w:font>
  <w:font w:name="B Nazanin">
    <w:panose1 w:val="00000400000000000000"/>
    <w:charset w:val="B2"/>
    <w:family w:val="auto"/>
    <w:pitch w:val="variable"/>
    <w:sig w:usb0="00002001" w:usb1="80000000" w:usb2="00000008" w:usb3="00000000" w:csb0="00000040" w:csb1="00000000"/>
    <w:embedRegular r:id="rId11" w:fontKey="{188891A7-C7D1-4756-B73A-F4A0344611D7}"/>
    <w:embedBold r:id="rId12" w:fontKey="{DB3F48F2-8C03-43B1-A36D-77FB48563A15}"/>
  </w:font>
  <w:font w:name="Cambria">
    <w:panose1 w:val="02040503050406030204"/>
    <w:charset w:val="00"/>
    <w:family w:val="roman"/>
    <w:pitch w:val="variable"/>
    <w:sig w:usb0="E00002FF" w:usb1="400004FF" w:usb2="00000000" w:usb3="00000000" w:csb0="0000019F" w:csb1="00000000"/>
    <w:embedRegular r:id="rId13" w:fontKey="{AC1ED795-4266-482F-8D64-328A73B5E6DC}"/>
  </w:font>
  <w:font w:name="Webdings">
    <w:panose1 w:val="05030102010509060703"/>
    <w:charset w:val="02"/>
    <w:family w:val="roman"/>
    <w:pitch w:val="variable"/>
    <w:sig w:usb0="00000000" w:usb1="10000000" w:usb2="00000000" w:usb3="00000000" w:csb0="80000000" w:csb1="00000000"/>
    <w:embedRegular r:id="rId14" w:fontKey="{3272AAB4-2EBD-4A1A-891B-11F9F9A5F93E}"/>
  </w:font>
  <w:font w:name="Calibri">
    <w:panose1 w:val="020F0502020204030204"/>
    <w:charset w:val="00"/>
    <w:family w:val="swiss"/>
    <w:pitch w:val="variable"/>
    <w:sig w:usb0="E00002FF" w:usb1="4000ACFF" w:usb2="00000001" w:usb3="00000000" w:csb0="0000019F" w:csb1="00000000"/>
    <w:embedRegular r:id="rId15" w:fontKey="{CC27206D-B64E-4EC3-B28A-9C54574963A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Default="002D65FA" w:rsidP="00FA65E2">
    <w:pPr>
      <w:pStyle w:val="Footer"/>
      <w:framePr w:wrap="around" w:vAnchor="text" w:hAnchor="text" w:xAlign="center" w:y="1"/>
      <w:rPr>
        <w:rStyle w:val="PageNumber"/>
        <w:rtl/>
      </w:rPr>
    </w:pPr>
    <w:r>
      <w:rPr>
        <w:rStyle w:val="PageNumber"/>
        <w:rtl/>
      </w:rPr>
      <w:fldChar w:fldCharType="begin"/>
    </w:r>
    <w:r>
      <w:rPr>
        <w:rStyle w:val="PageNumber"/>
      </w:rPr>
      <w:instrText xml:space="preserve">PAGE  </w:instrText>
    </w:r>
    <w:r>
      <w:rPr>
        <w:rStyle w:val="PageNumber"/>
        <w:rtl/>
      </w:rPr>
      <w:fldChar w:fldCharType="separate"/>
    </w:r>
    <w:r>
      <w:rPr>
        <w:rStyle w:val="PageNumber"/>
        <w:rtl/>
      </w:rPr>
      <w:t>1</w:t>
    </w:r>
    <w:r>
      <w:rPr>
        <w:rStyle w:val="PageNumber"/>
        <w:rtl/>
      </w:rPr>
      <w:fldChar w:fldCharType="end"/>
    </w:r>
  </w:p>
  <w:p w:rsidR="002D65FA" w:rsidRDefault="002D65FA">
    <w:pPr>
      <w:pStyle w:val="Footer"/>
      <w:rPr>
        <w:rt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Default="002D65FA" w:rsidP="00FA65E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Fonts w:hint="eastAsia"/>
        <w:noProof/>
        <w:rtl/>
      </w:rPr>
      <w:t>أ‌</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Pr="00E65BE0" w:rsidRDefault="002D65FA" w:rsidP="00E65BE0">
    <w:pPr>
      <w:pStyle w:val="Footer"/>
      <w:jc w:val="center"/>
      <w:rPr>
        <w:rFonts w:cs="B Mitra"/>
        <w:lang w:bidi="fa-IR"/>
      </w:rPr>
    </w:pPr>
    <w:del w:id="0" w:author="mohammad minoei" w:date="2015-09-07T18:45:00Z">
      <w:r w:rsidRPr="00E65BE0" w:rsidDel="0060636A">
        <w:rPr>
          <w:rFonts w:cs="B Mitra" w:hint="cs"/>
          <w:rtl/>
          <w:lang w:bidi="fa-IR"/>
        </w:rPr>
        <w:delText>((روي جلد))</w:delText>
      </w:r>
    </w:del>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Pr="00FA65E2" w:rsidRDefault="002D65FA" w:rsidP="00FA65E2">
    <w:pPr>
      <w:pStyle w:val="Footer"/>
      <w:jc w:val="center"/>
      <w:rPr>
        <w:lang w:bidi="fa-IR"/>
      </w:rPr>
    </w:pPr>
    <w:r w:rsidRPr="00FA65E2">
      <w:rPr>
        <w:rFonts w:hint="cs"/>
        <w:rtl/>
        <w:lang w:bidi="fa-IR"/>
      </w:rPr>
      <w:t>آ</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Pr="00F6511B" w:rsidRDefault="002D65FA" w:rsidP="00F6511B">
    <w:pPr>
      <w:pStyle w:val="Footer"/>
      <w:jc w:val="center"/>
      <w:rPr>
        <w:sz w:val="20"/>
        <w:szCs w:val="20"/>
        <w:lang w:bidi="fa-IR"/>
      </w:rPr>
    </w:pPr>
    <w:r w:rsidRPr="00F6511B">
      <w:rPr>
        <w:rFonts w:hint="cs"/>
        <w:sz w:val="20"/>
        <w:szCs w:val="20"/>
        <w:rtl/>
        <w:lang w:bidi="fa-IR"/>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Default="002D65FA" w:rsidP="00FA65E2">
    <w:pPr>
      <w:pStyle w:val="Footer"/>
      <w:jc w:val="center"/>
    </w:pPr>
    <w:r>
      <w:rPr>
        <w:rStyle w:val="PageNumber"/>
      </w:rPr>
      <w:fldChar w:fldCharType="begin"/>
    </w:r>
    <w:r>
      <w:rPr>
        <w:rStyle w:val="PageNumber"/>
      </w:rPr>
      <w:instrText xml:space="preserve"> PAGE </w:instrText>
    </w:r>
    <w:r>
      <w:rPr>
        <w:rStyle w:val="PageNumber"/>
      </w:rPr>
      <w:fldChar w:fldCharType="separate"/>
    </w:r>
    <w:r w:rsidR="00C4238D">
      <w:rPr>
        <w:rStyle w:val="PageNumber"/>
        <w:noProof/>
        <w:rtl/>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18D9" w:rsidRDefault="007018D9">
      <w:r>
        <w:separator/>
      </w:r>
    </w:p>
  </w:footnote>
  <w:footnote w:type="continuationSeparator" w:id="0">
    <w:p w:rsidR="007018D9" w:rsidRDefault="007018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5FA" w:rsidRDefault="002D65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00089"/>
    <w:multiLevelType w:val="hybridMultilevel"/>
    <w:tmpl w:val="AEFEE0CA"/>
    <w:lvl w:ilvl="0" w:tplc="3D72A98C">
      <w:start w:val="1"/>
      <w:numFmt w:val="decimal"/>
      <w:lvlText w:val="%1-"/>
      <w:lvlJc w:val="left"/>
      <w:pPr>
        <w:tabs>
          <w:tab w:val="num" w:pos="700"/>
        </w:tabs>
        <w:ind w:left="700" w:hanging="360"/>
      </w:pPr>
      <w:rPr>
        <w:rFonts w:hint="default"/>
        <w:b w:val="0"/>
        <w:bCs w:val="0"/>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
    <w:nsid w:val="02BC0655"/>
    <w:multiLevelType w:val="hybridMultilevel"/>
    <w:tmpl w:val="4A54D33E"/>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04090005">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2">
    <w:nsid w:val="052F7F6F"/>
    <w:multiLevelType w:val="multilevel"/>
    <w:tmpl w:val="46E05E0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00"/>
        </w:tabs>
        <w:ind w:left="700" w:hanging="36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1740"/>
        </w:tabs>
        <w:ind w:left="1740" w:hanging="72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2780"/>
        </w:tabs>
        <w:ind w:left="2780" w:hanging="108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3">
    <w:nsid w:val="067014AE"/>
    <w:multiLevelType w:val="hybridMultilevel"/>
    <w:tmpl w:val="F702A908"/>
    <w:lvl w:ilvl="0" w:tplc="E7125000">
      <w:start w:val="1"/>
      <w:numFmt w:val="decimal"/>
      <w:lvlText w:val="%1-"/>
      <w:lvlJc w:val="left"/>
      <w:pPr>
        <w:tabs>
          <w:tab w:val="num" w:pos="700"/>
        </w:tabs>
        <w:ind w:left="700" w:hanging="360"/>
      </w:pPr>
      <w:rPr>
        <w:rFonts w:hint="default"/>
      </w:rPr>
    </w:lvl>
    <w:lvl w:ilvl="1" w:tplc="227066FE">
      <w:start w:val="1"/>
      <w:numFmt w:val="bullet"/>
      <w:lvlText w:val=""/>
      <w:lvlJc w:val="left"/>
      <w:pPr>
        <w:tabs>
          <w:tab w:val="num" w:pos="567"/>
        </w:tabs>
        <w:ind w:left="567" w:hanging="283"/>
      </w:pPr>
      <w:rPr>
        <w:rFonts w:ascii="Symbol" w:eastAsia="Times New Roman" w:hAnsi="Symbol" w:cs="Times New Roman" w:hint="default"/>
        <w:color w:val="auto"/>
      </w:r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4">
    <w:nsid w:val="08E90F7E"/>
    <w:multiLevelType w:val="hybridMultilevel"/>
    <w:tmpl w:val="99C48750"/>
    <w:lvl w:ilvl="0" w:tplc="557E1516">
      <w:start w:val="1"/>
      <w:numFmt w:val="decimal"/>
      <w:lvlText w:val="%1-"/>
      <w:lvlJc w:val="left"/>
      <w:pPr>
        <w:tabs>
          <w:tab w:val="num" w:pos="737"/>
        </w:tabs>
        <w:ind w:left="851" w:hanging="511"/>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5">
    <w:nsid w:val="0929250A"/>
    <w:multiLevelType w:val="hybridMultilevel"/>
    <w:tmpl w:val="6B8EAE80"/>
    <w:lvl w:ilvl="0" w:tplc="517C59FE">
      <w:start w:val="1"/>
      <w:numFmt w:val="bullet"/>
      <w:lvlText w:val="-"/>
      <w:lvlJc w:val="left"/>
      <w:pPr>
        <w:tabs>
          <w:tab w:val="num" w:pos="567"/>
        </w:tabs>
        <w:ind w:left="567" w:hanging="283"/>
      </w:pPr>
      <w:rPr>
        <w:rFonts w:ascii="Times New Roman" w:eastAsia="Times New Roman" w:hAnsi="Times New Roman" w:cs="Times New Roman"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6">
    <w:nsid w:val="09581558"/>
    <w:multiLevelType w:val="hybridMultilevel"/>
    <w:tmpl w:val="17FA49B8"/>
    <w:lvl w:ilvl="0" w:tplc="63DC6F46">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9D13A20"/>
    <w:multiLevelType w:val="singleLevel"/>
    <w:tmpl w:val="5100C28C"/>
    <w:lvl w:ilvl="0">
      <w:start w:val="1"/>
      <w:numFmt w:val="decimal"/>
      <w:lvlText w:val="%1-"/>
      <w:lvlJc w:val="left"/>
      <w:pPr>
        <w:tabs>
          <w:tab w:val="num" w:pos="360"/>
        </w:tabs>
        <w:ind w:left="360" w:hanging="360"/>
      </w:pPr>
      <w:rPr>
        <w:rFonts w:hint="default"/>
        <w:sz w:val="24"/>
      </w:rPr>
    </w:lvl>
  </w:abstractNum>
  <w:abstractNum w:abstractNumId="8">
    <w:nsid w:val="0B461ECF"/>
    <w:multiLevelType w:val="hybridMultilevel"/>
    <w:tmpl w:val="B8DEC85E"/>
    <w:lvl w:ilvl="0" w:tplc="7FD45246">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9">
    <w:nsid w:val="0B7A66E2"/>
    <w:multiLevelType w:val="multilevel"/>
    <w:tmpl w:val="4A54D33E"/>
    <w:lvl w:ilvl="0">
      <w:start w:val="1"/>
      <w:numFmt w:val="bullet"/>
      <w:lvlText w:val=""/>
      <w:lvlJc w:val="left"/>
      <w:pPr>
        <w:tabs>
          <w:tab w:val="num" w:pos="700"/>
        </w:tabs>
        <w:ind w:left="700" w:hanging="360"/>
      </w:pPr>
      <w:rPr>
        <w:rFonts w:ascii="Symbol" w:eastAsia="Times New Roman" w:hAnsi="Symbol" w:cs="B Zar" w:hint="default"/>
      </w:rPr>
    </w:lvl>
    <w:lvl w:ilvl="1">
      <w:start w:val="1"/>
      <w:numFmt w:val="decimal"/>
      <w:lvlText w:val="%2-"/>
      <w:lvlJc w:val="left"/>
      <w:pPr>
        <w:tabs>
          <w:tab w:val="num" w:pos="1420"/>
        </w:tabs>
        <w:ind w:left="1420" w:hanging="360"/>
      </w:pPr>
      <w:rPr>
        <w:rFonts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10">
    <w:nsid w:val="0DDB46DB"/>
    <w:multiLevelType w:val="multilevel"/>
    <w:tmpl w:val="307C594A"/>
    <w:lvl w:ilvl="0">
      <w:start w:val="1"/>
      <w:numFmt w:val="decimal"/>
      <w:lvlText w:val="%1-"/>
      <w:lvlJc w:val="left"/>
      <w:pPr>
        <w:tabs>
          <w:tab w:val="num" w:pos="1324"/>
        </w:tabs>
        <w:ind w:left="1097" w:hanging="397"/>
      </w:pPr>
      <w:rPr>
        <w:rFonts w:hint="default"/>
      </w:r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11">
    <w:nsid w:val="0EAD4439"/>
    <w:multiLevelType w:val="hybridMultilevel"/>
    <w:tmpl w:val="000ACAEE"/>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13E33E6"/>
    <w:multiLevelType w:val="multilevel"/>
    <w:tmpl w:val="13E815DE"/>
    <w:lvl w:ilvl="0">
      <w:start w:val="1"/>
      <w:numFmt w:val="bullet"/>
      <w:lvlText w:val=""/>
      <w:lvlJc w:val="left"/>
      <w:pPr>
        <w:tabs>
          <w:tab w:val="num" w:pos="700"/>
        </w:tabs>
        <w:ind w:left="700" w:hanging="360"/>
      </w:pPr>
      <w:rPr>
        <w:rFonts w:ascii="Symbol" w:hAnsi="Symbol"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13">
    <w:nsid w:val="12394AEE"/>
    <w:multiLevelType w:val="hybridMultilevel"/>
    <w:tmpl w:val="307C594A"/>
    <w:lvl w:ilvl="0" w:tplc="8438E5C0">
      <w:start w:val="1"/>
      <w:numFmt w:val="decimal"/>
      <w:lvlText w:val="%1-"/>
      <w:lvlJc w:val="left"/>
      <w:pPr>
        <w:tabs>
          <w:tab w:val="num" w:pos="1324"/>
        </w:tabs>
        <w:ind w:left="1097" w:hanging="397"/>
      </w:pPr>
      <w:rPr>
        <w:rFonts w:hint="default"/>
      </w:r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14">
    <w:nsid w:val="1393200D"/>
    <w:multiLevelType w:val="hybridMultilevel"/>
    <w:tmpl w:val="A5AA0430"/>
    <w:lvl w:ilvl="0" w:tplc="F1328D7E">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5">
    <w:nsid w:val="141B02AB"/>
    <w:multiLevelType w:val="multilevel"/>
    <w:tmpl w:val="307C594A"/>
    <w:lvl w:ilvl="0">
      <w:start w:val="1"/>
      <w:numFmt w:val="decimal"/>
      <w:lvlText w:val="%1-"/>
      <w:lvlJc w:val="left"/>
      <w:pPr>
        <w:tabs>
          <w:tab w:val="num" w:pos="1324"/>
        </w:tabs>
        <w:ind w:left="1097" w:hanging="397"/>
      </w:pPr>
      <w:rPr>
        <w:rFonts w:hint="default"/>
      </w:r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16">
    <w:nsid w:val="221D7A97"/>
    <w:multiLevelType w:val="multilevel"/>
    <w:tmpl w:val="CA9C8064"/>
    <w:lvl w:ilvl="0">
      <w:start w:val="1"/>
      <w:numFmt w:val="decimal"/>
      <w:lvlText w:val="%1-"/>
      <w:lvlJc w:val="left"/>
      <w:pPr>
        <w:tabs>
          <w:tab w:val="num" w:pos="1060"/>
        </w:tabs>
        <w:ind w:left="1060" w:hanging="720"/>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17">
    <w:nsid w:val="275B145C"/>
    <w:multiLevelType w:val="hybridMultilevel"/>
    <w:tmpl w:val="14148CEC"/>
    <w:lvl w:ilvl="0" w:tplc="E7125000">
      <w:start w:val="1"/>
      <w:numFmt w:val="decimal"/>
      <w:lvlText w:val="%1-"/>
      <w:lvlJc w:val="left"/>
      <w:pPr>
        <w:tabs>
          <w:tab w:val="num" w:pos="700"/>
        </w:tabs>
        <w:ind w:left="700" w:hanging="360"/>
      </w:pPr>
      <w:rPr>
        <w:rFonts w:hint="default"/>
      </w:rPr>
    </w:lvl>
    <w:lvl w:ilvl="1" w:tplc="D00E5EB8">
      <w:start w:val="1"/>
      <w:numFmt w:val="bullet"/>
      <w:lvlText w:val="-"/>
      <w:lvlJc w:val="left"/>
      <w:pPr>
        <w:tabs>
          <w:tab w:val="num" w:pos="567"/>
        </w:tabs>
        <w:ind w:left="567" w:hanging="283"/>
      </w:pPr>
      <w:rPr>
        <w:rFonts w:ascii="Times New Roman" w:eastAsia="Times New Roman" w:hAnsi="Times New Roman" w:cs="Times New Roman" w:hint="default"/>
      </w:r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8">
    <w:nsid w:val="28C70CE7"/>
    <w:multiLevelType w:val="multilevel"/>
    <w:tmpl w:val="33967E04"/>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19">
    <w:nsid w:val="2BD7069D"/>
    <w:multiLevelType w:val="singleLevel"/>
    <w:tmpl w:val="57B050DA"/>
    <w:lvl w:ilvl="0">
      <w:numFmt w:val="chosung"/>
      <w:lvlText w:val="-"/>
      <w:lvlJc w:val="left"/>
      <w:pPr>
        <w:tabs>
          <w:tab w:val="num" w:pos="360"/>
        </w:tabs>
        <w:ind w:left="360" w:hanging="360"/>
      </w:pPr>
      <w:rPr>
        <w:rFonts w:cs="Times New Roman" w:hint="default"/>
        <w:sz w:val="24"/>
      </w:rPr>
    </w:lvl>
  </w:abstractNum>
  <w:abstractNum w:abstractNumId="20">
    <w:nsid w:val="2CC71548"/>
    <w:multiLevelType w:val="hybridMultilevel"/>
    <w:tmpl w:val="1D9C57D4"/>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6AB87D4A">
      <w:start w:val="1"/>
      <w:numFmt w:val="bullet"/>
      <w:lvlText w:val=""/>
      <w:lvlJc w:val="left"/>
      <w:pPr>
        <w:tabs>
          <w:tab w:val="num" w:pos="624"/>
        </w:tabs>
        <w:ind w:left="680" w:hanging="34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21">
    <w:nsid w:val="2E0703F8"/>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22">
    <w:nsid w:val="2E233376"/>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23">
    <w:nsid w:val="31681BFB"/>
    <w:multiLevelType w:val="multilevel"/>
    <w:tmpl w:val="B8DEC85E"/>
    <w:lvl w:ilvl="0">
      <w:start w:val="1"/>
      <w:numFmt w:val="decimal"/>
      <w:lvlText w:val="%1-"/>
      <w:lvlJc w:val="left"/>
      <w:pPr>
        <w:tabs>
          <w:tab w:val="num" w:pos="985"/>
        </w:tabs>
        <w:ind w:left="985" w:hanging="645"/>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24">
    <w:nsid w:val="335F0A7D"/>
    <w:multiLevelType w:val="hybridMultilevel"/>
    <w:tmpl w:val="3CE8F358"/>
    <w:lvl w:ilvl="0" w:tplc="B2B43652">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5B34B33"/>
    <w:multiLevelType w:val="multilevel"/>
    <w:tmpl w:val="A9E8BC7C"/>
    <w:lvl w:ilvl="0">
      <w:start w:val="1"/>
      <w:numFmt w:val="decimal"/>
      <w:lvlText w:val="%1."/>
      <w:lvlJc w:val="left"/>
      <w:pPr>
        <w:tabs>
          <w:tab w:val="num" w:pos="1060"/>
        </w:tabs>
        <w:ind w:left="1060" w:hanging="360"/>
      </w:p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26">
    <w:nsid w:val="37A91ECA"/>
    <w:multiLevelType w:val="multilevel"/>
    <w:tmpl w:val="9D4E66DA"/>
    <w:lvl w:ilvl="0">
      <w:start w:val="1"/>
      <w:numFmt w:val="decimal"/>
      <w:lvlText w:val="%1-"/>
      <w:lvlJc w:val="left"/>
      <w:pPr>
        <w:tabs>
          <w:tab w:val="num" w:pos="985"/>
        </w:tabs>
        <w:ind w:left="985" w:hanging="645"/>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27">
    <w:nsid w:val="39397F00"/>
    <w:multiLevelType w:val="multilevel"/>
    <w:tmpl w:val="1D9C57D4"/>
    <w:lvl w:ilvl="0">
      <w:start w:val="1"/>
      <w:numFmt w:val="bullet"/>
      <w:lvlText w:val=""/>
      <w:lvlJc w:val="left"/>
      <w:pPr>
        <w:tabs>
          <w:tab w:val="num" w:pos="700"/>
        </w:tabs>
        <w:ind w:left="700" w:hanging="360"/>
      </w:pPr>
      <w:rPr>
        <w:rFonts w:ascii="Symbol" w:eastAsia="Times New Roman" w:hAnsi="Symbol" w:cs="B Zar" w:hint="default"/>
      </w:rPr>
    </w:lvl>
    <w:lvl w:ilvl="1">
      <w:start w:val="1"/>
      <w:numFmt w:val="decimal"/>
      <w:lvlText w:val="%2-"/>
      <w:lvlJc w:val="left"/>
      <w:pPr>
        <w:tabs>
          <w:tab w:val="num" w:pos="1420"/>
        </w:tabs>
        <w:ind w:left="1420" w:hanging="360"/>
      </w:pPr>
      <w:rPr>
        <w:rFonts w:hint="default"/>
      </w:rPr>
    </w:lvl>
    <w:lvl w:ilvl="2">
      <w:start w:val="1"/>
      <w:numFmt w:val="bullet"/>
      <w:lvlText w:val=""/>
      <w:lvlJc w:val="left"/>
      <w:pPr>
        <w:tabs>
          <w:tab w:val="num" w:pos="624"/>
        </w:tabs>
        <w:ind w:left="680" w:hanging="34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28">
    <w:nsid w:val="3C7F0D5D"/>
    <w:multiLevelType w:val="hybridMultilevel"/>
    <w:tmpl w:val="D9F87DE4"/>
    <w:lvl w:ilvl="0" w:tplc="A7167854">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0C2172F"/>
    <w:multiLevelType w:val="hybridMultilevel"/>
    <w:tmpl w:val="534862C8"/>
    <w:lvl w:ilvl="0" w:tplc="B6F09252">
      <w:start w:val="1"/>
      <w:numFmt w:val="decimal"/>
      <w:lvlText w:val="%1-"/>
      <w:lvlJc w:val="left"/>
      <w:pPr>
        <w:tabs>
          <w:tab w:val="num" w:pos="567"/>
        </w:tabs>
        <w:ind w:left="56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44559FC"/>
    <w:multiLevelType w:val="hybridMultilevel"/>
    <w:tmpl w:val="C3E4B57E"/>
    <w:lvl w:ilvl="0" w:tplc="3FFAD280">
      <w:start w:val="1"/>
      <w:numFmt w:val="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1">
    <w:nsid w:val="49EE61FC"/>
    <w:multiLevelType w:val="multilevel"/>
    <w:tmpl w:val="8AB6D61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32">
    <w:nsid w:val="4C190D40"/>
    <w:multiLevelType w:val="multilevel"/>
    <w:tmpl w:val="14148CEC"/>
    <w:lvl w:ilvl="0">
      <w:start w:val="1"/>
      <w:numFmt w:val="decimal"/>
      <w:lvlText w:val="%1-"/>
      <w:lvlJc w:val="left"/>
      <w:pPr>
        <w:tabs>
          <w:tab w:val="num" w:pos="700"/>
        </w:tabs>
        <w:ind w:left="700" w:hanging="360"/>
      </w:pPr>
      <w:rPr>
        <w:rFonts w:hint="default"/>
      </w:rPr>
    </w:lvl>
    <w:lvl w:ilvl="1">
      <w:start w:val="1"/>
      <w:numFmt w:val="bullet"/>
      <w:lvlText w:val="-"/>
      <w:lvlJc w:val="left"/>
      <w:pPr>
        <w:tabs>
          <w:tab w:val="num" w:pos="567"/>
        </w:tabs>
        <w:ind w:left="567" w:hanging="283"/>
      </w:pPr>
      <w:rPr>
        <w:rFonts w:ascii="Times New Roman" w:eastAsia="Times New Roman" w:hAnsi="Times New Roman" w:cs="Times New Roman" w:hint="default"/>
      </w:r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33">
    <w:nsid w:val="4F982D93"/>
    <w:multiLevelType w:val="hybridMultilevel"/>
    <w:tmpl w:val="1CB48B0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4">
    <w:nsid w:val="51404CEA"/>
    <w:multiLevelType w:val="hybridMultilevel"/>
    <w:tmpl w:val="0B5C04A4"/>
    <w:lvl w:ilvl="0" w:tplc="EC32F2B8">
      <w:start w:val="1"/>
      <w:numFmt w:val="bullet"/>
      <w:lvlText w:val="-"/>
      <w:lvlJc w:val="left"/>
      <w:pPr>
        <w:tabs>
          <w:tab w:val="num" w:pos="865"/>
        </w:tabs>
        <w:ind w:left="865" w:hanging="525"/>
      </w:pPr>
      <w:rPr>
        <w:rFonts w:ascii="Times New Roman" w:eastAsia="Times New Roman" w:hAnsi="Times New Roman" w:cs="B Zar"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5">
    <w:nsid w:val="533E4859"/>
    <w:multiLevelType w:val="singleLevel"/>
    <w:tmpl w:val="57B050DA"/>
    <w:lvl w:ilvl="0">
      <w:numFmt w:val="chosung"/>
      <w:lvlText w:val="-"/>
      <w:lvlJc w:val="left"/>
      <w:pPr>
        <w:tabs>
          <w:tab w:val="num" w:pos="360"/>
        </w:tabs>
        <w:ind w:left="360" w:hanging="360"/>
      </w:pPr>
      <w:rPr>
        <w:rFonts w:cs="Times New Roman" w:hint="default"/>
        <w:sz w:val="24"/>
      </w:rPr>
    </w:lvl>
  </w:abstractNum>
  <w:abstractNum w:abstractNumId="36">
    <w:nsid w:val="54132EE2"/>
    <w:multiLevelType w:val="hybridMultilevel"/>
    <w:tmpl w:val="9538F94C"/>
    <w:lvl w:ilvl="0" w:tplc="C0006224">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5B36DD6"/>
    <w:multiLevelType w:val="hybridMultilevel"/>
    <w:tmpl w:val="13E815DE"/>
    <w:lvl w:ilvl="0" w:tplc="04090001">
      <w:start w:val="1"/>
      <w:numFmt w:val="bullet"/>
      <w:lvlText w:val=""/>
      <w:lvlJc w:val="left"/>
      <w:pPr>
        <w:tabs>
          <w:tab w:val="num" w:pos="700"/>
        </w:tabs>
        <w:ind w:left="700" w:hanging="360"/>
      </w:pPr>
      <w:rPr>
        <w:rFonts w:ascii="Symbol" w:hAnsi="Symbol"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8">
    <w:nsid w:val="5634462F"/>
    <w:multiLevelType w:val="hybridMultilevel"/>
    <w:tmpl w:val="598A63BE"/>
    <w:lvl w:ilvl="0" w:tplc="CEDEA080">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DC80C80"/>
    <w:multiLevelType w:val="multilevel"/>
    <w:tmpl w:val="3CE8F358"/>
    <w:lvl w:ilvl="0">
      <w:start w:val="1"/>
      <w:numFmt w:val="decimal"/>
      <w:lvlText w:val="%1-"/>
      <w:lvlJc w:val="left"/>
      <w:pPr>
        <w:tabs>
          <w:tab w:val="num" w:pos="567"/>
        </w:tabs>
        <w:ind w:left="567" w:hanging="28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5E372DC9"/>
    <w:multiLevelType w:val="hybridMultilevel"/>
    <w:tmpl w:val="44584014"/>
    <w:lvl w:ilvl="0" w:tplc="0409000F">
      <w:start w:val="1"/>
      <w:numFmt w:val="decimal"/>
      <w:lvlText w:val="%1."/>
      <w:lvlJc w:val="left"/>
      <w:pPr>
        <w:tabs>
          <w:tab w:val="num" w:pos="1060"/>
        </w:tabs>
        <w:ind w:left="1060" w:hanging="360"/>
      </w:p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41">
    <w:nsid w:val="5F6C74F9"/>
    <w:multiLevelType w:val="hybridMultilevel"/>
    <w:tmpl w:val="9B66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0503884"/>
    <w:multiLevelType w:val="multilevel"/>
    <w:tmpl w:val="0B5C04A4"/>
    <w:lvl w:ilvl="0">
      <w:start w:val="1"/>
      <w:numFmt w:val="bullet"/>
      <w:lvlText w:val="-"/>
      <w:lvlJc w:val="left"/>
      <w:pPr>
        <w:tabs>
          <w:tab w:val="num" w:pos="865"/>
        </w:tabs>
        <w:ind w:left="865" w:hanging="525"/>
      </w:pPr>
      <w:rPr>
        <w:rFonts w:ascii="Times New Roman" w:eastAsia="Times New Roman" w:hAnsi="Times New Roman" w:cs="B Zar"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43">
    <w:nsid w:val="682C1BD0"/>
    <w:multiLevelType w:val="multilevel"/>
    <w:tmpl w:val="534862C8"/>
    <w:lvl w:ilvl="0">
      <w:start w:val="1"/>
      <w:numFmt w:val="decimal"/>
      <w:lvlText w:val="%1-"/>
      <w:lvlJc w:val="left"/>
      <w:pPr>
        <w:tabs>
          <w:tab w:val="num" w:pos="567"/>
        </w:tabs>
        <w:ind w:left="567" w:hanging="34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69AA6BF2"/>
    <w:multiLevelType w:val="hybridMultilevel"/>
    <w:tmpl w:val="B838B3FE"/>
    <w:lvl w:ilvl="0" w:tplc="D65415CC">
      <w:start w:val="3"/>
      <w:numFmt w:val="bullet"/>
      <w:lvlText w:val=""/>
      <w:lvlJc w:val="left"/>
      <w:pPr>
        <w:tabs>
          <w:tab w:val="num" w:pos="720"/>
        </w:tabs>
        <w:ind w:left="720" w:hanging="360"/>
      </w:pPr>
      <w:rPr>
        <w:rFonts w:ascii="Symbol" w:eastAsia="Times New Roman" w:hAnsi="Symbol" w:cs="Compset"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B8108D2"/>
    <w:multiLevelType w:val="multilevel"/>
    <w:tmpl w:val="0B5C04A4"/>
    <w:lvl w:ilvl="0">
      <w:start w:val="1"/>
      <w:numFmt w:val="bullet"/>
      <w:lvlText w:val="-"/>
      <w:lvlJc w:val="left"/>
      <w:pPr>
        <w:tabs>
          <w:tab w:val="num" w:pos="865"/>
        </w:tabs>
        <w:ind w:left="865" w:hanging="525"/>
      </w:pPr>
      <w:rPr>
        <w:rFonts w:ascii="Times New Roman" w:eastAsia="Times New Roman" w:hAnsi="Times New Roman" w:cs="B Zar"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46">
    <w:nsid w:val="6C956947"/>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47">
    <w:nsid w:val="70CE6523"/>
    <w:multiLevelType w:val="hybridMultilevel"/>
    <w:tmpl w:val="992243C8"/>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BE96F480">
      <w:start w:val="1"/>
      <w:numFmt w:val="bullet"/>
      <w:lvlText w:val=""/>
      <w:lvlJc w:val="left"/>
      <w:pPr>
        <w:tabs>
          <w:tab w:val="num" w:pos="737"/>
        </w:tabs>
        <w:ind w:left="737" w:hanging="283"/>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48">
    <w:nsid w:val="714360E1"/>
    <w:multiLevelType w:val="multilevel"/>
    <w:tmpl w:val="AEFEE0CA"/>
    <w:lvl w:ilvl="0">
      <w:start w:val="1"/>
      <w:numFmt w:val="decimal"/>
      <w:lvlText w:val="%1-"/>
      <w:lvlJc w:val="left"/>
      <w:pPr>
        <w:tabs>
          <w:tab w:val="num" w:pos="700"/>
        </w:tabs>
        <w:ind w:left="700" w:hanging="360"/>
      </w:pPr>
      <w:rPr>
        <w:rFonts w:hint="default"/>
        <w:b w:val="0"/>
        <w:bCs w:val="0"/>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49">
    <w:nsid w:val="76416D5A"/>
    <w:multiLevelType w:val="hybridMultilevel"/>
    <w:tmpl w:val="9D4E66DA"/>
    <w:lvl w:ilvl="0" w:tplc="43B4A918">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50">
    <w:nsid w:val="77281BD7"/>
    <w:multiLevelType w:val="hybridMultilevel"/>
    <w:tmpl w:val="3354925A"/>
    <w:lvl w:ilvl="0" w:tplc="7AB4E47E">
      <w:start w:val="24"/>
      <w:numFmt w:val="bullet"/>
      <w:lvlText w:val="-"/>
      <w:lvlJc w:val="left"/>
      <w:pPr>
        <w:tabs>
          <w:tab w:val="num" w:pos="1080"/>
        </w:tabs>
        <w:ind w:left="1080" w:hanging="360"/>
      </w:pPr>
      <w:rPr>
        <w:rFonts w:ascii="Times New Roman" w:eastAsia="Times New Roman" w:hAnsi="Times New Roman" w:cs="Compset"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nsid w:val="7F873383"/>
    <w:multiLevelType w:val="multilevel"/>
    <w:tmpl w:val="17FA49B8"/>
    <w:lvl w:ilvl="0">
      <w:start w:val="1"/>
      <w:numFmt w:val="decimal"/>
      <w:lvlText w:val="%1-"/>
      <w:lvlJc w:val="left"/>
      <w:pPr>
        <w:tabs>
          <w:tab w:val="num" w:pos="567"/>
        </w:tabs>
        <w:ind w:left="567" w:hanging="28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7"/>
  </w:num>
  <w:num w:numId="2">
    <w:abstractNumId w:val="19"/>
  </w:num>
  <w:num w:numId="3">
    <w:abstractNumId w:val="35"/>
  </w:num>
  <w:num w:numId="4">
    <w:abstractNumId w:val="46"/>
  </w:num>
  <w:num w:numId="5">
    <w:abstractNumId w:val="4"/>
  </w:num>
  <w:num w:numId="6">
    <w:abstractNumId w:val="17"/>
  </w:num>
  <w:num w:numId="7">
    <w:abstractNumId w:val="34"/>
  </w:num>
  <w:num w:numId="8">
    <w:abstractNumId w:val="22"/>
  </w:num>
  <w:num w:numId="9">
    <w:abstractNumId w:val="21"/>
  </w:num>
  <w:num w:numId="10">
    <w:abstractNumId w:val="2"/>
  </w:num>
  <w:num w:numId="11">
    <w:abstractNumId w:val="31"/>
  </w:num>
  <w:num w:numId="12">
    <w:abstractNumId w:val="18"/>
  </w:num>
  <w:num w:numId="13">
    <w:abstractNumId w:val="0"/>
  </w:num>
  <w:num w:numId="14">
    <w:abstractNumId w:val="1"/>
  </w:num>
  <w:num w:numId="15">
    <w:abstractNumId w:val="13"/>
  </w:num>
  <w:num w:numId="16">
    <w:abstractNumId w:val="40"/>
  </w:num>
  <w:num w:numId="17">
    <w:abstractNumId w:val="8"/>
  </w:num>
  <w:num w:numId="18">
    <w:abstractNumId w:val="14"/>
  </w:num>
  <w:num w:numId="19">
    <w:abstractNumId w:val="25"/>
  </w:num>
  <w:num w:numId="20">
    <w:abstractNumId w:val="49"/>
  </w:num>
  <w:num w:numId="21">
    <w:abstractNumId w:val="16"/>
  </w:num>
  <w:num w:numId="22">
    <w:abstractNumId w:val="45"/>
  </w:num>
  <w:num w:numId="23">
    <w:abstractNumId w:val="5"/>
  </w:num>
  <w:num w:numId="24">
    <w:abstractNumId w:val="32"/>
  </w:num>
  <w:num w:numId="25">
    <w:abstractNumId w:val="3"/>
  </w:num>
  <w:num w:numId="26">
    <w:abstractNumId w:val="42"/>
  </w:num>
  <w:num w:numId="27">
    <w:abstractNumId w:val="37"/>
  </w:num>
  <w:num w:numId="28">
    <w:abstractNumId w:val="12"/>
  </w:num>
  <w:num w:numId="29">
    <w:abstractNumId w:val="30"/>
  </w:num>
  <w:num w:numId="30">
    <w:abstractNumId w:val="9"/>
  </w:num>
  <w:num w:numId="31">
    <w:abstractNumId w:val="20"/>
  </w:num>
  <w:num w:numId="32">
    <w:abstractNumId w:val="27"/>
  </w:num>
  <w:num w:numId="33">
    <w:abstractNumId w:val="47"/>
  </w:num>
  <w:num w:numId="34">
    <w:abstractNumId w:val="48"/>
  </w:num>
  <w:num w:numId="35">
    <w:abstractNumId w:val="10"/>
  </w:num>
  <w:num w:numId="36">
    <w:abstractNumId w:val="15"/>
  </w:num>
  <w:num w:numId="37">
    <w:abstractNumId w:val="6"/>
  </w:num>
  <w:num w:numId="38">
    <w:abstractNumId w:val="51"/>
  </w:num>
  <w:num w:numId="39">
    <w:abstractNumId w:val="38"/>
  </w:num>
  <w:num w:numId="40">
    <w:abstractNumId w:val="23"/>
  </w:num>
  <w:num w:numId="41">
    <w:abstractNumId w:val="24"/>
  </w:num>
  <w:num w:numId="42">
    <w:abstractNumId w:val="39"/>
  </w:num>
  <w:num w:numId="43">
    <w:abstractNumId w:val="29"/>
  </w:num>
  <w:num w:numId="44">
    <w:abstractNumId w:val="43"/>
  </w:num>
  <w:num w:numId="45">
    <w:abstractNumId w:val="28"/>
  </w:num>
  <w:num w:numId="46">
    <w:abstractNumId w:val="26"/>
  </w:num>
  <w:num w:numId="47">
    <w:abstractNumId w:val="36"/>
  </w:num>
  <w:num w:numId="48">
    <w:abstractNumId w:val="50"/>
  </w:num>
  <w:num w:numId="49">
    <w:abstractNumId w:val="44"/>
  </w:num>
  <w:num w:numId="50">
    <w:abstractNumId w:val="11"/>
  </w:num>
  <w:num w:numId="51">
    <w:abstractNumId w:val="41"/>
  </w:num>
  <w:num w:numId="52">
    <w:abstractNumId w:val="3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hammad minoei">
    <w15:presenceInfo w15:providerId="Windows Live" w15:userId="47663355b147a4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66025"/>
    <w:rsid w:val="00001F4B"/>
    <w:rsid w:val="00005967"/>
    <w:rsid w:val="00007D46"/>
    <w:rsid w:val="00012013"/>
    <w:rsid w:val="00013169"/>
    <w:rsid w:val="00021527"/>
    <w:rsid w:val="000223C3"/>
    <w:rsid w:val="000224D3"/>
    <w:rsid w:val="00027F6F"/>
    <w:rsid w:val="0003123D"/>
    <w:rsid w:val="00036212"/>
    <w:rsid w:val="00036CBB"/>
    <w:rsid w:val="00037CCA"/>
    <w:rsid w:val="00042A24"/>
    <w:rsid w:val="00042DD8"/>
    <w:rsid w:val="00044D5C"/>
    <w:rsid w:val="00046941"/>
    <w:rsid w:val="000516CC"/>
    <w:rsid w:val="000521C4"/>
    <w:rsid w:val="000531F9"/>
    <w:rsid w:val="00055A6A"/>
    <w:rsid w:val="00055ED5"/>
    <w:rsid w:val="000653F9"/>
    <w:rsid w:val="00066025"/>
    <w:rsid w:val="000676B6"/>
    <w:rsid w:val="000728B3"/>
    <w:rsid w:val="0007657B"/>
    <w:rsid w:val="00076BA3"/>
    <w:rsid w:val="00081412"/>
    <w:rsid w:val="00083D7E"/>
    <w:rsid w:val="00084F71"/>
    <w:rsid w:val="00086C60"/>
    <w:rsid w:val="00087B97"/>
    <w:rsid w:val="00091FD0"/>
    <w:rsid w:val="000920CD"/>
    <w:rsid w:val="00094EF1"/>
    <w:rsid w:val="000966C8"/>
    <w:rsid w:val="00097501"/>
    <w:rsid w:val="00097F33"/>
    <w:rsid w:val="000A5F20"/>
    <w:rsid w:val="000A629B"/>
    <w:rsid w:val="000A71C6"/>
    <w:rsid w:val="000B0B21"/>
    <w:rsid w:val="000B1D1A"/>
    <w:rsid w:val="000B243E"/>
    <w:rsid w:val="000B4174"/>
    <w:rsid w:val="000B7E52"/>
    <w:rsid w:val="000C4526"/>
    <w:rsid w:val="000D0BDF"/>
    <w:rsid w:val="000D1347"/>
    <w:rsid w:val="000D7697"/>
    <w:rsid w:val="000E0733"/>
    <w:rsid w:val="000E4B2C"/>
    <w:rsid w:val="000E51D4"/>
    <w:rsid w:val="000E544A"/>
    <w:rsid w:val="000E6A81"/>
    <w:rsid w:val="000F3995"/>
    <w:rsid w:val="000F47DE"/>
    <w:rsid w:val="000F619B"/>
    <w:rsid w:val="000F752B"/>
    <w:rsid w:val="000F7693"/>
    <w:rsid w:val="000F7C5D"/>
    <w:rsid w:val="0010052F"/>
    <w:rsid w:val="0010122F"/>
    <w:rsid w:val="00101E4C"/>
    <w:rsid w:val="00106421"/>
    <w:rsid w:val="00106B64"/>
    <w:rsid w:val="0011770E"/>
    <w:rsid w:val="0012143F"/>
    <w:rsid w:val="00135C1E"/>
    <w:rsid w:val="001367D6"/>
    <w:rsid w:val="00136E18"/>
    <w:rsid w:val="001370A9"/>
    <w:rsid w:val="00140D68"/>
    <w:rsid w:val="00141E45"/>
    <w:rsid w:val="00146857"/>
    <w:rsid w:val="00146AE3"/>
    <w:rsid w:val="00150341"/>
    <w:rsid w:val="001552D6"/>
    <w:rsid w:val="00156982"/>
    <w:rsid w:val="0016418E"/>
    <w:rsid w:val="00165AC6"/>
    <w:rsid w:val="0017070B"/>
    <w:rsid w:val="00172122"/>
    <w:rsid w:val="00175A76"/>
    <w:rsid w:val="00183359"/>
    <w:rsid w:val="00183D19"/>
    <w:rsid w:val="00184B59"/>
    <w:rsid w:val="0019252C"/>
    <w:rsid w:val="00192D0B"/>
    <w:rsid w:val="00195159"/>
    <w:rsid w:val="001A1D33"/>
    <w:rsid w:val="001A2667"/>
    <w:rsid w:val="001A4F09"/>
    <w:rsid w:val="001A55BF"/>
    <w:rsid w:val="001B057C"/>
    <w:rsid w:val="001B0ADB"/>
    <w:rsid w:val="001B47A4"/>
    <w:rsid w:val="001B50EB"/>
    <w:rsid w:val="001B6063"/>
    <w:rsid w:val="001C40CD"/>
    <w:rsid w:val="001C66A8"/>
    <w:rsid w:val="001D0B08"/>
    <w:rsid w:val="001D381C"/>
    <w:rsid w:val="001D542C"/>
    <w:rsid w:val="001D6E43"/>
    <w:rsid w:val="001D7D65"/>
    <w:rsid w:val="001E3FF8"/>
    <w:rsid w:val="001E62B2"/>
    <w:rsid w:val="001E766D"/>
    <w:rsid w:val="001E7CB2"/>
    <w:rsid w:val="001F44A3"/>
    <w:rsid w:val="001F754E"/>
    <w:rsid w:val="0020254A"/>
    <w:rsid w:val="002030F8"/>
    <w:rsid w:val="00210FDF"/>
    <w:rsid w:val="00216F7D"/>
    <w:rsid w:val="00220E06"/>
    <w:rsid w:val="00221495"/>
    <w:rsid w:val="00226480"/>
    <w:rsid w:val="002300A1"/>
    <w:rsid w:val="00232732"/>
    <w:rsid w:val="00232C9C"/>
    <w:rsid w:val="00242F37"/>
    <w:rsid w:val="002452A4"/>
    <w:rsid w:val="00246F2C"/>
    <w:rsid w:val="002528FC"/>
    <w:rsid w:val="00253E08"/>
    <w:rsid w:val="00254B89"/>
    <w:rsid w:val="002567AD"/>
    <w:rsid w:val="0025742B"/>
    <w:rsid w:val="002749CF"/>
    <w:rsid w:val="002765D4"/>
    <w:rsid w:val="002853A2"/>
    <w:rsid w:val="00286DE3"/>
    <w:rsid w:val="00290EFE"/>
    <w:rsid w:val="00294112"/>
    <w:rsid w:val="00294991"/>
    <w:rsid w:val="00295AF7"/>
    <w:rsid w:val="002A08AE"/>
    <w:rsid w:val="002A3BCE"/>
    <w:rsid w:val="002B2737"/>
    <w:rsid w:val="002B2977"/>
    <w:rsid w:val="002B6921"/>
    <w:rsid w:val="002C3AF2"/>
    <w:rsid w:val="002C3E25"/>
    <w:rsid w:val="002C4766"/>
    <w:rsid w:val="002C65D8"/>
    <w:rsid w:val="002C7A95"/>
    <w:rsid w:val="002D1720"/>
    <w:rsid w:val="002D18BF"/>
    <w:rsid w:val="002D343E"/>
    <w:rsid w:val="002D38EE"/>
    <w:rsid w:val="002D65FA"/>
    <w:rsid w:val="002E1860"/>
    <w:rsid w:val="002E43AF"/>
    <w:rsid w:val="002E4E0D"/>
    <w:rsid w:val="002E64F7"/>
    <w:rsid w:val="002E7963"/>
    <w:rsid w:val="002F03EF"/>
    <w:rsid w:val="002F4D6B"/>
    <w:rsid w:val="002F7F92"/>
    <w:rsid w:val="0030505A"/>
    <w:rsid w:val="00313D74"/>
    <w:rsid w:val="0031653E"/>
    <w:rsid w:val="0032011B"/>
    <w:rsid w:val="00321C03"/>
    <w:rsid w:val="003249D3"/>
    <w:rsid w:val="00330962"/>
    <w:rsid w:val="00330E34"/>
    <w:rsid w:val="003325B5"/>
    <w:rsid w:val="0033376B"/>
    <w:rsid w:val="00334682"/>
    <w:rsid w:val="003416F4"/>
    <w:rsid w:val="00342022"/>
    <w:rsid w:val="00345436"/>
    <w:rsid w:val="00346AF3"/>
    <w:rsid w:val="003538B1"/>
    <w:rsid w:val="00363E92"/>
    <w:rsid w:val="003640B3"/>
    <w:rsid w:val="0036412B"/>
    <w:rsid w:val="00365778"/>
    <w:rsid w:val="00370B30"/>
    <w:rsid w:val="00371F46"/>
    <w:rsid w:val="0037284C"/>
    <w:rsid w:val="00372BF4"/>
    <w:rsid w:val="00375B68"/>
    <w:rsid w:val="00381F26"/>
    <w:rsid w:val="00382B81"/>
    <w:rsid w:val="003843C6"/>
    <w:rsid w:val="00387B6D"/>
    <w:rsid w:val="00395C01"/>
    <w:rsid w:val="003A196F"/>
    <w:rsid w:val="003A3213"/>
    <w:rsid w:val="003B050C"/>
    <w:rsid w:val="003B19DA"/>
    <w:rsid w:val="003B2B9C"/>
    <w:rsid w:val="003B4736"/>
    <w:rsid w:val="003B72B5"/>
    <w:rsid w:val="003C0727"/>
    <w:rsid w:val="003C4107"/>
    <w:rsid w:val="003C59DE"/>
    <w:rsid w:val="003D00F7"/>
    <w:rsid w:val="003D2C3F"/>
    <w:rsid w:val="003D2C98"/>
    <w:rsid w:val="003D44FD"/>
    <w:rsid w:val="003D55A8"/>
    <w:rsid w:val="003D5D9D"/>
    <w:rsid w:val="003E0311"/>
    <w:rsid w:val="003E5B25"/>
    <w:rsid w:val="003F09FC"/>
    <w:rsid w:val="003F1CCC"/>
    <w:rsid w:val="003F412A"/>
    <w:rsid w:val="003F5D86"/>
    <w:rsid w:val="004001B0"/>
    <w:rsid w:val="00413044"/>
    <w:rsid w:val="00415F9D"/>
    <w:rsid w:val="00427D33"/>
    <w:rsid w:val="004309E3"/>
    <w:rsid w:val="0043316A"/>
    <w:rsid w:val="00433998"/>
    <w:rsid w:val="00434660"/>
    <w:rsid w:val="00435184"/>
    <w:rsid w:val="004367CB"/>
    <w:rsid w:val="00447594"/>
    <w:rsid w:val="004522D6"/>
    <w:rsid w:val="00460939"/>
    <w:rsid w:val="004623CE"/>
    <w:rsid w:val="00463C91"/>
    <w:rsid w:val="00464209"/>
    <w:rsid w:val="00472C2B"/>
    <w:rsid w:val="004739B7"/>
    <w:rsid w:val="00473B15"/>
    <w:rsid w:val="0047413B"/>
    <w:rsid w:val="00475E7D"/>
    <w:rsid w:val="00481BBB"/>
    <w:rsid w:val="00481E49"/>
    <w:rsid w:val="00484E66"/>
    <w:rsid w:val="00490417"/>
    <w:rsid w:val="00490F8E"/>
    <w:rsid w:val="0049341B"/>
    <w:rsid w:val="004952C5"/>
    <w:rsid w:val="004973F0"/>
    <w:rsid w:val="004A0F11"/>
    <w:rsid w:val="004A11AF"/>
    <w:rsid w:val="004A12E4"/>
    <w:rsid w:val="004A183D"/>
    <w:rsid w:val="004A4CB8"/>
    <w:rsid w:val="004C10AB"/>
    <w:rsid w:val="004C28AE"/>
    <w:rsid w:val="004C2A79"/>
    <w:rsid w:val="004C3DDC"/>
    <w:rsid w:val="004D0E43"/>
    <w:rsid w:val="004D1242"/>
    <w:rsid w:val="004D1D8E"/>
    <w:rsid w:val="004E0912"/>
    <w:rsid w:val="004E1B19"/>
    <w:rsid w:val="004F0C33"/>
    <w:rsid w:val="004F5484"/>
    <w:rsid w:val="005004C9"/>
    <w:rsid w:val="00503C41"/>
    <w:rsid w:val="00504537"/>
    <w:rsid w:val="00504C7B"/>
    <w:rsid w:val="00505AF9"/>
    <w:rsid w:val="00506F7C"/>
    <w:rsid w:val="00512FD0"/>
    <w:rsid w:val="00515449"/>
    <w:rsid w:val="005176F3"/>
    <w:rsid w:val="00524B11"/>
    <w:rsid w:val="005341F9"/>
    <w:rsid w:val="00535AE9"/>
    <w:rsid w:val="00541A4F"/>
    <w:rsid w:val="00546C7F"/>
    <w:rsid w:val="00552928"/>
    <w:rsid w:val="00553BC9"/>
    <w:rsid w:val="00570392"/>
    <w:rsid w:val="00574B44"/>
    <w:rsid w:val="0057568B"/>
    <w:rsid w:val="00576FDC"/>
    <w:rsid w:val="0058024F"/>
    <w:rsid w:val="0058213C"/>
    <w:rsid w:val="00584D78"/>
    <w:rsid w:val="005913FC"/>
    <w:rsid w:val="00591711"/>
    <w:rsid w:val="00591BB6"/>
    <w:rsid w:val="005942CE"/>
    <w:rsid w:val="005960DE"/>
    <w:rsid w:val="005B0B08"/>
    <w:rsid w:val="005B3B97"/>
    <w:rsid w:val="005B3FC4"/>
    <w:rsid w:val="005C35B2"/>
    <w:rsid w:val="005C3E09"/>
    <w:rsid w:val="005D0EBA"/>
    <w:rsid w:val="005D147A"/>
    <w:rsid w:val="005D299E"/>
    <w:rsid w:val="005D53A7"/>
    <w:rsid w:val="005E2703"/>
    <w:rsid w:val="005E6846"/>
    <w:rsid w:val="005E79C5"/>
    <w:rsid w:val="005E7B13"/>
    <w:rsid w:val="005F049C"/>
    <w:rsid w:val="005F299A"/>
    <w:rsid w:val="00602757"/>
    <w:rsid w:val="00604D38"/>
    <w:rsid w:val="0060636A"/>
    <w:rsid w:val="006069FA"/>
    <w:rsid w:val="00611311"/>
    <w:rsid w:val="006152E6"/>
    <w:rsid w:val="006164D0"/>
    <w:rsid w:val="00620D03"/>
    <w:rsid w:val="00625135"/>
    <w:rsid w:val="00627DE8"/>
    <w:rsid w:val="0063131B"/>
    <w:rsid w:val="00631567"/>
    <w:rsid w:val="006343C5"/>
    <w:rsid w:val="006355CA"/>
    <w:rsid w:val="00641543"/>
    <w:rsid w:val="0064215A"/>
    <w:rsid w:val="0064249F"/>
    <w:rsid w:val="00644292"/>
    <w:rsid w:val="006525A8"/>
    <w:rsid w:val="00653C39"/>
    <w:rsid w:val="0065688E"/>
    <w:rsid w:val="00660991"/>
    <w:rsid w:val="00665A6F"/>
    <w:rsid w:val="00667B38"/>
    <w:rsid w:val="006711A3"/>
    <w:rsid w:val="00674A35"/>
    <w:rsid w:val="00674CD1"/>
    <w:rsid w:val="00676719"/>
    <w:rsid w:val="00680B8B"/>
    <w:rsid w:val="00686A70"/>
    <w:rsid w:val="00687B80"/>
    <w:rsid w:val="00695769"/>
    <w:rsid w:val="00697020"/>
    <w:rsid w:val="006972E7"/>
    <w:rsid w:val="006A01C7"/>
    <w:rsid w:val="006A69A6"/>
    <w:rsid w:val="006B0BE7"/>
    <w:rsid w:val="006B1CFA"/>
    <w:rsid w:val="006B267D"/>
    <w:rsid w:val="006B28B3"/>
    <w:rsid w:val="006B33F9"/>
    <w:rsid w:val="006B54D0"/>
    <w:rsid w:val="006B5B5D"/>
    <w:rsid w:val="006C19F7"/>
    <w:rsid w:val="006C5410"/>
    <w:rsid w:val="006C63F2"/>
    <w:rsid w:val="006D1C76"/>
    <w:rsid w:val="006D76D9"/>
    <w:rsid w:val="006D7F32"/>
    <w:rsid w:val="006E0912"/>
    <w:rsid w:val="006E3366"/>
    <w:rsid w:val="006E5360"/>
    <w:rsid w:val="006E5FC6"/>
    <w:rsid w:val="006E65B5"/>
    <w:rsid w:val="006E6FBB"/>
    <w:rsid w:val="006E7C2F"/>
    <w:rsid w:val="006F4470"/>
    <w:rsid w:val="006F4896"/>
    <w:rsid w:val="006F572C"/>
    <w:rsid w:val="006F5A8C"/>
    <w:rsid w:val="00700CFF"/>
    <w:rsid w:val="00700F5F"/>
    <w:rsid w:val="007018D9"/>
    <w:rsid w:val="00702749"/>
    <w:rsid w:val="00703A22"/>
    <w:rsid w:val="00703FB5"/>
    <w:rsid w:val="007048CE"/>
    <w:rsid w:val="00705772"/>
    <w:rsid w:val="00705DCC"/>
    <w:rsid w:val="007067AB"/>
    <w:rsid w:val="0071110D"/>
    <w:rsid w:val="0071313E"/>
    <w:rsid w:val="00714022"/>
    <w:rsid w:val="00720F70"/>
    <w:rsid w:val="00721F37"/>
    <w:rsid w:val="00723FE2"/>
    <w:rsid w:val="00724FAD"/>
    <w:rsid w:val="00726190"/>
    <w:rsid w:val="00730531"/>
    <w:rsid w:val="00734943"/>
    <w:rsid w:val="0073526A"/>
    <w:rsid w:val="00741E11"/>
    <w:rsid w:val="007506B2"/>
    <w:rsid w:val="0075327B"/>
    <w:rsid w:val="0075482B"/>
    <w:rsid w:val="00756E3B"/>
    <w:rsid w:val="00760397"/>
    <w:rsid w:val="00760E21"/>
    <w:rsid w:val="00762920"/>
    <w:rsid w:val="00766F37"/>
    <w:rsid w:val="0077538F"/>
    <w:rsid w:val="007821C6"/>
    <w:rsid w:val="0078239E"/>
    <w:rsid w:val="007827B3"/>
    <w:rsid w:val="0078542F"/>
    <w:rsid w:val="00785762"/>
    <w:rsid w:val="00794C9E"/>
    <w:rsid w:val="007A18B7"/>
    <w:rsid w:val="007A293E"/>
    <w:rsid w:val="007A4298"/>
    <w:rsid w:val="007A6883"/>
    <w:rsid w:val="007B2230"/>
    <w:rsid w:val="007B2ABB"/>
    <w:rsid w:val="007B2BBD"/>
    <w:rsid w:val="007C0000"/>
    <w:rsid w:val="007C028A"/>
    <w:rsid w:val="007C451C"/>
    <w:rsid w:val="007C6DD2"/>
    <w:rsid w:val="007D45EB"/>
    <w:rsid w:val="007D6D97"/>
    <w:rsid w:val="007E0286"/>
    <w:rsid w:val="007E2130"/>
    <w:rsid w:val="007E49C7"/>
    <w:rsid w:val="007E4C3E"/>
    <w:rsid w:val="007E66E4"/>
    <w:rsid w:val="007F4FB4"/>
    <w:rsid w:val="007F54D0"/>
    <w:rsid w:val="007F7295"/>
    <w:rsid w:val="00811538"/>
    <w:rsid w:val="00813A24"/>
    <w:rsid w:val="00813C87"/>
    <w:rsid w:val="0082481F"/>
    <w:rsid w:val="0083008F"/>
    <w:rsid w:val="008311B5"/>
    <w:rsid w:val="008337FB"/>
    <w:rsid w:val="00833921"/>
    <w:rsid w:val="00834FF3"/>
    <w:rsid w:val="00835C0F"/>
    <w:rsid w:val="00835E02"/>
    <w:rsid w:val="00843C82"/>
    <w:rsid w:val="00844415"/>
    <w:rsid w:val="008472C4"/>
    <w:rsid w:val="008504A4"/>
    <w:rsid w:val="00851E80"/>
    <w:rsid w:val="00860360"/>
    <w:rsid w:val="00864A56"/>
    <w:rsid w:val="00865336"/>
    <w:rsid w:val="008672E6"/>
    <w:rsid w:val="00870D9B"/>
    <w:rsid w:val="0087134F"/>
    <w:rsid w:val="00876761"/>
    <w:rsid w:val="008804E7"/>
    <w:rsid w:val="00883541"/>
    <w:rsid w:val="00884929"/>
    <w:rsid w:val="00886E81"/>
    <w:rsid w:val="008933F2"/>
    <w:rsid w:val="008979DB"/>
    <w:rsid w:val="008A178E"/>
    <w:rsid w:val="008A2D7B"/>
    <w:rsid w:val="008B1F0E"/>
    <w:rsid w:val="008B3058"/>
    <w:rsid w:val="008B3AD5"/>
    <w:rsid w:val="008C3C3A"/>
    <w:rsid w:val="008C4389"/>
    <w:rsid w:val="008D06DE"/>
    <w:rsid w:val="008D4A41"/>
    <w:rsid w:val="008D4F0E"/>
    <w:rsid w:val="008E5F7B"/>
    <w:rsid w:val="008E7EC3"/>
    <w:rsid w:val="008F568A"/>
    <w:rsid w:val="008F60E7"/>
    <w:rsid w:val="008F6A97"/>
    <w:rsid w:val="008F7F19"/>
    <w:rsid w:val="009015DA"/>
    <w:rsid w:val="00902428"/>
    <w:rsid w:val="0090386F"/>
    <w:rsid w:val="00905217"/>
    <w:rsid w:val="00906501"/>
    <w:rsid w:val="0091396C"/>
    <w:rsid w:val="009150CF"/>
    <w:rsid w:val="00915946"/>
    <w:rsid w:val="0092322E"/>
    <w:rsid w:val="009338E0"/>
    <w:rsid w:val="00935669"/>
    <w:rsid w:val="00936069"/>
    <w:rsid w:val="00936D58"/>
    <w:rsid w:val="00942A87"/>
    <w:rsid w:val="00942D30"/>
    <w:rsid w:val="009464A0"/>
    <w:rsid w:val="00947647"/>
    <w:rsid w:val="00951195"/>
    <w:rsid w:val="009669BD"/>
    <w:rsid w:val="00967863"/>
    <w:rsid w:val="00974227"/>
    <w:rsid w:val="00974DB3"/>
    <w:rsid w:val="009755A6"/>
    <w:rsid w:val="00976738"/>
    <w:rsid w:val="00976A22"/>
    <w:rsid w:val="00980764"/>
    <w:rsid w:val="009832EE"/>
    <w:rsid w:val="00983BD5"/>
    <w:rsid w:val="00986BC9"/>
    <w:rsid w:val="00990C8C"/>
    <w:rsid w:val="00992820"/>
    <w:rsid w:val="00997938"/>
    <w:rsid w:val="009A347C"/>
    <w:rsid w:val="009B0089"/>
    <w:rsid w:val="009B3E1B"/>
    <w:rsid w:val="009C1630"/>
    <w:rsid w:val="009C3FFA"/>
    <w:rsid w:val="009C4079"/>
    <w:rsid w:val="009C4510"/>
    <w:rsid w:val="009D16BA"/>
    <w:rsid w:val="009D59A5"/>
    <w:rsid w:val="009E2899"/>
    <w:rsid w:val="009E4F3E"/>
    <w:rsid w:val="009F28E4"/>
    <w:rsid w:val="009F72B1"/>
    <w:rsid w:val="00A0200C"/>
    <w:rsid w:val="00A0382E"/>
    <w:rsid w:val="00A05923"/>
    <w:rsid w:val="00A13D68"/>
    <w:rsid w:val="00A142F3"/>
    <w:rsid w:val="00A14E17"/>
    <w:rsid w:val="00A21420"/>
    <w:rsid w:val="00A237EA"/>
    <w:rsid w:val="00A24F66"/>
    <w:rsid w:val="00A315A6"/>
    <w:rsid w:val="00A3298F"/>
    <w:rsid w:val="00A34579"/>
    <w:rsid w:val="00A41F07"/>
    <w:rsid w:val="00A420DD"/>
    <w:rsid w:val="00A46DAC"/>
    <w:rsid w:val="00A47F7F"/>
    <w:rsid w:val="00A5752A"/>
    <w:rsid w:val="00A57DC8"/>
    <w:rsid w:val="00A63906"/>
    <w:rsid w:val="00A64121"/>
    <w:rsid w:val="00A657A2"/>
    <w:rsid w:val="00A6699F"/>
    <w:rsid w:val="00A66F0C"/>
    <w:rsid w:val="00A745B4"/>
    <w:rsid w:val="00A75DDF"/>
    <w:rsid w:val="00A9219D"/>
    <w:rsid w:val="00A950CE"/>
    <w:rsid w:val="00A96CAE"/>
    <w:rsid w:val="00AA39C8"/>
    <w:rsid w:val="00AA3A83"/>
    <w:rsid w:val="00AA5E9F"/>
    <w:rsid w:val="00AA7BC5"/>
    <w:rsid w:val="00AB180E"/>
    <w:rsid w:val="00AB2645"/>
    <w:rsid w:val="00AB3BA1"/>
    <w:rsid w:val="00AB3D62"/>
    <w:rsid w:val="00AC0655"/>
    <w:rsid w:val="00AD0A4C"/>
    <w:rsid w:val="00AD40E0"/>
    <w:rsid w:val="00AE0A57"/>
    <w:rsid w:val="00AE56AE"/>
    <w:rsid w:val="00AE5CF7"/>
    <w:rsid w:val="00AF0465"/>
    <w:rsid w:val="00AF406F"/>
    <w:rsid w:val="00B00DBD"/>
    <w:rsid w:val="00B00F87"/>
    <w:rsid w:val="00B10244"/>
    <w:rsid w:val="00B13163"/>
    <w:rsid w:val="00B16357"/>
    <w:rsid w:val="00B2004F"/>
    <w:rsid w:val="00B20D02"/>
    <w:rsid w:val="00B227AA"/>
    <w:rsid w:val="00B25EBE"/>
    <w:rsid w:val="00B304A2"/>
    <w:rsid w:val="00B321A7"/>
    <w:rsid w:val="00B3294F"/>
    <w:rsid w:val="00B45063"/>
    <w:rsid w:val="00B46D46"/>
    <w:rsid w:val="00B509EF"/>
    <w:rsid w:val="00B533E5"/>
    <w:rsid w:val="00B54885"/>
    <w:rsid w:val="00B60C25"/>
    <w:rsid w:val="00B6268B"/>
    <w:rsid w:val="00B62B2E"/>
    <w:rsid w:val="00B71456"/>
    <w:rsid w:val="00B8025D"/>
    <w:rsid w:val="00B83EB5"/>
    <w:rsid w:val="00B8768D"/>
    <w:rsid w:val="00B878F1"/>
    <w:rsid w:val="00B90233"/>
    <w:rsid w:val="00B9235C"/>
    <w:rsid w:val="00B979DA"/>
    <w:rsid w:val="00BA3AFA"/>
    <w:rsid w:val="00BA48D0"/>
    <w:rsid w:val="00BB0678"/>
    <w:rsid w:val="00BB078C"/>
    <w:rsid w:val="00BB483E"/>
    <w:rsid w:val="00BB66FB"/>
    <w:rsid w:val="00BC0B27"/>
    <w:rsid w:val="00BC43FF"/>
    <w:rsid w:val="00BC70A7"/>
    <w:rsid w:val="00BD08C5"/>
    <w:rsid w:val="00BD66C6"/>
    <w:rsid w:val="00BE168B"/>
    <w:rsid w:val="00BE3457"/>
    <w:rsid w:val="00BE3747"/>
    <w:rsid w:val="00BE6A16"/>
    <w:rsid w:val="00BE6E90"/>
    <w:rsid w:val="00BF037E"/>
    <w:rsid w:val="00BF16E2"/>
    <w:rsid w:val="00BF2905"/>
    <w:rsid w:val="00BF3051"/>
    <w:rsid w:val="00BF6EAB"/>
    <w:rsid w:val="00C03C78"/>
    <w:rsid w:val="00C03E89"/>
    <w:rsid w:val="00C047E8"/>
    <w:rsid w:val="00C05FC2"/>
    <w:rsid w:val="00C06D6E"/>
    <w:rsid w:val="00C138E4"/>
    <w:rsid w:val="00C2172A"/>
    <w:rsid w:val="00C244F7"/>
    <w:rsid w:val="00C25121"/>
    <w:rsid w:val="00C2600C"/>
    <w:rsid w:val="00C265CC"/>
    <w:rsid w:val="00C27901"/>
    <w:rsid w:val="00C4090B"/>
    <w:rsid w:val="00C4238D"/>
    <w:rsid w:val="00C425EC"/>
    <w:rsid w:val="00C43BC1"/>
    <w:rsid w:val="00C47E2B"/>
    <w:rsid w:val="00C50BDE"/>
    <w:rsid w:val="00C5282D"/>
    <w:rsid w:val="00C52CD4"/>
    <w:rsid w:val="00C53179"/>
    <w:rsid w:val="00C5487A"/>
    <w:rsid w:val="00C63EA0"/>
    <w:rsid w:val="00C73EDD"/>
    <w:rsid w:val="00C80F03"/>
    <w:rsid w:val="00C852D7"/>
    <w:rsid w:val="00C8558D"/>
    <w:rsid w:val="00C87134"/>
    <w:rsid w:val="00C92A85"/>
    <w:rsid w:val="00C96B32"/>
    <w:rsid w:val="00C96D0D"/>
    <w:rsid w:val="00CA1D40"/>
    <w:rsid w:val="00CA4E41"/>
    <w:rsid w:val="00CA5BEE"/>
    <w:rsid w:val="00CB7EA1"/>
    <w:rsid w:val="00CC37B7"/>
    <w:rsid w:val="00CC57DB"/>
    <w:rsid w:val="00CC5AF1"/>
    <w:rsid w:val="00CD4790"/>
    <w:rsid w:val="00CD5101"/>
    <w:rsid w:val="00CD5B4F"/>
    <w:rsid w:val="00CE0ED2"/>
    <w:rsid w:val="00CE175C"/>
    <w:rsid w:val="00CE65C4"/>
    <w:rsid w:val="00CE7429"/>
    <w:rsid w:val="00CF0C27"/>
    <w:rsid w:val="00CF1DA0"/>
    <w:rsid w:val="00CF75C3"/>
    <w:rsid w:val="00D002D8"/>
    <w:rsid w:val="00D0411B"/>
    <w:rsid w:val="00D102A0"/>
    <w:rsid w:val="00D12307"/>
    <w:rsid w:val="00D12ECA"/>
    <w:rsid w:val="00D1759A"/>
    <w:rsid w:val="00D17DA4"/>
    <w:rsid w:val="00D272B4"/>
    <w:rsid w:val="00D30742"/>
    <w:rsid w:val="00D31F56"/>
    <w:rsid w:val="00D32616"/>
    <w:rsid w:val="00D3281D"/>
    <w:rsid w:val="00D333CA"/>
    <w:rsid w:val="00D33715"/>
    <w:rsid w:val="00D356FA"/>
    <w:rsid w:val="00D5366B"/>
    <w:rsid w:val="00D53CE9"/>
    <w:rsid w:val="00D55A6F"/>
    <w:rsid w:val="00D56051"/>
    <w:rsid w:val="00D738D9"/>
    <w:rsid w:val="00D760B2"/>
    <w:rsid w:val="00D76121"/>
    <w:rsid w:val="00D76988"/>
    <w:rsid w:val="00D80FC7"/>
    <w:rsid w:val="00D81E22"/>
    <w:rsid w:val="00D83EA5"/>
    <w:rsid w:val="00D84507"/>
    <w:rsid w:val="00D91E97"/>
    <w:rsid w:val="00D9448B"/>
    <w:rsid w:val="00DA29F9"/>
    <w:rsid w:val="00DA2C0A"/>
    <w:rsid w:val="00DA3F75"/>
    <w:rsid w:val="00DA5C69"/>
    <w:rsid w:val="00DA5ED9"/>
    <w:rsid w:val="00DB0108"/>
    <w:rsid w:val="00DB0593"/>
    <w:rsid w:val="00DB0A70"/>
    <w:rsid w:val="00DB3833"/>
    <w:rsid w:val="00DB3CA7"/>
    <w:rsid w:val="00DC06B2"/>
    <w:rsid w:val="00DC3E67"/>
    <w:rsid w:val="00DD0075"/>
    <w:rsid w:val="00DD13D5"/>
    <w:rsid w:val="00DD4119"/>
    <w:rsid w:val="00DD6DBC"/>
    <w:rsid w:val="00DE4311"/>
    <w:rsid w:val="00DE53DB"/>
    <w:rsid w:val="00DF4619"/>
    <w:rsid w:val="00E008E7"/>
    <w:rsid w:val="00E03C68"/>
    <w:rsid w:val="00E070EC"/>
    <w:rsid w:val="00E07A72"/>
    <w:rsid w:val="00E07E55"/>
    <w:rsid w:val="00E10DA8"/>
    <w:rsid w:val="00E11BF8"/>
    <w:rsid w:val="00E152C2"/>
    <w:rsid w:val="00E229BA"/>
    <w:rsid w:val="00E23E8E"/>
    <w:rsid w:val="00E25909"/>
    <w:rsid w:val="00E25C5D"/>
    <w:rsid w:val="00E35E16"/>
    <w:rsid w:val="00E41A9B"/>
    <w:rsid w:val="00E44C38"/>
    <w:rsid w:val="00E46F0F"/>
    <w:rsid w:val="00E514E8"/>
    <w:rsid w:val="00E52B41"/>
    <w:rsid w:val="00E52C8B"/>
    <w:rsid w:val="00E55F81"/>
    <w:rsid w:val="00E61DA4"/>
    <w:rsid w:val="00E62F38"/>
    <w:rsid w:val="00E64460"/>
    <w:rsid w:val="00E65BE0"/>
    <w:rsid w:val="00E6731E"/>
    <w:rsid w:val="00E7234A"/>
    <w:rsid w:val="00E723BF"/>
    <w:rsid w:val="00E74F29"/>
    <w:rsid w:val="00E834B9"/>
    <w:rsid w:val="00E841FA"/>
    <w:rsid w:val="00E85589"/>
    <w:rsid w:val="00E86AC6"/>
    <w:rsid w:val="00E86FD0"/>
    <w:rsid w:val="00E87AF0"/>
    <w:rsid w:val="00E929FC"/>
    <w:rsid w:val="00E95850"/>
    <w:rsid w:val="00E95B28"/>
    <w:rsid w:val="00E968AC"/>
    <w:rsid w:val="00E96AC9"/>
    <w:rsid w:val="00EA1A0A"/>
    <w:rsid w:val="00EA395F"/>
    <w:rsid w:val="00EA3E8A"/>
    <w:rsid w:val="00EA5648"/>
    <w:rsid w:val="00EB1DA3"/>
    <w:rsid w:val="00EB3734"/>
    <w:rsid w:val="00EB42E6"/>
    <w:rsid w:val="00EC2312"/>
    <w:rsid w:val="00EC26D4"/>
    <w:rsid w:val="00EC2B2F"/>
    <w:rsid w:val="00EC44CA"/>
    <w:rsid w:val="00EC4BBC"/>
    <w:rsid w:val="00ED3D0E"/>
    <w:rsid w:val="00ED7181"/>
    <w:rsid w:val="00EE008C"/>
    <w:rsid w:val="00EE1847"/>
    <w:rsid w:val="00EE1F71"/>
    <w:rsid w:val="00EE67E4"/>
    <w:rsid w:val="00EE713B"/>
    <w:rsid w:val="00EF1955"/>
    <w:rsid w:val="00EF1BDF"/>
    <w:rsid w:val="00EF3FB5"/>
    <w:rsid w:val="00EF4BC0"/>
    <w:rsid w:val="00EF764E"/>
    <w:rsid w:val="00F00A2F"/>
    <w:rsid w:val="00F05B50"/>
    <w:rsid w:val="00F05CDF"/>
    <w:rsid w:val="00F07F01"/>
    <w:rsid w:val="00F167EC"/>
    <w:rsid w:val="00F16C78"/>
    <w:rsid w:val="00F217DF"/>
    <w:rsid w:val="00F21B89"/>
    <w:rsid w:val="00F2478E"/>
    <w:rsid w:val="00F25833"/>
    <w:rsid w:val="00F27A08"/>
    <w:rsid w:val="00F30FB8"/>
    <w:rsid w:val="00F3227C"/>
    <w:rsid w:val="00F32341"/>
    <w:rsid w:val="00F40197"/>
    <w:rsid w:val="00F41038"/>
    <w:rsid w:val="00F6511B"/>
    <w:rsid w:val="00F66CE4"/>
    <w:rsid w:val="00F717FB"/>
    <w:rsid w:val="00F80C06"/>
    <w:rsid w:val="00F836D9"/>
    <w:rsid w:val="00F864D1"/>
    <w:rsid w:val="00F87965"/>
    <w:rsid w:val="00F930A9"/>
    <w:rsid w:val="00F939A2"/>
    <w:rsid w:val="00F965E8"/>
    <w:rsid w:val="00F96B4D"/>
    <w:rsid w:val="00FA02D8"/>
    <w:rsid w:val="00FA18AF"/>
    <w:rsid w:val="00FA2495"/>
    <w:rsid w:val="00FA65E2"/>
    <w:rsid w:val="00FB4CEA"/>
    <w:rsid w:val="00FB4E0F"/>
    <w:rsid w:val="00FB6134"/>
    <w:rsid w:val="00FC115D"/>
    <w:rsid w:val="00FC31F3"/>
    <w:rsid w:val="00FC4B0F"/>
    <w:rsid w:val="00FC4E36"/>
    <w:rsid w:val="00FD238E"/>
    <w:rsid w:val="00FD2EEC"/>
    <w:rsid w:val="00FD76EC"/>
    <w:rsid w:val="00FE1FBD"/>
    <w:rsid w:val="00FE7D31"/>
    <w:rsid w:val="00FF039A"/>
    <w:rsid w:val="00FF0C37"/>
    <w:rsid w:val="00FF5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F99D366-2AA5-4322-A914-EA16BE70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5FA"/>
    <w:pPr>
      <w:bidi/>
      <w:ind w:firstLine="340"/>
      <w:jc w:val="lowKashida"/>
    </w:pPr>
    <w:rPr>
      <w:rFonts w:cs="B Zar"/>
      <w:sz w:val="24"/>
      <w:szCs w:val="28"/>
    </w:rPr>
  </w:style>
  <w:style w:type="paragraph" w:styleId="Heading1">
    <w:name w:val="heading 1"/>
    <w:basedOn w:val="Normal"/>
    <w:next w:val="Normal"/>
    <w:qFormat/>
    <w:rsid w:val="008311B5"/>
    <w:pPr>
      <w:keepNext/>
      <w:outlineLvl w:val="0"/>
    </w:pPr>
    <w:rPr>
      <w:b/>
      <w:bCs/>
      <w:sz w:val="32"/>
      <w:szCs w:val="36"/>
    </w:rPr>
  </w:style>
  <w:style w:type="paragraph" w:styleId="Heading2">
    <w:name w:val="heading 2"/>
    <w:basedOn w:val="Normal"/>
    <w:next w:val="Normal"/>
    <w:qFormat/>
    <w:rsid w:val="008311B5"/>
    <w:pPr>
      <w:keepNext/>
      <w:outlineLvl w:val="1"/>
    </w:pPr>
    <w:rPr>
      <w:b/>
      <w:bCs/>
      <w:sz w:val="28"/>
      <w:szCs w:val="32"/>
    </w:rPr>
  </w:style>
  <w:style w:type="paragraph" w:styleId="Heading3">
    <w:name w:val="heading 3"/>
    <w:basedOn w:val="Normal"/>
    <w:next w:val="Normal"/>
    <w:link w:val="Heading3Char"/>
    <w:qFormat/>
    <w:rsid w:val="001E3FF8"/>
    <w:pPr>
      <w:keepNext/>
      <w:spacing w:before="60" w:after="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66025"/>
    <w:pPr>
      <w:jc w:val="center"/>
    </w:pPr>
    <w:rPr>
      <w:rFonts w:cs="Lotus"/>
      <w:b/>
      <w:bCs/>
      <w:szCs w:val="32"/>
    </w:rPr>
  </w:style>
  <w:style w:type="paragraph" w:styleId="Footer">
    <w:name w:val="footer"/>
    <w:basedOn w:val="Normal"/>
    <w:rsid w:val="00066025"/>
    <w:pPr>
      <w:tabs>
        <w:tab w:val="center" w:pos="4153"/>
        <w:tab w:val="right" w:pos="8306"/>
      </w:tabs>
    </w:pPr>
  </w:style>
  <w:style w:type="character" w:styleId="PageNumber">
    <w:name w:val="page number"/>
    <w:basedOn w:val="DefaultParagraphFont"/>
    <w:rsid w:val="00066025"/>
  </w:style>
  <w:style w:type="paragraph" w:styleId="BlockText">
    <w:name w:val="Block Text"/>
    <w:basedOn w:val="Normal"/>
    <w:rsid w:val="00066025"/>
    <w:pPr>
      <w:ind w:left="288"/>
    </w:pPr>
    <w:rPr>
      <w:rFonts w:cs="Lotus"/>
    </w:rPr>
  </w:style>
  <w:style w:type="paragraph" w:styleId="Header">
    <w:name w:val="header"/>
    <w:basedOn w:val="Normal"/>
    <w:rsid w:val="00674CD1"/>
    <w:pPr>
      <w:tabs>
        <w:tab w:val="center" w:pos="4153"/>
        <w:tab w:val="right" w:pos="8306"/>
      </w:tabs>
    </w:pPr>
  </w:style>
  <w:style w:type="paragraph" w:styleId="FootnoteText">
    <w:name w:val="footnote text"/>
    <w:basedOn w:val="Normal"/>
    <w:semiHidden/>
    <w:rsid w:val="00334682"/>
    <w:rPr>
      <w:sz w:val="20"/>
      <w:szCs w:val="20"/>
    </w:rPr>
  </w:style>
  <w:style w:type="character" w:styleId="FootnoteReference">
    <w:name w:val="footnote reference"/>
    <w:basedOn w:val="DefaultParagraphFont"/>
    <w:semiHidden/>
    <w:rsid w:val="00334682"/>
    <w:rPr>
      <w:vertAlign w:val="superscript"/>
    </w:rPr>
  </w:style>
  <w:style w:type="paragraph" w:styleId="Caption">
    <w:name w:val="caption"/>
    <w:basedOn w:val="Normal"/>
    <w:next w:val="Normal"/>
    <w:qFormat/>
    <w:rsid w:val="00434660"/>
    <w:rPr>
      <w:b/>
      <w:bCs/>
      <w:sz w:val="20"/>
      <w:szCs w:val="20"/>
    </w:rPr>
  </w:style>
  <w:style w:type="table" w:styleId="TableGrid">
    <w:name w:val="Table Grid"/>
    <w:basedOn w:val="TableNormal"/>
    <w:rsid w:val="009338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2A3BCE"/>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46AE3"/>
    <w:rPr>
      <w:rFonts w:ascii="Tahoma" w:hAnsi="Tahoma" w:cs="Tahoma"/>
      <w:sz w:val="16"/>
      <w:szCs w:val="16"/>
    </w:rPr>
  </w:style>
  <w:style w:type="character" w:customStyle="1" w:styleId="BalloonTextChar">
    <w:name w:val="Balloon Text Char"/>
    <w:basedOn w:val="DefaultParagraphFont"/>
    <w:link w:val="BalloonText"/>
    <w:rsid w:val="00146AE3"/>
    <w:rPr>
      <w:rFonts w:ascii="Tahoma" w:hAnsi="Tahoma" w:cs="Tahoma"/>
      <w:sz w:val="16"/>
      <w:szCs w:val="16"/>
    </w:rPr>
  </w:style>
  <w:style w:type="character" w:customStyle="1" w:styleId="Heading3Char">
    <w:name w:val="Heading 3 Char"/>
    <w:basedOn w:val="DefaultParagraphFont"/>
    <w:link w:val="Heading3"/>
    <w:rsid w:val="0017070B"/>
    <w:rPr>
      <w:rFonts w:cs="B Zar"/>
      <w:b/>
      <w:bCs/>
      <w:sz w:val="24"/>
      <w:szCs w:val="28"/>
    </w:rPr>
  </w:style>
  <w:style w:type="paragraph" w:styleId="ListParagraph">
    <w:name w:val="List Paragraph"/>
    <w:basedOn w:val="Normal"/>
    <w:uiPriority w:val="34"/>
    <w:qFormat/>
    <w:rsid w:val="00481E49"/>
    <w:pPr>
      <w:ind w:left="720"/>
      <w:contextualSpacing/>
    </w:pPr>
  </w:style>
  <w:style w:type="paragraph" w:styleId="Revision">
    <w:name w:val="Revision"/>
    <w:hidden/>
    <w:uiPriority w:val="99"/>
    <w:semiHidden/>
    <w:rsid w:val="002C4766"/>
    <w:rPr>
      <w:rFonts w:cs="B Zar"/>
      <w:sz w:val="24"/>
      <w:szCs w:val="28"/>
    </w:rPr>
  </w:style>
  <w:style w:type="character" w:styleId="Hyperlink">
    <w:name w:val="Hyperlink"/>
    <w:basedOn w:val="DefaultParagraphFont"/>
    <w:uiPriority w:val="99"/>
    <w:unhideWhenUsed/>
    <w:rsid w:val="00C03C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2971">
      <w:bodyDiv w:val="1"/>
      <w:marLeft w:val="0"/>
      <w:marRight w:val="0"/>
      <w:marTop w:val="0"/>
      <w:marBottom w:val="0"/>
      <w:divBdr>
        <w:top w:val="none" w:sz="0" w:space="0" w:color="auto"/>
        <w:left w:val="none" w:sz="0" w:space="0" w:color="auto"/>
        <w:bottom w:val="none" w:sz="0" w:space="0" w:color="auto"/>
        <w:right w:val="none" w:sz="0" w:space="0" w:color="auto"/>
      </w:divBdr>
    </w:div>
    <w:div w:id="112939642">
      <w:bodyDiv w:val="1"/>
      <w:marLeft w:val="0"/>
      <w:marRight w:val="0"/>
      <w:marTop w:val="0"/>
      <w:marBottom w:val="0"/>
      <w:divBdr>
        <w:top w:val="none" w:sz="0" w:space="0" w:color="auto"/>
        <w:left w:val="none" w:sz="0" w:space="0" w:color="auto"/>
        <w:bottom w:val="none" w:sz="0" w:space="0" w:color="auto"/>
        <w:right w:val="none" w:sz="0" w:space="0" w:color="auto"/>
      </w:divBdr>
    </w:div>
    <w:div w:id="266085476">
      <w:bodyDiv w:val="1"/>
      <w:marLeft w:val="0"/>
      <w:marRight w:val="0"/>
      <w:marTop w:val="0"/>
      <w:marBottom w:val="0"/>
      <w:divBdr>
        <w:top w:val="none" w:sz="0" w:space="0" w:color="auto"/>
        <w:left w:val="none" w:sz="0" w:space="0" w:color="auto"/>
        <w:bottom w:val="none" w:sz="0" w:space="0" w:color="auto"/>
        <w:right w:val="none" w:sz="0" w:space="0" w:color="auto"/>
      </w:divBdr>
    </w:div>
    <w:div w:id="637730853">
      <w:bodyDiv w:val="1"/>
      <w:marLeft w:val="0"/>
      <w:marRight w:val="0"/>
      <w:marTop w:val="0"/>
      <w:marBottom w:val="0"/>
      <w:divBdr>
        <w:top w:val="none" w:sz="0" w:space="0" w:color="auto"/>
        <w:left w:val="none" w:sz="0" w:space="0" w:color="auto"/>
        <w:bottom w:val="none" w:sz="0" w:space="0" w:color="auto"/>
        <w:right w:val="none" w:sz="0" w:space="0" w:color="auto"/>
      </w:divBdr>
    </w:div>
    <w:div w:id="878785690">
      <w:bodyDiv w:val="1"/>
      <w:marLeft w:val="0"/>
      <w:marRight w:val="0"/>
      <w:marTop w:val="0"/>
      <w:marBottom w:val="0"/>
      <w:divBdr>
        <w:top w:val="none" w:sz="0" w:space="0" w:color="auto"/>
        <w:left w:val="none" w:sz="0" w:space="0" w:color="auto"/>
        <w:bottom w:val="none" w:sz="0" w:space="0" w:color="auto"/>
        <w:right w:val="none" w:sz="0" w:space="0" w:color="auto"/>
      </w:divBdr>
    </w:div>
    <w:div w:id="1609390315">
      <w:bodyDiv w:val="1"/>
      <w:marLeft w:val="0"/>
      <w:marRight w:val="0"/>
      <w:marTop w:val="0"/>
      <w:marBottom w:val="0"/>
      <w:divBdr>
        <w:top w:val="none" w:sz="0" w:space="0" w:color="auto"/>
        <w:left w:val="none" w:sz="0" w:space="0" w:color="auto"/>
        <w:bottom w:val="none" w:sz="0" w:space="0" w:color="auto"/>
        <w:right w:val="none" w:sz="0" w:space="0" w:color="auto"/>
      </w:divBdr>
    </w:div>
    <w:div w:id="1708750027">
      <w:bodyDiv w:val="1"/>
      <w:marLeft w:val="0"/>
      <w:marRight w:val="0"/>
      <w:marTop w:val="0"/>
      <w:marBottom w:val="0"/>
      <w:divBdr>
        <w:top w:val="none" w:sz="0" w:space="0" w:color="auto"/>
        <w:left w:val="none" w:sz="0" w:space="0" w:color="auto"/>
        <w:bottom w:val="none" w:sz="0" w:space="0" w:color="auto"/>
        <w:right w:val="none" w:sz="0" w:space="0" w:color="auto"/>
      </w:divBdr>
    </w:div>
    <w:div w:id="1963806545">
      <w:bodyDiv w:val="1"/>
      <w:marLeft w:val="0"/>
      <w:marRight w:val="0"/>
      <w:marTop w:val="0"/>
      <w:marBottom w:val="0"/>
      <w:divBdr>
        <w:top w:val="none" w:sz="0" w:space="0" w:color="auto"/>
        <w:left w:val="none" w:sz="0" w:space="0" w:color="auto"/>
        <w:bottom w:val="none" w:sz="0" w:space="0" w:color="auto"/>
        <w:right w:val="none" w:sz="0" w:space="0" w:color="auto"/>
      </w:divBdr>
    </w:div>
    <w:div w:id="2026907855">
      <w:bodyDiv w:val="1"/>
      <w:marLeft w:val="0"/>
      <w:marRight w:val="0"/>
      <w:marTop w:val="0"/>
      <w:marBottom w:val="0"/>
      <w:divBdr>
        <w:top w:val="none" w:sz="0" w:space="0" w:color="auto"/>
        <w:left w:val="none" w:sz="0" w:space="0" w:color="auto"/>
        <w:bottom w:val="none" w:sz="0" w:space="0" w:color="auto"/>
        <w:right w:val="none" w:sz="0" w:space="0" w:color="auto"/>
      </w:divBdr>
    </w:div>
    <w:div w:id="207685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621E8-6AC7-4A63-8B3E-15C82091A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67</Pages>
  <Words>9256</Words>
  <Characters>52765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به نام خدا</vt:lpstr>
    </vt:vector>
  </TitlesOfParts>
  <Company>Sadjad Ins.</Company>
  <LinksUpToDate>false</LinksUpToDate>
  <CharactersWithSpaces>61898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به نام خدا</dc:title>
  <dc:creator>Aminian Modarres</dc:creator>
  <cp:lastModifiedBy>mohammad minoei</cp:lastModifiedBy>
  <cp:revision>49</cp:revision>
  <cp:lastPrinted>2013-07-03T07:13:00Z</cp:lastPrinted>
  <dcterms:created xsi:type="dcterms:W3CDTF">2013-06-11T07:47:00Z</dcterms:created>
  <dcterms:modified xsi:type="dcterms:W3CDTF">2015-09-07T16:24:00Z</dcterms:modified>
</cp:coreProperties>
</file>